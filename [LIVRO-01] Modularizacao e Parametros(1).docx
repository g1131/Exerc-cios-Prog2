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hanging="15"/>
        <w:jc w:val="center"/>
        <w:rPr/>
      </w:pPr>
      <w:r w:rsidDel="00000000" w:rsidR="00000000" w:rsidRPr="00000000">
        <w:rPr/>
        <w:drawing>
          <wp:inline distB="114300" distT="114300" distL="114300" distR="114300">
            <wp:extent cx="3071813" cy="1789937"/>
            <wp:effectExtent b="0" l="0" r="0" t="0"/>
            <wp:docPr id="8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071813" cy="178993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pacing w:before="0" w:line="276" w:lineRule="auto"/>
        <w:ind w:hanging="15"/>
        <w:rPr>
          <w:color w:val="1155cc"/>
        </w:rPr>
      </w:pPr>
      <w:bookmarkStart w:colFirst="0" w:colLast="0" w:name="_heading=h.gjdgxs" w:id="0"/>
      <w:bookmarkEnd w:id="0"/>
      <w:r w:rsidDel="00000000" w:rsidR="00000000" w:rsidRPr="00000000">
        <w:rPr>
          <w:color w:val="1155cc"/>
          <w:rtl w:val="0"/>
        </w:rPr>
        <w:t xml:space="preserve">Modularização de Código e Passagem de Parâmetros</w:t>
      </w:r>
    </w:p>
    <w:p w:rsidR="00000000" w:rsidDel="00000000" w:rsidP="00000000" w:rsidRDefault="00000000" w:rsidRPr="00000000" w14:paraId="00000003">
      <w:pPr>
        <w:pStyle w:val="Heading2"/>
        <w:pBdr>
          <w:top w:space="0" w:sz="0" w:val="nil"/>
          <w:left w:space="0" w:sz="0" w:val="nil"/>
          <w:bottom w:space="0" w:sz="0" w:val="nil"/>
          <w:right w:space="0" w:sz="0" w:val="nil"/>
          <w:between w:space="0" w:sz="0" w:val="nil"/>
        </w:pBdr>
        <w:rPr/>
      </w:pPr>
      <w:bookmarkStart w:colFirst="0" w:colLast="0" w:name="_heading=h.30j0zll" w:id="1"/>
      <w:bookmarkEnd w:id="1"/>
      <w:r w:rsidDel="00000000" w:rsidR="00000000" w:rsidRPr="00000000">
        <w:rPr>
          <w:rtl w:val="0"/>
        </w:rPr>
        <w:t xml:space="preserve">O que são módulos de código? </w:t>
      </w:r>
    </w:p>
    <w:p w:rsidR="00000000" w:rsidDel="00000000" w:rsidP="00000000" w:rsidRDefault="00000000" w:rsidRPr="00000000" w14:paraId="00000004">
      <w:pPr>
        <w:numPr>
          <w:ilvl w:val="0"/>
          <w:numId w:val="1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Técnica “Dividir para conquistar”, decomposição do problema em partes menores </w:t>
      </w:r>
    </w:p>
    <w:p w:rsidR="00000000" w:rsidDel="00000000" w:rsidP="00000000" w:rsidRDefault="00000000" w:rsidRPr="00000000" w14:paraId="00000005">
      <w:pPr>
        <w:numPr>
          <w:ilvl w:val="0"/>
          <w:numId w:val="1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Em C: módulos são denominados funções</w:t>
      </w:r>
    </w:p>
    <w:p w:rsidR="00000000" w:rsidDel="00000000" w:rsidP="00000000" w:rsidRDefault="00000000" w:rsidRPr="00000000" w14:paraId="00000006">
      <w:pPr>
        <w:numPr>
          <w:ilvl w:val="0"/>
          <w:numId w:val="19"/>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Funções pré-definidas em bibliotecas de linguagens de programação:</w:t>
      </w:r>
    </w:p>
    <w:p w:rsidR="00000000" w:rsidDel="00000000" w:rsidP="00000000" w:rsidRDefault="00000000" w:rsidRPr="00000000" w14:paraId="00000007">
      <w:pPr>
        <w:numPr>
          <w:ilvl w:val="1"/>
          <w:numId w:val="19"/>
        </w:numPr>
        <w:pBdr>
          <w:top w:space="0" w:sz="0" w:val="nil"/>
          <w:left w:space="0" w:sz="0" w:val="nil"/>
          <w:bottom w:space="0" w:sz="0" w:val="nil"/>
          <w:right w:space="0" w:sz="0" w:val="nil"/>
          <w:between w:space="0" w:sz="0" w:val="nil"/>
        </w:pBdr>
        <w:ind w:left="1440" w:hanging="360"/>
        <w:jc w:val="both"/>
        <w:rPr/>
      </w:pPr>
      <w:r w:rsidDel="00000000" w:rsidR="00000000" w:rsidRPr="00000000">
        <w:rPr>
          <w:rtl w:val="0"/>
        </w:rPr>
        <w:t xml:space="preserve">C: função</w:t>
      </w:r>
      <w:r w:rsidDel="00000000" w:rsidR="00000000" w:rsidRPr="00000000">
        <w:rPr>
          <w:rFonts w:ascii="Courier New" w:cs="Courier New" w:eastAsia="Courier New" w:hAnsi="Courier New"/>
          <w:rtl w:val="0"/>
        </w:rPr>
        <w:t xml:space="preserve"> pow()</w:t>
      </w:r>
      <w:r w:rsidDel="00000000" w:rsidR="00000000" w:rsidRPr="00000000">
        <w:rPr>
          <w:rtl w:val="0"/>
        </w:rPr>
        <w:t xml:space="preserve"> da biblioteca </w:t>
      </w:r>
      <w:r w:rsidDel="00000000" w:rsidR="00000000" w:rsidRPr="00000000">
        <w:rPr>
          <w:rFonts w:ascii="Courier New" w:cs="Courier New" w:eastAsia="Courier New" w:hAnsi="Courier New"/>
          <w:rtl w:val="0"/>
        </w:rPr>
        <w:t xml:space="preserve">math.h</w:t>
      </w:r>
      <w:r w:rsidDel="00000000" w:rsidR="00000000" w:rsidRPr="00000000">
        <w:rPr>
          <w:rtl w:val="0"/>
        </w:rPr>
        <w:t xml:space="preserve">, função</w:t>
      </w:r>
      <w:r w:rsidDel="00000000" w:rsidR="00000000" w:rsidRPr="00000000">
        <w:rPr>
          <w:rFonts w:ascii="Courier New" w:cs="Courier New" w:eastAsia="Courier New" w:hAnsi="Courier New"/>
          <w:rtl w:val="0"/>
        </w:rPr>
        <w:t xml:space="preserve"> strcpy() </w:t>
      </w:r>
      <w:r w:rsidDel="00000000" w:rsidR="00000000" w:rsidRPr="00000000">
        <w:rPr>
          <w:rtl w:val="0"/>
        </w:rPr>
        <w:t xml:space="preserve">da biblioteca </w:t>
      </w:r>
      <w:r w:rsidDel="00000000" w:rsidR="00000000" w:rsidRPr="00000000">
        <w:rPr>
          <w:rFonts w:ascii="Courier New" w:cs="Courier New" w:eastAsia="Courier New" w:hAnsi="Courier New"/>
          <w:rtl w:val="0"/>
        </w:rPr>
        <w:t xml:space="preserve">string.h</w:t>
      </w:r>
      <w:r w:rsidDel="00000000" w:rsidR="00000000" w:rsidRPr="00000000">
        <w:rPr>
          <w:rtl w:val="0"/>
        </w:rPr>
        <w:t xml:space="preserve">, etc. (“Biblioteca Padrão do C” 2020)</w:t>
      </w:r>
    </w:p>
    <w:p w:rsidR="00000000" w:rsidDel="00000000" w:rsidP="00000000" w:rsidRDefault="00000000" w:rsidRPr="00000000" w14:paraId="00000008">
      <w:pPr>
        <w:numPr>
          <w:ilvl w:val="1"/>
          <w:numId w:val="19"/>
        </w:numPr>
        <w:pBdr>
          <w:top w:space="0" w:sz="0" w:val="nil"/>
          <w:left w:space="0" w:sz="0" w:val="nil"/>
          <w:bottom w:space="0" w:sz="0" w:val="nil"/>
          <w:right w:space="0" w:sz="0" w:val="nil"/>
          <w:between w:space="0" w:sz="0" w:val="nil"/>
        </w:pBdr>
        <w:ind w:left="1440" w:hanging="360"/>
        <w:jc w:val="both"/>
        <w:rPr/>
      </w:pPr>
      <w:r w:rsidDel="00000000" w:rsidR="00000000" w:rsidRPr="00000000">
        <w:rPr>
          <w:rtl w:val="0"/>
        </w:rPr>
        <w:t xml:space="preserve">C++: função</w:t>
      </w:r>
      <w:r w:rsidDel="00000000" w:rsidR="00000000" w:rsidRPr="00000000">
        <w:rPr>
          <w:rFonts w:ascii="Courier New" w:cs="Courier New" w:eastAsia="Courier New" w:hAnsi="Courier New"/>
          <w:rtl w:val="0"/>
        </w:rPr>
        <w:t xml:space="preserve"> pow()</w:t>
      </w:r>
      <w:r w:rsidDel="00000000" w:rsidR="00000000" w:rsidRPr="00000000">
        <w:rPr>
          <w:rtl w:val="0"/>
        </w:rPr>
        <w:t xml:space="preserve"> da biblioteca </w:t>
      </w:r>
      <w:r w:rsidDel="00000000" w:rsidR="00000000" w:rsidRPr="00000000">
        <w:rPr>
          <w:rFonts w:ascii="Courier New" w:cs="Courier New" w:eastAsia="Courier New" w:hAnsi="Courier New"/>
          <w:rtl w:val="0"/>
        </w:rPr>
        <w:t xml:space="preserve">cmath</w:t>
      </w:r>
      <w:r w:rsidDel="00000000" w:rsidR="00000000" w:rsidRPr="00000000">
        <w:rPr>
          <w:rtl w:val="0"/>
        </w:rPr>
        <w:t xml:space="preserve">, funções</w:t>
      </w:r>
      <w:r w:rsidDel="00000000" w:rsidR="00000000" w:rsidRPr="00000000">
        <w:rPr>
          <w:rFonts w:ascii="Courier New" w:cs="Courier New" w:eastAsia="Courier New" w:hAnsi="Courier New"/>
          <w:rtl w:val="0"/>
        </w:rPr>
        <w:t xml:space="preserve"> cin</w:t>
      </w:r>
      <w:r w:rsidDel="00000000" w:rsidR="00000000" w:rsidRPr="00000000">
        <w:rPr>
          <w:rtl w:val="0"/>
        </w:rPr>
        <w:t xml:space="preserve"> e</w:t>
      </w:r>
      <w:r w:rsidDel="00000000" w:rsidR="00000000" w:rsidRPr="00000000">
        <w:rPr>
          <w:rFonts w:ascii="Courier New" w:cs="Courier New" w:eastAsia="Courier New" w:hAnsi="Courier New"/>
          <w:rtl w:val="0"/>
        </w:rPr>
        <w:t xml:space="preserve"> cout</w:t>
      </w:r>
      <w:r w:rsidDel="00000000" w:rsidR="00000000" w:rsidRPr="00000000">
        <w:rPr>
          <w:i w:val="1"/>
          <w:rtl w:val="0"/>
        </w:rPr>
        <w:t xml:space="preserve"> </w:t>
      </w:r>
      <w:r w:rsidDel="00000000" w:rsidR="00000000" w:rsidRPr="00000000">
        <w:rPr>
          <w:rtl w:val="0"/>
        </w:rPr>
        <w:t xml:space="preserve">da biblioteca </w:t>
      </w:r>
      <w:r w:rsidDel="00000000" w:rsidR="00000000" w:rsidRPr="00000000">
        <w:rPr>
          <w:rFonts w:ascii="Courier New" w:cs="Courier New" w:eastAsia="Courier New" w:hAnsi="Courier New"/>
          <w:rtl w:val="0"/>
        </w:rPr>
        <w:t xml:space="preserve">iostream</w:t>
      </w:r>
      <w:r w:rsidDel="00000000" w:rsidR="00000000" w:rsidRPr="00000000">
        <w:rPr>
          <w:rtl w:val="0"/>
        </w:rPr>
        <w:t xml:space="preserve">, funções </w:t>
      </w:r>
      <w:r w:rsidDel="00000000" w:rsidR="00000000" w:rsidRPr="00000000">
        <w:rPr>
          <w:rFonts w:ascii="Courier New" w:cs="Courier New" w:eastAsia="Courier New" w:hAnsi="Courier New"/>
          <w:rtl w:val="0"/>
        </w:rPr>
        <w:t xml:space="preserve">setprecision() </w:t>
      </w:r>
      <w:r w:rsidDel="00000000" w:rsidR="00000000" w:rsidRPr="00000000">
        <w:rPr>
          <w:rtl w:val="0"/>
        </w:rPr>
        <w:t xml:space="preserve">e </w:t>
      </w:r>
      <w:r w:rsidDel="00000000" w:rsidR="00000000" w:rsidRPr="00000000">
        <w:rPr>
          <w:rFonts w:ascii="Courier New" w:cs="Courier New" w:eastAsia="Courier New" w:hAnsi="Courier New"/>
          <w:rtl w:val="0"/>
        </w:rPr>
        <w:t xml:space="preserve">setw()</w:t>
      </w:r>
      <w:r w:rsidDel="00000000" w:rsidR="00000000" w:rsidRPr="00000000">
        <w:rPr>
          <w:rtl w:val="0"/>
        </w:rPr>
        <w:t xml:space="preserve"> da biblioteca </w:t>
      </w:r>
      <w:r w:rsidDel="00000000" w:rsidR="00000000" w:rsidRPr="00000000">
        <w:rPr>
          <w:rFonts w:ascii="Courier New" w:cs="Courier New" w:eastAsia="Courier New" w:hAnsi="Courier New"/>
          <w:rtl w:val="0"/>
        </w:rPr>
        <w:t xml:space="preserve">iomanip</w:t>
      </w:r>
      <w:r w:rsidDel="00000000" w:rsidR="00000000" w:rsidRPr="00000000">
        <w:rPr>
          <w:rtl w:val="0"/>
        </w:rPr>
        <w:t xml:space="preserve">, etc. (“C Library” 2000)</w:t>
      </w:r>
    </w:p>
    <w:p w:rsidR="00000000" w:rsidDel="00000000" w:rsidP="00000000" w:rsidRDefault="00000000" w:rsidRPr="00000000" w14:paraId="00000009">
      <w:pPr>
        <w:pStyle w:val="Heading2"/>
        <w:pBdr>
          <w:top w:space="0" w:sz="0" w:val="nil"/>
          <w:left w:space="0" w:sz="0" w:val="nil"/>
          <w:bottom w:space="0" w:sz="0" w:val="nil"/>
          <w:right w:space="0" w:sz="0" w:val="nil"/>
          <w:between w:space="0" w:sz="0" w:val="nil"/>
        </w:pBdr>
        <w:rPr/>
      </w:pPr>
      <w:bookmarkStart w:colFirst="0" w:colLast="0" w:name="_heading=h.1fob9te" w:id="2"/>
      <w:bookmarkEnd w:id="2"/>
      <w:r w:rsidDel="00000000" w:rsidR="00000000" w:rsidRPr="00000000">
        <w:rPr>
          <w:rtl w:val="0"/>
        </w:rPr>
        <w:t xml:space="preserve">Justificativas para modularização de código</w:t>
      </w:r>
    </w:p>
    <w:p w:rsidR="00000000" w:rsidDel="00000000" w:rsidP="00000000" w:rsidRDefault="00000000" w:rsidRPr="00000000" w14:paraId="0000000A">
      <w:pPr>
        <w:numPr>
          <w:ilvl w:val="0"/>
          <w:numId w:val="19"/>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Partes pequenas são mais fáceis de entender, testar e modificar</w:t>
      </w:r>
      <w:r w:rsidDel="00000000" w:rsidR="00000000" w:rsidRPr="00000000">
        <w:rPr>
          <w:rtl w:val="0"/>
        </w:rPr>
        <w:t xml:space="preserve">: complexidade reduzida (Forbellone and Eberspächer 2005)</w:t>
      </w:r>
    </w:p>
    <w:p w:rsidR="00000000" w:rsidDel="00000000" w:rsidP="00000000" w:rsidRDefault="00000000" w:rsidRPr="00000000" w14:paraId="0000000B">
      <w:pPr>
        <w:numPr>
          <w:ilvl w:val="0"/>
          <w:numId w:val="19"/>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Evitar</w:t>
      </w:r>
      <w:r w:rsidDel="00000000" w:rsidR="00000000" w:rsidRPr="00000000">
        <w:rPr>
          <w:rtl w:val="0"/>
        </w:rPr>
        <w:t xml:space="preserve"> </w:t>
      </w:r>
      <w:r w:rsidDel="00000000" w:rsidR="00000000" w:rsidRPr="00000000">
        <w:rPr>
          <w:color w:val="000000"/>
          <w:rtl w:val="0"/>
        </w:rPr>
        <w:t xml:space="preserve">duplicação de código</w:t>
      </w:r>
      <w:r w:rsidDel="00000000" w:rsidR="00000000" w:rsidRPr="00000000">
        <w:rPr>
          <w:rtl w:val="0"/>
        </w:rPr>
      </w:r>
    </w:p>
    <w:p w:rsidR="00000000" w:rsidDel="00000000" w:rsidP="00000000" w:rsidRDefault="00000000" w:rsidRPr="00000000" w14:paraId="0000000C">
      <w:pPr>
        <w:numPr>
          <w:ilvl w:val="0"/>
          <w:numId w:val="19"/>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Permitir reuso de código já desenvolvido e testado </w:t>
      </w:r>
      <w:r w:rsidDel="00000000" w:rsidR="00000000" w:rsidRPr="00000000">
        <w:rPr>
          <w:rtl w:val="0"/>
        </w:rPr>
        <w:t xml:space="preserve">(Ascencio and Campos 2007)</w:t>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0D">
      <w:pPr>
        <w:pStyle w:val="Heading2"/>
        <w:spacing w:before="240" w:lineRule="auto"/>
        <w:rPr/>
      </w:pPr>
      <w:r w:rsidDel="00000000" w:rsidR="00000000" w:rsidRPr="00000000">
        <w:rPr>
          <w:rtl w:val="0"/>
        </w:rPr>
        <w:t xml:space="preserve">Função</w:t>
      </w:r>
    </w:p>
    <w:p w:rsidR="00000000" w:rsidDel="00000000" w:rsidP="00000000" w:rsidRDefault="00000000" w:rsidRPr="00000000" w14:paraId="0000000E">
      <w:pPr>
        <w:numPr>
          <w:ilvl w:val="0"/>
          <w:numId w:val="1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Seção independente de código</w:t>
      </w:r>
      <w:r w:rsidDel="00000000" w:rsidR="00000000" w:rsidRPr="00000000">
        <w:rPr>
          <w:rtl w:val="0"/>
        </w:rPr>
      </w:r>
    </w:p>
    <w:p w:rsidR="00000000" w:rsidDel="00000000" w:rsidP="00000000" w:rsidRDefault="00000000" w:rsidRPr="00000000" w14:paraId="0000000F">
      <w:pPr>
        <w:numPr>
          <w:ilvl w:val="0"/>
          <w:numId w:val="19"/>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Designada por um nome, seguindo as regras dos demais identificadores (variáveis, constantes, etc)</w:t>
      </w:r>
      <w:r w:rsidDel="00000000" w:rsidR="00000000" w:rsidRPr="00000000">
        <w:rPr>
          <w:rtl w:val="0"/>
        </w:rPr>
      </w:r>
    </w:p>
    <w:p w:rsidR="00000000" w:rsidDel="00000000" w:rsidP="00000000" w:rsidRDefault="00000000" w:rsidRPr="00000000" w14:paraId="00000010">
      <w:pPr>
        <w:numPr>
          <w:ilvl w:val="0"/>
          <w:numId w:val="19"/>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Realiza uma tarefa específic</w:t>
      </w:r>
      <w:r w:rsidDel="00000000" w:rsidR="00000000" w:rsidRPr="00000000">
        <w:rPr>
          <w:rtl w:val="0"/>
        </w:rPr>
        <w:t xml:space="preserve">a, resolve um subproblema (Forbellone and Eberspächer 2005)</w:t>
      </w:r>
    </w:p>
    <w:p w:rsidR="00000000" w:rsidDel="00000000" w:rsidP="00000000" w:rsidRDefault="00000000" w:rsidRPr="00000000" w14:paraId="00000011">
      <w:pPr>
        <w:numPr>
          <w:ilvl w:val="0"/>
          <w:numId w:val="19"/>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Opcionais:</w:t>
      </w:r>
      <w:r w:rsidDel="00000000" w:rsidR="00000000" w:rsidRPr="00000000">
        <w:rPr>
          <w:rtl w:val="0"/>
        </w:rPr>
        <w:t xml:space="preserve"> </w:t>
      </w:r>
      <w:r w:rsidDel="00000000" w:rsidR="00000000" w:rsidRPr="00000000">
        <w:rPr>
          <w:color w:val="000000"/>
          <w:rtl w:val="0"/>
        </w:rPr>
        <w:t xml:space="preserve">aceita parâmetros e retorna um valor. A palavra </w:t>
      </w:r>
      <w:r w:rsidDel="00000000" w:rsidR="00000000" w:rsidRPr="00000000">
        <w:rPr>
          <w:rFonts w:ascii="Courier New" w:cs="Courier New" w:eastAsia="Courier New" w:hAnsi="Courier New"/>
          <w:b w:val="1"/>
          <w:color w:val="000000"/>
          <w:rtl w:val="0"/>
        </w:rPr>
        <w:t xml:space="preserve">void</w:t>
      </w:r>
      <w:r w:rsidDel="00000000" w:rsidR="00000000" w:rsidRPr="00000000">
        <w:rPr>
          <w:color w:val="000000"/>
          <w:rtl w:val="0"/>
        </w:rPr>
        <w:t xml:space="preserve"> indica que não há retorno ou que a lista de parâmetros é vazia (o termo </w:t>
      </w:r>
      <w:r w:rsidDel="00000000" w:rsidR="00000000" w:rsidRPr="00000000">
        <w:rPr>
          <w:rFonts w:ascii="Courier New" w:cs="Courier New" w:eastAsia="Courier New" w:hAnsi="Courier New"/>
          <w:color w:val="000000"/>
          <w:rtl w:val="0"/>
        </w:rPr>
        <w:t xml:space="preserve">void</w:t>
      </w:r>
      <w:r w:rsidDel="00000000" w:rsidR="00000000" w:rsidRPr="00000000">
        <w:rPr>
          <w:color w:val="000000"/>
          <w:rtl w:val="0"/>
        </w:rPr>
        <w:t xml:space="preserve"> indica nulo ou vazio).</w:t>
        <w:br w:type="textWrapp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Exemplo de uma função sem parâmetros e sem retorno e sua chamada pelo </w:t>
      </w:r>
      <w:r w:rsidDel="00000000" w:rsidR="00000000" w:rsidRPr="00000000">
        <w:rPr>
          <w:rFonts w:ascii="Courier New" w:cs="Courier New" w:eastAsia="Courier New" w:hAnsi="Courier New"/>
          <w:b w:val="1"/>
          <w:rtl w:val="0"/>
        </w:rPr>
        <w:t xml:space="preserve">main()</w:t>
      </w:r>
      <w:r w:rsidDel="00000000" w:rsidR="00000000" w:rsidRPr="00000000">
        <w:rPr>
          <w:b w:val="1"/>
          <w:rtl w:val="0"/>
        </w:rPr>
        <w:t xml:space="preserve">:</w:t>
      </w:r>
    </w:p>
    <w:p w:rsidR="00000000" w:rsidDel="00000000" w:rsidP="00000000" w:rsidRDefault="00000000" w:rsidRPr="00000000" w14:paraId="00000013">
      <w:pPr>
        <w:rPr>
          <w:b w:val="1"/>
        </w:rPr>
      </w:pPr>
      <w:r w:rsidDel="00000000" w:rsidR="00000000" w:rsidRPr="00000000">
        <w:rPr>
          <w:b w:val="1"/>
          <w:rtl w:val="0"/>
        </w:rPr>
        <w:t xml:space="preserve">C:</w:t>
      </w:r>
    </w:p>
    <w:tbl>
      <w:tblPr>
        <w:tblStyle w:val="Table1"/>
        <w:tblW w:w="9480.0" w:type="dxa"/>
        <w:jc w:val="left"/>
        <w:tblInd w:w="120.0" w:type="dxa"/>
        <w:tblLayout w:type="fixed"/>
        <w:tblLook w:val="0600"/>
      </w:tblPr>
      <w:tblGrid>
        <w:gridCol w:w="435"/>
        <w:gridCol w:w="9045"/>
        <w:tblGridChange w:id="0">
          <w:tblGrid>
            <w:gridCol w:w="435"/>
            <w:gridCol w:w="9045"/>
          </w:tblGrid>
        </w:tblGridChange>
      </w:tblGrid>
      <w:tr>
        <w:trPr>
          <w:cantSplit w:val="0"/>
          <w:trHeight w:val="3135" w:hRule="atLeast"/>
          <w:tblHeader w:val="0"/>
        </w:trPr>
        <w:tc>
          <w:tcPr>
            <w:shd w:fill="auto" w:val="clear"/>
            <w:tcMar>
              <w:top w:w="0.0" w:type="dxa"/>
              <w:left w:w="0.0" w:type="dxa"/>
              <w:bottom w:w="0.0" w:type="dxa"/>
              <w:right w:w="0.0" w:type="dxa"/>
            </w:tcMar>
          </w:tcPr>
          <w:p w:rsidR="00000000" w:rsidDel="00000000" w:rsidP="00000000" w:rsidRDefault="00000000" w:rsidRPr="00000000" w14:paraId="0000001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01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01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01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01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01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01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01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01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01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01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01F">
            <w:pPr>
              <w:widowControl w:val="0"/>
              <w:spacing w:before="0" w:line="276" w:lineRule="auto"/>
              <w:ind w:left="-340" w:right="129" w:firstLine="0"/>
              <w:jc w:val="right"/>
              <w:rPr>
                <w:sz w:val="19"/>
                <w:szCs w:val="19"/>
              </w:rPr>
            </w:pPr>
            <w:r w:rsidDel="00000000" w:rsidR="00000000" w:rsidRPr="00000000">
              <w:rPr>
                <w:rFonts w:ascii="Consolas" w:cs="Consolas" w:eastAsia="Consolas" w:hAnsi="Consolas"/>
                <w:sz w:val="19"/>
                <w:szCs w:val="19"/>
                <w:rtl w:val="0"/>
              </w:rPr>
              <w:t xml:space="preserve">12</w:t>
            </w:r>
            <w:r w:rsidDel="00000000" w:rsidR="00000000" w:rsidRPr="00000000">
              <w:rPr>
                <w:rtl w:val="0"/>
              </w:rPr>
            </w:r>
          </w:p>
        </w:tc>
        <w:tc>
          <w:tcPr>
            <w:shd w:fill="f0f0f0" w:val="clear"/>
            <w:tcMar>
              <w:top w:w="0.0" w:type="dxa"/>
              <w:left w:w="0.0" w:type="dxa"/>
              <w:bottom w:w="0.0" w:type="dxa"/>
              <w:right w:w="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&lt;stdio.h&gt;</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&lt;stdlib.h&gt;</w:t>
            </w:r>
            <w:r w:rsidDel="00000000" w:rsidR="00000000" w:rsidRPr="00000000">
              <w:rPr>
                <w:rFonts w:ascii="Consolas" w:cs="Consolas" w:eastAsia="Consolas" w:hAnsi="Consolas"/>
                <w:color w:val="444444"/>
                <w:sz w:val="19"/>
                <w:szCs w:val="19"/>
                <w:shd w:fill="f0f0f0" w:val="clear"/>
                <w:rtl w:val="0"/>
              </w:rPr>
              <w:br w:type="textWrapping"/>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soma</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 </w:t>
            </w:r>
            <w:r w:rsidDel="00000000" w:rsidR="00000000" w:rsidRPr="00000000">
              <w:rPr>
                <w:rFonts w:ascii="Consolas" w:cs="Consolas" w:eastAsia="Consolas" w:hAnsi="Consolas"/>
                <w:color w:val="444444"/>
                <w:sz w:val="19"/>
                <w:szCs w:val="19"/>
                <w:shd w:fill="f0f0f0" w:val="clear"/>
                <w:rtl w:val="0"/>
              </w:rPr>
              <w:t xml:space="preserve">x;</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before="0" w:line="276" w:lineRule="auto"/>
              <w:rPr>
                <w:sz w:val="19"/>
                <w:szCs w:val="19"/>
              </w:rPr>
            </w:pPr>
            <w:r w:rsidDel="00000000" w:rsidR="00000000" w:rsidRPr="00000000">
              <w:rPr>
                <w:rFonts w:ascii="Consolas" w:cs="Consolas" w:eastAsia="Consolas" w:hAnsi="Consolas"/>
                <w:color w:val="444444"/>
                <w:sz w:val="19"/>
                <w:szCs w:val="19"/>
                <w:shd w:fill="f0f0f0" w:val="clear"/>
                <w:rtl w:val="0"/>
              </w:rPr>
              <w:t xml:space="preserve">   x = </w:t>
            </w:r>
            <w:r w:rsidDel="00000000" w:rsidR="00000000" w:rsidRPr="00000000">
              <w:rPr>
                <w:rFonts w:ascii="Consolas" w:cs="Consolas" w:eastAsia="Consolas" w:hAnsi="Consolas"/>
                <w:color w:val="880000"/>
                <w:sz w:val="19"/>
                <w:szCs w:val="19"/>
                <w:shd w:fill="f0f0f0" w:val="clear"/>
                <w:rtl w:val="0"/>
              </w:rPr>
              <w:t xml:space="preserve">5</w:t>
            </w:r>
            <w:r w:rsidDel="00000000" w:rsidR="00000000" w:rsidRPr="00000000">
              <w:rPr>
                <w:rFonts w:ascii="Consolas" w:cs="Consolas" w:eastAsia="Consolas" w:hAnsi="Consolas"/>
                <w:color w:val="444444"/>
                <w:sz w:val="19"/>
                <w:szCs w:val="19"/>
                <w:shd w:fill="f0f0f0" w:val="clear"/>
                <w:rtl w:val="0"/>
              </w:rPr>
              <w:t xml:space="preserve"> + </w:t>
            </w:r>
            <w:r w:rsidDel="00000000" w:rsidR="00000000" w:rsidRPr="00000000">
              <w:rPr>
                <w:rFonts w:ascii="Consolas" w:cs="Consolas" w:eastAsia="Consolas" w:hAnsi="Consolas"/>
                <w:color w:val="880000"/>
                <w:sz w:val="19"/>
                <w:szCs w:val="19"/>
                <w:shd w:fill="f0f0f0" w:val="clear"/>
                <w:rtl w:val="0"/>
              </w:rPr>
              <w:t xml:space="preserve">3</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"%d"</w:t>
            </w:r>
            <w:r w:rsidDel="00000000" w:rsidR="00000000" w:rsidRPr="00000000">
              <w:rPr>
                <w:rFonts w:ascii="Consolas" w:cs="Consolas" w:eastAsia="Consolas" w:hAnsi="Consolas"/>
                <w:color w:val="444444"/>
                <w:sz w:val="19"/>
                <w:szCs w:val="19"/>
                <w:shd w:fill="f0f0f0" w:val="clear"/>
                <w:rtl w:val="0"/>
              </w:rPr>
              <w:t xml:space="preserve">, x);</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soma());</w:t>
              <w:br w:type="textWrapping"/>
              <w:t xml:space="preserve">}</w:t>
            </w:r>
            <w:r w:rsidDel="00000000" w:rsidR="00000000" w:rsidRPr="00000000">
              <w:rPr>
                <w:rtl w:val="0"/>
              </w:rPr>
            </w:r>
          </w:p>
        </w:tc>
      </w:tr>
    </w:tbl>
    <w:p w:rsidR="00000000" w:rsidDel="00000000" w:rsidP="00000000" w:rsidRDefault="00000000" w:rsidRPr="00000000" w14:paraId="00000023">
      <w:pPr>
        <w:ind w:left="283" w:firstLine="0"/>
        <w:rPr>
          <w:b w:val="1"/>
        </w:rPr>
      </w:pPr>
      <w:r w:rsidDel="00000000" w:rsidR="00000000" w:rsidRPr="00000000">
        <w:rPr>
          <w:rtl w:val="0"/>
        </w:rPr>
      </w:r>
    </w:p>
    <w:p w:rsidR="00000000" w:rsidDel="00000000" w:rsidP="00000000" w:rsidRDefault="00000000" w:rsidRPr="00000000" w14:paraId="00000024">
      <w:pPr>
        <w:ind w:left="283" w:firstLine="0"/>
        <w:rPr>
          <w:b w:val="1"/>
        </w:rPr>
      </w:pPr>
      <w:r w:rsidDel="00000000" w:rsidR="00000000" w:rsidRPr="00000000">
        <w:rPr>
          <w:b w:val="1"/>
          <w:rtl w:val="0"/>
        </w:rPr>
        <w:t xml:space="preserve">C++:</w:t>
      </w:r>
    </w:p>
    <w:tbl>
      <w:tblPr>
        <w:tblStyle w:val="Table2"/>
        <w:tblW w:w="9480.0" w:type="dxa"/>
        <w:jc w:val="left"/>
        <w:tblInd w:w="120.0" w:type="dxa"/>
        <w:tblLayout w:type="fixed"/>
        <w:tblLook w:val="0600"/>
      </w:tblPr>
      <w:tblGrid>
        <w:gridCol w:w="435"/>
        <w:gridCol w:w="9045"/>
        <w:tblGridChange w:id="0">
          <w:tblGrid>
            <w:gridCol w:w="435"/>
            <w:gridCol w:w="9045"/>
          </w:tblGrid>
        </w:tblGridChange>
      </w:tblGrid>
      <w:tr>
        <w:trPr>
          <w:cantSplit w:val="0"/>
          <w:trHeight w:val="3135" w:hRule="atLeast"/>
          <w:tblHeader w:val="0"/>
        </w:trPr>
        <w:tc>
          <w:tcPr>
            <w:shd w:fill="auto" w:val="clear"/>
            <w:tcMar>
              <w:top w:w="0.0" w:type="dxa"/>
              <w:left w:w="0.0" w:type="dxa"/>
              <w:bottom w:w="0.0" w:type="dxa"/>
              <w:right w:w="0.0" w:type="dxa"/>
            </w:tcMar>
          </w:tcPr>
          <w:p w:rsidR="00000000" w:rsidDel="00000000" w:rsidP="00000000" w:rsidRDefault="00000000" w:rsidRPr="00000000" w14:paraId="0000002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02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02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02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02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02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02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02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02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02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02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03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03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tc>
        <w:tc>
          <w:tcPr>
            <w:shd w:fill="f0f0f0" w:val="clear"/>
            <w:tcMar>
              <w:top w:w="0.0" w:type="dxa"/>
              <w:left w:w="0.0" w:type="dxa"/>
              <w:bottom w:w="0.0" w:type="dxa"/>
              <w:right w:w="0.0" w:type="dxa"/>
            </w:tcMar>
          </w:tcPr>
          <w:p w:rsidR="00000000" w:rsidDel="00000000" w:rsidP="00000000" w:rsidRDefault="00000000" w:rsidRPr="00000000" w14:paraId="00000032">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&lt;iostream&gt;</w:t>
            </w:r>
            <w:r w:rsidDel="00000000" w:rsidR="00000000" w:rsidRPr="00000000">
              <w:rPr>
                <w:rtl w:val="0"/>
              </w:rPr>
            </w:r>
          </w:p>
          <w:p w:rsidR="00000000" w:rsidDel="00000000" w:rsidP="00000000" w:rsidRDefault="00000000" w:rsidRPr="00000000" w14:paraId="00000033">
            <w:pPr>
              <w:widowControl w:val="0"/>
              <w:spacing w:before="0" w:line="276" w:lineRule="auto"/>
              <w:rPr>
                <w:rFonts w:ascii="Consolas" w:cs="Consolas" w:eastAsia="Consolas" w:hAnsi="Consolas"/>
                <w:color w:val="1f7199"/>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using</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namespace</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std</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tl w:val="0"/>
              </w:rPr>
            </w:r>
          </w:p>
          <w:p w:rsidR="00000000" w:rsidDel="00000000" w:rsidP="00000000" w:rsidRDefault="00000000" w:rsidRPr="00000000" w14:paraId="00000034">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397300"/>
                <w:sz w:val="19"/>
                <w:szCs w:val="19"/>
                <w:shd w:fill="f0f0f0" w:val="clear"/>
                <w:rtl w:val="0"/>
              </w:rPr>
              <w:t xml:space="preserve">void </w:t>
            </w:r>
            <w:r w:rsidDel="00000000" w:rsidR="00000000" w:rsidRPr="00000000">
              <w:rPr>
                <w:rFonts w:ascii="Consolas" w:cs="Consolas" w:eastAsia="Consolas" w:hAnsi="Consolas"/>
                <w:b w:val="1"/>
                <w:color w:val="880000"/>
                <w:sz w:val="19"/>
                <w:szCs w:val="19"/>
                <w:shd w:fill="f0f0f0" w:val="clear"/>
                <w:rtl w:val="0"/>
              </w:rPr>
              <w:t xml:space="preserve">soma</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x;</w:t>
            </w:r>
          </w:p>
          <w:p w:rsidR="00000000" w:rsidDel="00000000" w:rsidP="00000000" w:rsidRDefault="00000000" w:rsidRPr="00000000" w14:paraId="00000035">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x = 5 + 3;</w:t>
            </w:r>
          </w:p>
          <w:p w:rsidR="00000000" w:rsidDel="00000000" w:rsidP="00000000" w:rsidRDefault="00000000" w:rsidRPr="00000000" w14:paraId="00000036">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cout &lt;&lt; x;</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soma();</w:t>
            </w:r>
          </w:p>
          <w:p w:rsidR="00000000" w:rsidDel="00000000" w:rsidP="00000000" w:rsidRDefault="00000000" w:rsidRPr="00000000" w14:paraId="00000037">
            <w:pPr>
              <w:widowControl w:val="0"/>
              <w:spacing w:before="0" w:line="276" w:lineRule="auto"/>
              <w:rPr>
                <w:sz w:val="19"/>
                <w:szCs w:val="19"/>
              </w:rPr>
            </w:pP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tl w:val="0"/>
              </w:rPr>
            </w:r>
          </w:p>
        </w:tc>
      </w:tr>
    </w:tbl>
    <w:p w:rsidR="00000000" w:rsidDel="00000000" w:rsidP="00000000" w:rsidRDefault="00000000" w:rsidRPr="00000000" w14:paraId="00000038">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firstLine="720"/>
        <w:jc w:val="both"/>
        <w:rPr>
          <w:color w:val="000000"/>
        </w:rPr>
      </w:pPr>
      <w:r w:rsidDel="00000000" w:rsidR="00000000" w:rsidRPr="00000000">
        <w:rPr>
          <w:color w:val="000000"/>
          <w:rtl w:val="0"/>
        </w:rPr>
        <w:t xml:space="preserve">É importante entender que as variáveis utilizadas em uma função são restritas ao escopo da função. Ou seja, a variável </w:t>
      </w:r>
      <w:r w:rsidDel="00000000" w:rsidR="00000000" w:rsidRPr="00000000">
        <w:rPr>
          <w:rFonts w:ascii="Courier New" w:cs="Courier New" w:eastAsia="Courier New" w:hAnsi="Courier New"/>
          <w:color w:val="000000"/>
          <w:rtl w:val="0"/>
        </w:rPr>
        <w:t xml:space="preserve">x</w:t>
      </w:r>
      <w:r w:rsidDel="00000000" w:rsidR="00000000" w:rsidRPr="00000000">
        <w:rPr>
          <w:color w:val="000000"/>
          <w:rtl w:val="0"/>
        </w:rPr>
        <w:t xml:space="preserve"> é declarada apenas quando a função </w:t>
      </w:r>
      <w:r w:rsidDel="00000000" w:rsidR="00000000" w:rsidRPr="00000000">
        <w:rPr>
          <w:rFonts w:ascii="Courier New" w:cs="Courier New" w:eastAsia="Courier New" w:hAnsi="Courier New"/>
          <w:color w:val="000000"/>
          <w:rtl w:val="0"/>
        </w:rPr>
        <w:t xml:space="preserve">soma()</w:t>
      </w:r>
      <w:r w:rsidDel="00000000" w:rsidR="00000000" w:rsidRPr="00000000">
        <w:rPr>
          <w:color w:val="000000"/>
          <w:rtl w:val="0"/>
        </w:rPr>
        <w:t xml:space="preserve"> é chamada e deixa de existir (a posição de memória é liberada) assim que a execução da função é encerrada. Adicione a instrução</w:t>
      </w:r>
    </w:p>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t xml:space="preserve">printf("%d", x);</w:t>
      </w:r>
      <w:r w:rsidDel="00000000" w:rsidR="00000000" w:rsidRPr="00000000">
        <w:rPr>
          <w:rtl w:val="0"/>
        </w:rPr>
        <w:t xml:space="preserve">    ou     </w:t>
      </w:r>
      <w:r w:rsidDel="00000000" w:rsidR="00000000" w:rsidRPr="00000000">
        <w:rPr>
          <w:rFonts w:ascii="Courier New" w:cs="Courier New" w:eastAsia="Courier New" w:hAnsi="Courier New"/>
          <w:color w:val="000000"/>
          <w:rtl w:val="0"/>
        </w:rPr>
        <w:t xml:space="preserve">cout &lt;&lt; x;</w:t>
      </w:r>
    </w:p>
    <w:p w:rsidR="00000000" w:rsidDel="00000000" w:rsidP="00000000" w:rsidRDefault="00000000" w:rsidRPr="00000000" w14:paraId="0000003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à função principal (</w:t>
      </w:r>
      <w:r w:rsidDel="00000000" w:rsidR="00000000" w:rsidRPr="00000000">
        <w:rPr>
          <w:rFonts w:ascii="Courier New" w:cs="Courier New" w:eastAsia="Courier New" w:hAnsi="Courier New"/>
          <w:color w:val="000000"/>
          <w:rtl w:val="0"/>
        </w:rPr>
        <w:t xml:space="preserve">main</w:t>
      </w:r>
      <w:r w:rsidDel="00000000" w:rsidR="00000000" w:rsidRPr="00000000">
        <w:rPr>
          <w:color w:val="000000"/>
          <w:rtl w:val="0"/>
        </w:rPr>
        <w:t xml:space="preserve">) e veja a mensagem que o compilador retornará.</w:t>
      </w:r>
    </w:p>
    <w:p w:rsidR="00000000" w:rsidDel="00000000" w:rsidP="00000000" w:rsidRDefault="00000000" w:rsidRPr="00000000" w14:paraId="0000003C">
      <w:pPr>
        <w:pStyle w:val="Heading2"/>
        <w:spacing w:before="240" w:lineRule="auto"/>
        <w:rPr/>
      </w:pPr>
      <w:r w:rsidDel="00000000" w:rsidR="00000000" w:rsidRPr="00000000">
        <w:rPr>
          <w:rtl w:val="0"/>
        </w:rPr>
        <w:t xml:space="preserve">Argumentos de funções</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Funções </w:t>
      </w:r>
      <w:r w:rsidDel="00000000" w:rsidR="00000000" w:rsidRPr="00000000">
        <w:rPr>
          <w:b w:val="1"/>
          <w:color w:val="000000"/>
          <w:rtl w:val="0"/>
        </w:rPr>
        <w:t xml:space="preserve">podem receber valores.</w:t>
      </w:r>
      <w:r w:rsidDel="00000000" w:rsidR="00000000" w:rsidRPr="00000000">
        <w:rPr>
          <w:color w:val="000000"/>
          <w:rtl w:val="0"/>
        </w:rPr>
        <w:t xml:space="preserve"> Esses valores são denominados </w:t>
      </w:r>
      <w:r w:rsidDel="00000000" w:rsidR="00000000" w:rsidRPr="00000000">
        <w:rPr>
          <w:b w:val="1"/>
          <w:color w:val="000000"/>
          <w:rtl w:val="0"/>
        </w:rPr>
        <w:t xml:space="preserve">argumentos</w:t>
      </w:r>
      <w:r w:rsidDel="00000000" w:rsidR="00000000" w:rsidRPr="00000000">
        <w:rPr>
          <w:color w:val="000000"/>
          <w:rtl w:val="0"/>
        </w:rPr>
        <w:t xml:space="preserve"> ou </w:t>
      </w:r>
      <w:r w:rsidDel="00000000" w:rsidR="00000000" w:rsidRPr="00000000">
        <w:rPr>
          <w:b w:val="1"/>
          <w:color w:val="000000"/>
          <w:rtl w:val="0"/>
        </w:rPr>
        <w:t xml:space="preserve">parâmetros</w:t>
      </w:r>
      <w:r w:rsidDel="00000000" w:rsidR="00000000" w:rsidRPr="00000000">
        <w:rPr>
          <w:color w:val="000000"/>
          <w:rtl w:val="0"/>
        </w:rPr>
        <w:t xml:space="preserve"> formais da função.</w:t>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color w:val="000000"/>
        </w:rPr>
      </w:pPr>
      <w:r w:rsidDel="00000000" w:rsidR="00000000" w:rsidRPr="00000000">
        <w:rPr>
          <w:rtl w:val="0"/>
        </w:rPr>
        <w:tab/>
        <w:t xml:space="preserve">Por meio dos parâmetros, é possível </w:t>
      </w:r>
      <w:r w:rsidDel="00000000" w:rsidR="00000000" w:rsidRPr="00000000">
        <w:rPr>
          <w:b w:val="1"/>
          <w:rtl w:val="0"/>
        </w:rPr>
        <w:t xml:space="preserve">generalizar </w:t>
      </w:r>
      <w:r w:rsidDel="00000000" w:rsidR="00000000" w:rsidRPr="00000000">
        <w:rPr>
          <w:rtl w:val="0"/>
        </w:rPr>
        <w:t xml:space="preserve">uma função. Considere o exemplo da função </w:t>
      </w:r>
      <w:r w:rsidDel="00000000" w:rsidR="00000000" w:rsidRPr="00000000">
        <w:rPr>
          <w:rFonts w:ascii="Courier New" w:cs="Courier New" w:eastAsia="Courier New" w:hAnsi="Courier New"/>
          <w:rtl w:val="0"/>
        </w:rPr>
        <w:t xml:space="preserve">soma()</w:t>
      </w:r>
      <w:r w:rsidDel="00000000" w:rsidR="00000000" w:rsidRPr="00000000">
        <w:rPr>
          <w:rtl w:val="0"/>
        </w:rPr>
        <w:t xml:space="preserve">. O mesmo resultado é mostrado todas as vezes, pois os valores de </w:t>
      </w:r>
      <w:r w:rsidDel="00000000" w:rsidR="00000000" w:rsidRPr="00000000">
        <w:rPr>
          <w:rFonts w:ascii="Courier New" w:cs="Courier New" w:eastAsia="Courier New" w:hAnsi="Courier New"/>
          <w:rtl w:val="0"/>
        </w:rPr>
        <w:t xml:space="preserve">x</w:t>
      </w:r>
      <w:r w:rsidDel="00000000" w:rsidR="00000000" w:rsidRPr="00000000">
        <w:rPr>
          <w:rtl w:val="0"/>
        </w:rPr>
        <w:t xml:space="preserve"> são constantes, atribuídos dentro da função. Para que a função some quaisquer valores, precisamos fornecer esses valores, por meio dos parâmetros (Forbellone and Eberspächer 2005).</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pPr>
      <w:r w:rsidDel="00000000" w:rsidR="00000000" w:rsidRPr="00000000">
        <w:rPr>
          <w:color w:val="000000"/>
          <w:rtl w:val="0"/>
        </w:rPr>
        <w:t xml:space="preserve">Na linguagem C, há duas formas de passagem de parâmetros:</w:t>
      </w:r>
      <w:r w:rsidDel="00000000" w:rsidR="00000000" w:rsidRPr="00000000">
        <w:rPr>
          <w:rtl w:val="0"/>
        </w:rPr>
      </w:r>
    </w:p>
    <w:p w:rsidR="00000000" w:rsidDel="00000000" w:rsidP="00000000" w:rsidRDefault="00000000" w:rsidRPr="00000000" w14:paraId="00000040">
      <w:pPr>
        <w:numPr>
          <w:ilvl w:val="0"/>
          <w:numId w:val="15"/>
        </w:numPr>
        <w:pBdr>
          <w:top w:space="0" w:sz="0" w:val="nil"/>
          <w:left w:space="0" w:sz="0" w:val="nil"/>
          <w:bottom w:space="0" w:sz="0" w:val="nil"/>
          <w:right w:space="0" w:sz="0" w:val="nil"/>
          <w:between w:space="0" w:sz="0" w:val="nil"/>
        </w:pBdr>
        <w:ind w:left="720" w:hanging="360"/>
        <w:jc w:val="both"/>
        <w:rPr/>
      </w:pPr>
      <w:r w:rsidDel="00000000" w:rsidR="00000000" w:rsidRPr="00000000">
        <w:rPr>
          <w:b w:val="1"/>
          <w:rtl w:val="0"/>
        </w:rPr>
        <w:t xml:space="preserve">Por valor:</w:t>
      </w:r>
      <w:r w:rsidDel="00000000" w:rsidR="00000000" w:rsidRPr="00000000">
        <w:rPr>
          <w:rtl w:val="0"/>
        </w:rPr>
        <w:t xml:space="preserve"> uma cópia do valor é fornecida para a função, que não altera o conteúdo da variável de origem do valor. É a forma padrão (exceto para estruturas de armazenamento, como vetores e outras).</w:t>
      </w:r>
    </w:p>
    <w:p w:rsidR="00000000" w:rsidDel="00000000" w:rsidP="00000000" w:rsidRDefault="00000000" w:rsidRPr="00000000" w14:paraId="00000041">
      <w:pPr>
        <w:numPr>
          <w:ilvl w:val="0"/>
          <w:numId w:val="15"/>
        </w:numPr>
        <w:pBdr>
          <w:top w:space="0" w:sz="0" w:val="nil"/>
          <w:left w:space="0" w:sz="0" w:val="nil"/>
          <w:bottom w:space="0" w:sz="0" w:val="nil"/>
          <w:right w:space="0" w:sz="0" w:val="nil"/>
          <w:between w:space="0" w:sz="0" w:val="nil"/>
        </w:pBdr>
        <w:spacing w:before="0" w:lineRule="auto"/>
        <w:ind w:left="720" w:hanging="360"/>
        <w:jc w:val="both"/>
        <w:rPr/>
      </w:pPr>
      <w:r w:rsidDel="00000000" w:rsidR="00000000" w:rsidRPr="00000000">
        <w:rPr>
          <w:b w:val="1"/>
          <w:rtl w:val="0"/>
        </w:rPr>
        <w:t xml:space="preserve">Por referência:</w:t>
      </w:r>
      <w:r w:rsidDel="00000000" w:rsidR="00000000" w:rsidRPr="00000000">
        <w:rPr>
          <w:rtl w:val="0"/>
        </w:rPr>
        <w:t xml:space="preserve"> é fornecido o endereço da variável e a função chamada altera o conteúdo da variável de origem do valor.</w:t>
      </w:r>
    </w:p>
    <w:p w:rsidR="00000000" w:rsidDel="00000000" w:rsidP="00000000" w:rsidRDefault="00000000" w:rsidRPr="00000000" w14:paraId="00000042">
      <w:pPr>
        <w:pBdr>
          <w:top w:space="0" w:sz="0" w:val="nil"/>
          <w:left w:space="0" w:sz="0" w:val="nil"/>
          <w:bottom w:space="0" w:sz="0" w:val="nil"/>
          <w:right w:space="0" w:sz="0" w:val="nil"/>
          <w:between w:space="0" w:sz="0" w:val="nil"/>
        </w:pBdr>
        <w:ind w:firstLine="720"/>
        <w:rPr/>
      </w:pPr>
      <w:r w:rsidDel="00000000" w:rsidR="00000000" w:rsidRPr="00000000">
        <w:rPr>
          <w:color w:val="000000"/>
          <w:rtl w:val="0"/>
        </w:rPr>
        <w:t xml:space="preserve">Por enquanto, o enfoque é a </w:t>
      </w:r>
      <w:r w:rsidDel="00000000" w:rsidR="00000000" w:rsidRPr="00000000">
        <w:rPr>
          <w:b w:val="1"/>
          <w:color w:val="000000"/>
          <w:rtl w:val="0"/>
        </w:rPr>
        <w:t xml:space="preserve">passagem de parâmetros por valor</w:t>
      </w:r>
      <w:r w:rsidDel="00000000" w:rsidR="00000000" w:rsidRPr="00000000">
        <w:rPr>
          <w:color w:val="000000"/>
          <w:rtl w:val="0"/>
        </w:rPr>
        <w:t xml:space="preserve">. Veja os códigos:</w:t>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C:</w:t>
      </w:r>
    </w:p>
    <w:tbl>
      <w:tblPr>
        <w:tblStyle w:val="Table3"/>
        <w:tblW w:w="9480.0" w:type="dxa"/>
        <w:jc w:val="left"/>
        <w:tblInd w:w="120.0" w:type="dxa"/>
        <w:tblLayout w:type="fixed"/>
        <w:tblLook w:val="0600"/>
      </w:tblPr>
      <w:tblGrid>
        <w:gridCol w:w="435"/>
        <w:gridCol w:w="9045"/>
        <w:tblGridChange w:id="0">
          <w:tblGrid>
            <w:gridCol w:w="435"/>
            <w:gridCol w:w="9045"/>
          </w:tblGrid>
        </w:tblGridChange>
      </w:tblGrid>
      <w:tr>
        <w:trPr>
          <w:cantSplit w:val="0"/>
          <w:trHeight w:val="3135" w:hRule="atLeast"/>
          <w:tblHeader w:val="0"/>
        </w:trPr>
        <w:tc>
          <w:tcPr>
            <w:shd w:fill="auto" w:val="clear"/>
            <w:tcMar>
              <w:top w:w="0.0" w:type="dxa"/>
              <w:left w:w="0.0" w:type="dxa"/>
              <w:bottom w:w="0.0" w:type="dxa"/>
              <w:right w:w="0.0" w:type="dxa"/>
            </w:tcMar>
          </w:tcPr>
          <w:p w:rsidR="00000000" w:rsidDel="00000000" w:rsidP="00000000" w:rsidRDefault="00000000" w:rsidRPr="00000000" w14:paraId="0000004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04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04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04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04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04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04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04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04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04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04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04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05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tc>
        <w:tc>
          <w:tcPr>
            <w:shd w:fill="f0f0f0" w:val="clear"/>
            <w:tcMar>
              <w:top w:w="0.0" w:type="dxa"/>
              <w:left w:w="0.0" w:type="dxa"/>
              <w:bottom w:w="0.0" w:type="dxa"/>
              <w:right w:w="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&lt;stdio.h&gt;</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&lt;stdlib.h&gt;</w:t>
            </w:r>
            <w:r w:rsidDel="00000000" w:rsidR="00000000" w:rsidRPr="00000000">
              <w:rPr>
                <w:rFonts w:ascii="Consolas" w:cs="Consolas" w:eastAsia="Consolas" w:hAnsi="Consolas"/>
                <w:color w:val="444444"/>
                <w:sz w:val="19"/>
                <w:szCs w:val="19"/>
                <w:shd w:fill="f0f0f0" w:val="clear"/>
                <w:rtl w:val="0"/>
              </w:rPr>
              <w:br w:type="textWrapping"/>
              <w:br w:type="textWrapping"/>
            </w:r>
            <w:r w:rsidDel="00000000" w:rsidR="00000000" w:rsidRPr="00000000">
              <w:rPr>
                <w:rFonts w:ascii="Consolas" w:cs="Consolas" w:eastAsia="Consolas" w:hAnsi="Consolas"/>
                <w:color w:val="888888"/>
                <w:sz w:val="19"/>
                <w:szCs w:val="19"/>
                <w:shd w:fill="f0f0f0" w:val="clear"/>
                <w:rtl w:val="0"/>
              </w:rPr>
              <w:t xml:space="preserve">//Retorna o dobro (int) do valor (int) fornecido por parâmetro</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dobro</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valor){</w:t>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return valor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scanf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"%d"</w:t>
            </w:r>
            <w:r w:rsidDel="00000000" w:rsidR="00000000" w:rsidRPr="00000000">
              <w:rPr>
                <w:rFonts w:ascii="Consolas" w:cs="Consolas" w:eastAsia="Consolas" w:hAnsi="Consolas"/>
                <w:color w:val="444444"/>
                <w:sz w:val="19"/>
                <w:szCs w:val="19"/>
                <w:shd w:fill="f0f0f0" w:val="clear"/>
                <w:rtl w:val="0"/>
              </w:rPr>
              <w:t xml:space="preserve">, &amp;v);</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"Dobro: %d\n"</w:t>
            </w:r>
            <w:r w:rsidDel="00000000" w:rsidR="00000000" w:rsidRPr="00000000">
              <w:rPr>
                <w:rFonts w:ascii="Consolas" w:cs="Consolas" w:eastAsia="Consolas" w:hAnsi="Consolas"/>
                <w:color w:val="444444"/>
                <w:sz w:val="19"/>
                <w:szCs w:val="19"/>
                <w:shd w:fill="f0f0f0" w:val="clear"/>
                <w:rtl w:val="0"/>
              </w:rPr>
              <w:t xml:space="preserve">, dobro(v));</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before="0" w:line="276" w:lineRule="auto"/>
              <w:rPr>
                <w:sz w:val="19"/>
                <w:szCs w:val="19"/>
              </w:rPr>
            </w:pP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tl w:val="0"/>
              </w:rPr>
            </w:r>
          </w:p>
        </w:tc>
      </w:tr>
    </w:tbl>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C++:</w:t>
      </w:r>
    </w:p>
    <w:tbl>
      <w:tblPr>
        <w:tblStyle w:val="Table4"/>
        <w:tblW w:w="9480.0" w:type="dxa"/>
        <w:jc w:val="left"/>
        <w:tblInd w:w="120.0" w:type="dxa"/>
        <w:tblLayout w:type="fixed"/>
        <w:tblLook w:val="0600"/>
      </w:tblPr>
      <w:tblGrid>
        <w:gridCol w:w="435"/>
        <w:gridCol w:w="9045"/>
        <w:tblGridChange w:id="0">
          <w:tblGrid>
            <w:gridCol w:w="435"/>
            <w:gridCol w:w="9045"/>
          </w:tblGrid>
        </w:tblGridChange>
      </w:tblGrid>
      <w:tr>
        <w:trPr>
          <w:cantSplit w:val="0"/>
          <w:trHeight w:val="328" w:hRule="atLeast"/>
          <w:tblHeader w:val="0"/>
        </w:trPr>
        <w:tc>
          <w:tcPr>
            <w:shd w:fill="auto" w:val="clear"/>
            <w:tcMar>
              <w:top w:w="0.0" w:type="dxa"/>
              <w:left w:w="0.0" w:type="dxa"/>
              <w:bottom w:w="0.0" w:type="dxa"/>
              <w:right w:w="0.0" w:type="dxa"/>
            </w:tcMar>
          </w:tcPr>
          <w:p w:rsidR="00000000" w:rsidDel="00000000" w:rsidP="00000000" w:rsidRDefault="00000000" w:rsidRPr="00000000" w14:paraId="0000005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05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05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05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05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05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05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05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05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05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06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06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06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06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tc>
        <w:tc>
          <w:tcPr>
            <w:shd w:fill="f0f0f0" w:val="clear"/>
            <w:tcMar>
              <w:top w:w="0.0" w:type="dxa"/>
              <w:left w:w="0.0" w:type="dxa"/>
              <w:bottom w:w="0.0" w:type="dxa"/>
              <w:right w:w="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before="0" w:line="276" w:lineRule="auto"/>
              <w:rPr>
                <w:sz w:val="19"/>
                <w:szCs w:val="19"/>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&lt;iostream&gt;</w:t>
            </w:r>
            <w:r w:rsidDel="00000000" w:rsidR="00000000" w:rsidRPr="00000000">
              <w:rPr>
                <w:rFonts w:ascii="Consolas" w:cs="Consolas" w:eastAsia="Consolas" w:hAnsi="Consolas"/>
                <w:color w:val="444444"/>
                <w:sz w:val="19"/>
                <w:szCs w:val="19"/>
                <w:shd w:fill="f0f0f0" w:val="clear"/>
                <w:rtl w:val="0"/>
              </w:rPr>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using</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namespace</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std</w:t>
            </w:r>
            <w:r w:rsidDel="00000000" w:rsidR="00000000" w:rsidRPr="00000000">
              <w:rPr>
                <w:rFonts w:ascii="Consolas" w:cs="Consolas" w:eastAsia="Consolas" w:hAnsi="Consolas"/>
                <w:color w:val="444444"/>
                <w:sz w:val="19"/>
                <w:szCs w:val="19"/>
                <w:shd w:fill="f0f0f0" w:val="clear"/>
                <w:rtl w:val="0"/>
              </w:rPr>
              <w:t xml:space="preserve">;</w:t>
              <w:br w:type="textWrapping"/>
              <w:br w:type="textWrapping"/>
            </w:r>
            <w:r w:rsidDel="00000000" w:rsidR="00000000" w:rsidRPr="00000000">
              <w:rPr>
                <w:rFonts w:ascii="Consolas" w:cs="Consolas" w:eastAsia="Consolas" w:hAnsi="Consolas"/>
                <w:color w:val="888888"/>
                <w:sz w:val="19"/>
                <w:szCs w:val="19"/>
                <w:shd w:fill="f0f0f0" w:val="clear"/>
                <w:rtl w:val="0"/>
              </w:rPr>
              <w:t xml:space="preserve">//Retorna o dobro (int) do valor (int) fornecido por parâmetro</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dobro</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valor){</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valor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cin</w:t>
            </w:r>
            <w:r w:rsidDel="00000000" w:rsidR="00000000" w:rsidRPr="00000000">
              <w:rPr>
                <w:rFonts w:ascii="Consolas" w:cs="Consolas" w:eastAsia="Consolas" w:hAnsi="Consolas"/>
                <w:color w:val="444444"/>
                <w:sz w:val="19"/>
                <w:szCs w:val="19"/>
                <w:shd w:fill="f0f0f0" w:val="clear"/>
                <w:rtl w:val="0"/>
              </w:rPr>
              <w:t xml:space="preserve"> &gt;&gt; v;</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w:t>
            </w:r>
            <w:r w:rsidDel="00000000" w:rsidR="00000000" w:rsidRPr="00000000">
              <w:rPr>
                <w:rFonts w:ascii="Consolas" w:cs="Consolas" w:eastAsia="Consolas" w:hAnsi="Consolas"/>
                <w:color w:val="880000"/>
                <w:sz w:val="19"/>
                <w:szCs w:val="19"/>
                <w:shd w:fill="f0f0f0" w:val="clear"/>
                <w:rtl w:val="0"/>
              </w:rPr>
              <w:t xml:space="preserve">"Dobro: "</w:t>
            </w:r>
            <w:r w:rsidDel="00000000" w:rsidR="00000000" w:rsidRPr="00000000">
              <w:rPr>
                <w:rFonts w:ascii="Consolas" w:cs="Consolas" w:eastAsia="Consolas" w:hAnsi="Consolas"/>
                <w:color w:val="444444"/>
                <w:sz w:val="19"/>
                <w:szCs w:val="19"/>
                <w:shd w:fill="f0f0f0" w:val="clear"/>
                <w:rtl w:val="0"/>
              </w:rPr>
              <w:t xml:space="preserve"> &lt;&lt; dobro(v)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5">
      <w:pPr>
        <w:ind w:firstLine="720"/>
        <w:jc w:val="both"/>
        <w:rPr/>
      </w:pPr>
      <w:r w:rsidDel="00000000" w:rsidR="00000000" w:rsidRPr="00000000">
        <w:rPr>
          <w:rtl w:val="0"/>
        </w:rPr>
      </w:r>
    </w:p>
    <w:p w:rsidR="00000000" w:rsidDel="00000000" w:rsidP="00000000" w:rsidRDefault="00000000" w:rsidRPr="00000000" w14:paraId="00000066">
      <w:pPr>
        <w:ind w:firstLine="720"/>
        <w:jc w:val="both"/>
        <w:rPr/>
      </w:pPr>
      <w:r w:rsidDel="00000000" w:rsidR="00000000" w:rsidRPr="00000000">
        <w:rPr>
          <w:rtl w:val="0"/>
        </w:rPr>
        <w:t xml:space="preserve">Nesse caso, a função </w:t>
      </w:r>
      <w:r w:rsidDel="00000000" w:rsidR="00000000" w:rsidRPr="00000000">
        <w:rPr>
          <w:rFonts w:ascii="Courier New" w:cs="Courier New" w:eastAsia="Courier New" w:hAnsi="Courier New"/>
          <w:rtl w:val="0"/>
        </w:rPr>
        <w:t xml:space="preserve">dobro() </w:t>
      </w:r>
      <w:r w:rsidDel="00000000" w:rsidR="00000000" w:rsidRPr="00000000">
        <w:rPr>
          <w:rtl w:val="0"/>
        </w:rPr>
        <w:t xml:space="preserve">foi generalizada, de forma a retornar o dobro de qualquer valor fornecido por meio do parâmetro </w:t>
      </w:r>
      <w:r w:rsidDel="00000000" w:rsidR="00000000" w:rsidRPr="00000000">
        <w:rPr>
          <w:rFonts w:ascii="Courier New" w:cs="Courier New" w:eastAsia="Courier New" w:hAnsi="Courier New"/>
          <w:rtl w:val="0"/>
        </w:rPr>
        <w:t xml:space="preserve">valor</w:t>
      </w:r>
      <w:r w:rsidDel="00000000" w:rsidR="00000000" w:rsidRPr="00000000">
        <w:rPr>
          <w:rtl w:val="0"/>
        </w:rPr>
        <w:t xml:space="preserve">. </w:t>
      </w:r>
    </w:p>
    <w:p w:rsidR="00000000" w:rsidDel="00000000" w:rsidP="00000000" w:rsidRDefault="00000000" w:rsidRPr="00000000" w14:paraId="00000067">
      <w:pPr>
        <w:ind w:firstLine="720"/>
        <w:jc w:val="both"/>
        <w:rPr/>
      </w:pPr>
      <w:r w:rsidDel="00000000" w:rsidR="00000000" w:rsidRPr="00000000">
        <w:rPr>
          <w:rtl w:val="0"/>
        </w:rPr>
        <w:t xml:space="preserve">Um </w:t>
      </w:r>
      <w:r w:rsidDel="00000000" w:rsidR="00000000" w:rsidRPr="00000000">
        <w:rPr>
          <w:b w:val="1"/>
          <w:rtl w:val="0"/>
        </w:rPr>
        <w:t xml:space="preserve">argumento</w:t>
      </w:r>
      <w:r w:rsidDel="00000000" w:rsidR="00000000" w:rsidRPr="00000000">
        <w:rPr>
          <w:rtl w:val="0"/>
        </w:rPr>
        <w:t xml:space="preserve"> é uma das formas de declaração de variáveis </w:t>
      </w:r>
      <w:r w:rsidDel="00000000" w:rsidR="00000000" w:rsidRPr="00000000">
        <w:rPr>
          <w:b w:val="1"/>
          <w:rtl w:val="0"/>
        </w:rPr>
        <w:t xml:space="preserve">no escopo de uma função</w:t>
      </w:r>
      <w:r w:rsidDel="00000000" w:rsidR="00000000" w:rsidRPr="00000000">
        <w:rPr>
          <w:rtl w:val="0"/>
        </w:rPr>
        <w:t xml:space="preserve">. Ele passa a existir (e é inicializado) </w:t>
      </w:r>
      <w:r w:rsidDel="00000000" w:rsidR="00000000" w:rsidRPr="00000000">
        <w:rPr>
          <w:b w:val="1"/>
          <w:rtl w:val="0"/>
        </w:rPr>
        <w:t xml:space="preserve">quando a função é chamada</w:t>
      </w:r>
      <w:r w:rsidDel="00000000" w:rsidR="00000000" w:rsidRPr="00000000">
        <w:rPr>
          <w:rtl w:val="0"/>
        </w:rPr>
        <w:t xml:space="preserve"> e deixa de existir quando a execução da função se encerra. Seu funcionamento/utilização é o mesmo das demais variáveis locais de um módulo (Ascencio and Campos 2007).</w:t>
      </w:r>
    </w:p>
    <w:p w:rsidR="00000000" w:rsidDel="00000000" w:rsidP="00000000" w:rsidRDefault="00000000" w:rsidRPr="00000000" w14:paraId="00000068">
      <w:pPr>
        <w:pStyle w:val="Heading2"/>
        <w:rPr/>
      </w:pPr>
      <w:bookmarkStart w:colFirst="0" w:colLast="0" w:name="_heading=h.3znysh7" w:id="3"/>
      <w:bookmarkEnd w:id="3"/>
      <w:r w:rsidDel="00000000" w:rsidR="00000000" w:rsidRPr="00000000">
        <w:rPr>
          <w:rtl w:val="0"/>
        </w:rPr>
        <w:t xml:space="preserve">Funções com retorno de valor</w:t>
      </w:r>
    </w:p>
    <w:p w:rsidR="00000000" w:rsidDel="00000000" w:rsidP="00000000" w:rsidRDefault="00000000" w:rsidRPr="00000000" w14:paraId="00000069">
      <w:pPr>
        <w:spacing w:before="240" w:lineRule="auto"/>
        <w:jc w:val="both"/>
        <w:rPr/>
      </w:pPr>
      <w:r w:rsidDel="00000000" w:rsidR="00000000" w:rsidRPr="00000000">
        <w:rPr>
          <w:rtl w:val="0"/>
        </w:rPr>
        <w:t xml:space="preserve">Quando é desejado que uma função retorne um valor, o tipo do retorno deve ser especificado antes do seu nome. Se a palavra </w:t>
      </w:r>
      <w:r w:rsidDel="00000000" w:rsidR="00000000" w:rsidRPr="00000000">
        <w:rPr>
          <w:rFonts w:ascii="Courier New" w:cs="Courier New" w:eastAsia="Courier New" w:hAnsi="Courier New"/>
          <w:rtl w:val="0"/>
        </w:rPr>
        <w:t xml:space="preserve">void</w:t>
      </w:r>
      <w:r w:rsidDel="00000000" w:rsidR="00000000" w:rsidRPr="00000000">
        <w:rPr>
          <w:rtl w:val="0"/>
        </w:rPr>
        <w:t xml:space="preserve"> é utilizada, significa que não há valor de retorno.</w:t>
      </w:r>
    </w:p>
    <w:p w:rsidR="00000000" w:rsidDel="00000000" w:rsidP="00000000" w:rsidRDefault="00000000" w:rsidRPr="00000000" w14:paraId="0000006A">
      <w:pPr>
        <w:spacing w:before="240" w:lineRule="auto"/>
        <w:ind w:firstLine="720"/>
        <w:jc w:val="both"/>
        <w:rPr/>
      </w:pPr>
      <w:r w:rsidDel="00000000" w:rsidR="00000000" w:rsidRPr="00000000">
        <w:rPr>
          <w:rtl w:val="0"/>
        </w:rPr>
        <w:t xml:space="preserve">No entanto, se uma função tem um retorno de tipo especificado (int, float ou qualquer outro tipo), um valor deve ser devolvido, por meio da instrução </w:t>
      </w:r>
      <w:r w:rsidDel="00000000" w:rsidR="00000000" w:rsidRPr="00000000">
        <w:rPr>
          <w:rFonts w:ascii="Courier New" w:cs="Courier New" w:eastAsia="Courier New" w:hAnsi="Courier New"/>
          <w:rtl w:val="0"/>
        </w:rPr>
        <w:t xml:space="preserve">return</w:t>
      </w:r>
      <w:r w:rsidDel="00000000" w:rsidR="00000000" w:rsidRPr="00000000">
        <w:rPr>
          <w:rtl w:val="0"/>
        </w:rPr>
        <w:t xml:space="preserve">. (Medina and Fertig 2006). Quando a instrução </w:t>
      </w:r>
      <w:r w:rsidDel="00000000" w:rsidR="00000000" w:rsidRPr="00000000">
        <w:rPr>
          <w:rFonts w:ascii="Courier New" w:cs="Courier New" w:eastAsia="Courier New" w:hAnsi="Courier New"/>
          <w:rtl w:val="0"/>
        </w:rPr>
        <w:t xml:space="preserve">return</w:t>
      </w:r>
      <w:r w:rsidDel="00000000" w:rsidR="00000000" w:rsidRPr="00000000">
        <w:rPr>
          <w:rtl w:val="0"/>
        </w:rPr>
        <w:t xml:space="preserve"> é executada, a execução da função é encerrada e o controle volta ao ponto onde essa função foi chamada. (No código acima, quando a linha 8 é executada, o controle volta à linha 17.)</w:t>
      </w:r>
    </w:p>
    <w:p w:rsidR="00000000" w:rsidDel="00000000" w:rsidP="00000000" w:rsidRDefault="00000000" w:rsidRPr="00000000" w14:paraId="0000006B">
      <w:pPr>
        <w:spacing w:before="240" w:lineRule="auto"/>
        <w:ind w:firstLine="720"/>
        <w:jc w:val="both"/>
        <w:rPr/>
      </w:pPr>
      <w:r w:rsidDel="00000000" w:rsidR="00000000" w:rsidRPr="00000000">
        <w:rPr>
          <w:rtl w:val="0"/>
        </w:rPr>
        <w:t xml:space="preserve">A instrução </w:t>
      </w:r>
      <w:r w:rsidDel="00000000" w:rsidR="00000000" w:rsidRPr="00000000">
        <w:rPr>
          <w:rFonts w:ascii="Courier New" w:cs="Courier New" w:eastAsia="Courier New" w:hAnsi="Courier New"/>
          <w:rtl w:val="0"/>
        </w:rPr>
        <w:t xml:space="preserve">return </w:t>
      </w:r>
      <w:r w:rsidDel="00000000" w:rsidR="00000000" w:rsidRPr="00000000">
        <w:rPr>
          <w:rtl w:val="0"/>
        </w:rPr>
        <w:t xml:space="preserve">retorna um único valor e é executada uma única vez em uma função, ou seja, uma função retorna apenas um valor.</w:t>
      </w:r>
    </w:p>
    <w:p w:rsidR="00000000" w:rsidDel="00000000" w:rsidP="00000000" w:rsidRDefault="00000000" w:rsidRPr="00000000" w14:paraId="0000006C">
      <w:pPr>
        <w:spacing w:before="240" w:lineRule="auto"/>
        <w:ind w:firstLine="720"/>
        <w:jc w:val="both"/>
        <w:rPr/>
      </w:pPr>
      <w:r w:rsidDel="00000000" w:rsidR="00000000" w:rsidRPr="00000000">
        <w:rPr>
          <w:rtl w:val="0"/>
        </w:rPr>
        <w:t xml:space="preserve">Se a função retornar um valor por meio da instrução </w:t>
      </w:r>
      <w:r w:rsidDel="00000000" w:rsidR="00000000" w:rsidRPr="00000000">
        <w:rPr>
          <w:rFonts w:ascii="Courier New" w:cs="Courier New" w:eastAsia="Courier New" w:hAnsi="Courier New"/>
          <w:rtl w:val="0"/>
        </w:rPr>
        <w:t xml:space="preserve">return</w:t>
      </w:r>
      <w:r w:rsidDel="00000000" w:rsidR="00000000" w:rsidRPr="00000000">
        <w:rPr>
          <w:rtl w:val="0"/>
        </w:rPr>
        <w:t xml:space="preserve">, o valor de retorno deve ser especificado entre parênteses (parâmetro da instrução) ou ser resultante de uma expressão (lógica ou aritmética) válida. Por exemplo:</w:t>
      </w:r>
    </w:p>
    <w:p w:rsidR="00000000" w:rsidDel="00000000" w:rsidP="00000000" w:rsidRDefault="00000000" w:rsidRPr="00000000" w14:paraId="0000006D">
      <w:pPr>
        <w:rPr>
          <w:b w:val="1"/>
        </w:rPr>
      </w:pPr>
      <w:r w:rsidDel="00000000" w:rsidR="00000000" w:rsidRPr="00000000">
        <w:rPr>
          <w:rtl w:val="0"/>
        </w:rPr>
      </w:r>
    </w:p>
    <w:tbl>
      <w:tblPr>
        <w:tblStyle w:val="Table5"/>
        <w:tblW w:w="9480.0" w:type="dxa"/>
        <w:jc w:val="left"/>
        <w:tblInd w:w="120.0" w:type="dxa"/>
        <w:tblLayout w:type="fixed"/>
        <w:tblLook w:val="0600"/>
      </w:tblPr>
      <w:tblGrid>
        <w:gridCol w:w="435"/>
        <w:gridCol w:w="9045"/>
        <w:tblGridChange w:id="0">
          <w:tblGrid>
            <w:gridCol w:w="435"/>
            <w:gridCol w:w="9045"/>
          </w:tblGrid>
        </w:tblGridChange>
      </w:tblGrid>
      <w:tr>
        <w:trPr>
          <w:cantSplit w:val="0"/>
          <w:trHeight w:val="1044" w:hRule="atLeast"/>
          <w:tblHeader w:val="0"/>
        </w:trPr>
        <w:tc>
          <w:tcPr>
            <w:shd w:fill="auto" w:val="clear"/>
            <w:tcMar>
              <w:top w:w="0.0" w:type="dxa"/>
              <w:left w:w="0.0" w:type="dxa"/>
              <w:bottom w:w="0.0" w:type="dxa"/>
              <w:right w:w="0.0" w:type="dxa"/>
            </w:tcMar>
          </w:tcPr>
          <w:p w:rsidR="00000000" w:rsidDel="00000000" w:rsidP="00000000" w:rsidRDefault="00000000" w:rsidRPr="00000000" w14:paraId="0000006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06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07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07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tc>
        <w:tc>
          <w:tcPr>
            <w:shd w:fill="f0f0f0" w:val="clear"/>
            <w:tcMar>
              <w:top w:w="0.0" w:type="dxa"/>
              <w:left w:w="0.0" w:type="dxa"/>
              <w:bottom w:w="0.0" w:type="dxa"/>
              <w:right w:w="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before="0" w:line="276" w:lineRule="auto"/>
              <w:rPr>
                <w:sz w:val="19"/>
                <w:szCs w:val="19"/>
              </w:rPr>
            </w:pPr>
            <w:r w:rsidDel="00000000" w:rsidR="00000000" w:rsidRPr="00000000">
              <w:rPr>
                <w:rFonts w:ascii="Consolas" w:cs="Consolas" w:eastAsia="Consolas" w:hAnsi="Consolas"/>
                <w:color w:val="888888"/>
                <w:sz w:val="19"/>
                <w:szCs w:val="19"/>
                <w:shd w:fill="f0f0f0" w:val="clear"/>
                <w:rtl w:val="0"/>
              </w:rPr>
              <w:t xml:space="preserve">//Retorna o mínimo (int) entre dois valores (int) fornecidos por parâmetro</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min</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b){</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(a &lt; b? a : b);</w:t>
              <w:br w:type="textWrapping"/>
              <w:t xml:space="preserve">}</w:t>
            </w:r>
            <w:r w:rsidDel="00000000" w:rsidR="00000000" w:rsidRPr="00000000">
              <w:rPr>
                <w:rtl w:val="0"/>
              </w:rPr>
            </w:r>
          </w:p>
        </w:tc>
      </w:tr>
    </w:tbl>
    <w:p w:rsidR="00000000" w:rsidDel="00000000" w:rsidP="00000000" w:rsidRDefault="00000000" w:rsidRPr="00000000" w14:paraId="00000073">
      <w:pPr>
        <w:ind w:firstLine="720"/>
        <w:jc w:val="both"/>
        <w:rPr/>
      </w:pPr>
      <w:r w:rsidDel="00000000" w:rsidR="00000000" w:rsidRPr="00000000">
        <w:rPr>
          <w:rtl w:val="0"/>
        </w:rPr>
      </w:r>
    </w:p>
    <w:p w:rsidR="00000000" w:rsidDel="00000000" w:rsidP="00000000" w:rsidRDefault="00000000" w:rsidRPr="00000000" w14:paraId="00000074">
      <w:pPr>
        <w:pStyle w:val="Heading2"/>
        <w:spacing w:before="240" w:lineRule="auto"/>
        <w:rPr/>
      </w:pPr>
      <w:bookmarkStart w:colFirst="0" w:colLast="0" w:name="_heading=h.2et92p0" w:id="4"/>
      <w:bookmarkEnd w:id="4"/>
      <w:r w:rsidDel="00000000" w:rsidR="00000000" w:rsidRPr="00000000">
        <w:rPr>
          <w:rtl w:val="0"/>
        </w:rPr>
        <w:t xml:space="preserve">Chamadas de funções com retorno</w:t>
      </w:r>
    </w:p>
    <w:p w:rsidR="00000000" w:rsidDel="00000000" w:rsidP="00000000" w:rsidRDefault="00000000" w:rsidRPr="00000000" w14:paraId="00000075">
      <w:pPr>
        <w:spacing w:before="240" w:lineRule="auto"/>
        <w:jc w:val="both"/>
        <w:rPr/>
      </w:pPr>
      <w:r w:rsidDel="00000000" w:rsidR="00000000" w:rsidRPr="00000000">
        <w:rPr>
          <w:rtl w:val="0"/>
        </w:rPr>
        <w:t xml:space="preserve">O retorno de uma função pode ser armazenado em uma variável, mostrado em uma instrução de saída, utilizado em uma expressão aritmética ou lógica.</w:t>
      </w:r>
    </w:p>
    <w:p w:rsidR="00000000" w:rsidDel="00000000" w:rsidP="00000000" w:rsidRDefault="00000000" w:rsidRPr="00000000" w14:paraId="00000076">
      <w:pPr>
        <w:spacing w:before="240" w:lineRule="auto"/>
        <w:ind w:firstLine="720"/>
        <w:jc w:val="both"/>
        <w:rPr/>
      </w:pPr>
      <w:r w:rsidDel="00000000" w:rsidR="00000000" w:rsidRPr="00000000">
        <w:rPr>
          <w:rtl w:val="0"/>
        </w:rPr>
        <w:t xml:space="preserve">Por exemplo, a função </w:t>
      </w:r>
      <w:r w:rsidDel="00000000" w:rsidR="00000000" w:rsidRPr="00000000">
        <w:rPr>
          <w:rFonts w:ascii="Courier New" w:cs="Courier New" w:eastAsia="Courier New" w:hAnsi="Courier New"/>
          <w:rtl w:val="0"/>
        </w:rPr>
        <w:t xml:space="preserve">min()</w:t>
      </w:r>
      <w:r w:rsidDel="00000000" w:rsidR="00000000" w:rsidRPr="00000000">
        <w:rPr>
          <w:rtl w:val="0"/>
        </w:rPr>
        <w:t xml:space="preserve"> pode ser chamada das seguintes formas:</w:t>
      </w:r>
    </w:p>
    <w:p w:rsidR="00000000" w:rsidDel="00000000" w:rsidP="00000000" w:rsidRDefault="00000000" w:rsidRPr="00000000" w14:paraId="00000077">
      <w:pPr>
        <w:spacing w:before="240" w:lineRule="auto"/>
        <w:ind w:firstLine="720"/>
        <w:jc w:val="both"/>
        <w:rPr/>
      </w:pPr>
      <w:r w:rsidDel="00000000" w:rsidR="00000000" w:rsidRPr="00000000">
        <w:rPr>
          <w:rtl w:val="0"/>
        </w:rPr>
      </w:r>
    </w:p>
    <w:tbl>
      <w:tblPr>
        <w:tblStyle w:val="Table6"/>
        <w:tblW w:w="9480.0" w:type="dxa"/>
        <w:jc w:val="left"/>
        <w:tblInd w:w="120.0" w:type="dxa"/>
        <w:tblLayout w:type="fixed"/>
        <w:tblLook w:val="0600"/>
      </w:tblPr>
      <w:tblGrid>
        <w:gridCol w:w="435"/>
        <w:gridCol w:w="9045"/>
        <w:tblGridChange w:id="0">
          <w:tblGrid>
            <w:gridCol w:w="435"/>
            <w:gridCol w:w="9045"/>
          </w:tblGrid>
        </w:tblGridChange>
      </w:tblGrid>
      <w:tr>
        <w:trPr>
          <w:cantSplit w:val="0"/>
          <w:trHeight w:val="1044" w:hRule="atLeast"/>
          <w:tblHeader w:val="0"/>
        </w:trPr>
        <w:tc>
          <w:tcPr>
            <w:shd w:fill="auto" w:val="clear"/>
            <w:tcMar>
              <w:top w:w="0.0" w:type="dxa"/>
              <w:left w:w="0.0" w:type="dxa"/>
              <w:bottom w:w="0.0" w:type="dxa"/>
              <w:right w:w="0.0" w:type="dxa"/>
            </w:tcMar>
          </w:tcPr>
          <w:p w:rsidR="00000000" w:rsidDel="00000000" w:rsidP="00000000" w:rsidRDefault="00000000" w:rsidRPr="00000000" w14:paraId="0000007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07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07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07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tc>
        <w:tc>
          <w:tcPr>
            <w:shd w:fill="f0f0f0" w:val="clear"/>
            <w:tcMar>
              <w:top w:w="0.0" w:type="dxa"/>
              <w:left w:w="0.0" w:type="dxa"/>
              <w:bottom w:w="0.0" w:type="dxa"/>
              <w:right w:w="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before="0" w:line="276" w:lineRule="auto"/>
              <w:rPr>
                <w:sz w:val="19"/>
                <w:szCs w:val="19"/>
              </w:rPr>
            </w:pPr>
            <w:r w:rsidDel="00000000" w:rsidR="00000000" w:rsidRPr="00000000">
              <w:rPr>
                <w:rFonts w:ascii="Consolas" w:cs="Consolas" w:eastAsia="Consolas" w:hAnsi="Consolas"/>
                <w:color w:val="444444"/>
                <w:sz w:val="19"/>
                <w:szCs w:val="19"/>
                <w:shd w:fill="f0f0f0" w:val="clear"/>
                <w:rtl w:val="0"/>
              </w:rPr>
              <w:t xml:space="preserve">   menor = min(v1, v2);</w:t>
              <w:br w:type="textWrapping"/>
              <w:t xml:space="preserve">   total_min += min (v1, v2);</w:t>
              <w:br w:type="textWrapping"/>
              <w:t xml:space="preserve">   (min(v1, v2) &lt;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menor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 menor = min(v1, v2);</w:t>
              <w:br w:type="textWrapping"/>
              <w:t xml:space="preserve">   x = </w:t>
            </w:r>
            <w:r w:rsidDel="00000000" w:rsidR="00000000" w:rsidRPr="00000000">
              <w:rPr>
                <w:rFonts w:ascii="Consolas" w:cs="Consolas" w:eastAsia="Consolas" w:hAnsi="Consolas"/>
                <w:color w:val="397300"/>
                <w:sz w:val="19"/>
                <w:szCs w:val="19"/>
                <w:shd w:fill="f0f0f0" w:val="clear"/>
                <w:rtl w:val="0"/>
              </w:rPr>
              <w:t xml:space="preserve">pow</w:t>
            </w:r>
            <w:r w:rsidDel="00000000" w:rsidR="00000000" w:rsidRPr="00000000">
              <w:rPr>
                <w:rFonts w:ascii="Consolas" w:cs="Consolas" w:eastAsia="Consolas" w:hAnsi="Consolas"/>
                <w:color w:val="444444"/>
                <w:sz w:val="19"/>
                <w:szCs w:val="19"/>
                <w:shd w:fill="f0f0f0" w:val="clear"/>
                <w:rtl w:val="0"/>
              </w:rPr>
              <w:t xml:space="preserve">(min(v1, v2),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tl w:val="0"/>
              </w:rPr>
            </w:r>
          </w:p>
        </w:tc>
      </w:tr>
    </w:tbl>
    <w:p w:rsidR="00000000" w:rsidDel="00000000" w:rsidP="00000000" w:rsidRDefault="00000000" w:rsidRPr="00000000" w14:paraId="0000007D">
      <w:pPr>
        <w:spacing w:before="240" w:lineRule="auto"/>
        <w:rPr/>
      </w:pPr>
      <w:r w:rsidDel="00000000" w:rsidR="00000000" w:rsidRPr="00000000">
        <w:rPr>
          <w:rtl w:val="0"/>
        </w:rPr>
      </w:r>
    </w:p>
    <w:p w:rsidR="00000000" w:rsidDel="00000000" w:rsidP="00000000" w:rsidRDefault="00000000" w:rsidRPr="00000000" w14:paraId="0000007E">
      <w:pPr>
        <w:spacing w:before="240" w:lineRule="auto"/>
        <w:ind w:firstLine="720"/>
        <w:jc w:val="both"/>
        <w:rPr/>
      </w:pPr>
      <w:r w:rsidDel="00000000" w:rsidR="00000000" w:rsidRPr="00000000">
        <w:rPr>
          <w:rtl w:val="0"/>
        </w:rPr>
        <w:t xml:space="preserve">Na linha 1, o resultado da função é armazenado na variável </w:t>
      </w:r>
      <w:r w:rsidDel="00000000" w:rsidR="00000000" w:rsidRPr="00000000">
        <w:rPr>
          <w:rFonts w:ascii="Courier New" w:cs="Courier New" w:eastAsia="Courier New" w:hAnsi="Courier New"/>
          <w:rtl w:val="0"/>
        </w:rPr>
        <w:t xml:space="preserve">menor</w:t>
      </w:r>
      <w:r w:rsidDel="00000000" w:rsidR="00000000" w:rsidRPr="00000000">
        <w:rPr>
          <w:rtl w:val="0"/>
        </w:rPr>
        <w:t xml:space="preserve">; na linha 2, faz parte de uma expressão aritmética atribuída à variável </w:t>
      </w:r>
      <w:r w:rsidDel="00000000" w:rsidR="00000000" w:rsidRPr="00000000">
        <w:rPr>
          <w:rFonts w:ascii="Courier New" w:cs="Courier New" w:eastAsia="Courier New" w:hAnsi="Courier New"/>
          <w:rtl w:val="0"/>
        </w:rPr>
        <w:t xml:space="preserve">total_min</w:t>
      </w:r>
      <w:r w:rsidDel="00000000" w:rsidR="00000000" w:rsidRPr="00000000">
        <w:rPr>
          <w:rtl w:val="0"/>
        </w:rPr>
        <w:t xml:space="preserve">; na linha 3, é avaliado em uma expressão lógica; na linha 4, o resultado é utilizado como parâmetro da função </w:t>
      </w:r>
      <w:r w:rsidDel="00000000" w:rsidR="00000000" w:rsidRPr="00000000">
        <w:rPr>
          <w:rFonts w:ascii="Courier New" w:cs="Courier New" w:eastAsia="Courier New" w:hAnsi="Courier New"/>
          <w:rtl w:val="0"/>
        </w:rPr>
        <w:t xml:space="preserve">pow()</w:t>
      </w: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spacing w:before="240" w:lineRule="auto"/>
        <w:rPr/>
      </w:pPr>
      <w:bookmarkStart w:colFirst="0" w:colLast="0" w:name="_heading=h.tyjcwt" w:id="5"/>
      <w:bookmarkEnd w:id="5"/>
      <w:r w:rsidDel="00000000" w:rsidR="00000000" w:rsidRPr="00000000">
        <w:rPr>
          <w:color w:val="1155cc"/>
          <w:rtl w:val="0"/>
        </w:rPr>
        <w:t xml:space="preserve">Outros exemplos</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Seguem exemplos de funções com retorno de tipos não primitivos de dados.</w:t>
      </w:r>
    </w:p>
    <w:p w:rsidR="00000000" w:rsidDel="00000000" w:rsidP="00000000" w:rsidRDefault="00000000" w:rsidRPr="00000000" w14:paraId="00000082">
      <w:pPr>
        <w:rPr>
          <w:b w:val="1"/>
        </w:rPr>
      </w:pPr>
      <w:r w:rsidDel="00000000" w:rsidR="00000000" w:rsidRPr="00000000">
        <w:rPr>
          <w:b w:val="1"/>
          <w:rtl w:val="0"/>
        </w:rPr>
        <w:t xml:space="preserve">Exemplo 1</w:t>
      </w:r>
    </w:p>
    <w:tbl>
      <w:tblPr>
        <w:tblStyle w:val="Table7"/>
        <w:tblW w:w="9600.0" w:type="dxa"/>
        <w:jc w:val="left"/>
        <w:tblLayout w:type="fixed"/>
        <w:tblLook w:val="0600"/>
      </w:tblPr>
      <w:tblGrid>
        <w:gridCol w:w="561"/>
        <w:gridCol w:w="9039"/>
        <w:tblGridChange w:id="0">
          <w:tblGrid>
            <w:gridCol w:w="561"/>
            <w:gridCol w:w="9039"/>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8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08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08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08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08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08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08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08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08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08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08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08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09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09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09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09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09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09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09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09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09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09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09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p w:rsidR="00000000" w:rsidDel="00000000" w:rsidP="00000000" w:rsidRDefault="00000000" w:rsidRPr="00000000" w14:paraId="0000009B">
            <w:pPr>
              <w:widowControl w:val="0"/>
              <w:spacing w:before="0" w:line="276" w:lineRule="auto"/>
              <w:ind w:left="-340" w:right="129" w:firstLine="0"/>
              <w:jc w:val="right"/>
              <w:rPr>
                <w:sz w:val="19"/>
                <w:szCs w:val="19"/>
              </w:rPr>
            </w:pPr>
            <w:r w:rsidDel="00000000" w:rsidR="00000000" w:rsidRPr="00000000">
              <w:rPr>
                <w:rFonts w:ascii="Consolas" w:cs="Consolas" w:eastAsia="Consolas" w:hAnsi="Consolas"/>
                <w:sz w:val="19"/>
                <w:szCs w:val="19"/>
                <w:rtl w:val="0"/>
              </w:rPr>
              <w:t xml:space="preserve">25</w:t>
            </w:r>
            <w:r w:rsidDel="00000000" w:rsidR="00000000" w:rsidRPr="00000000">
              <w:rPr>
                <w:rtl w:val="0"/>
              </w:rPr>
            </w:r>
          </w:p>
        </w:tc>
        <w:tc>
          <w:tcPr>
            <w:shd w:fill="f0f0f0" w:val="clear"/>
            <w:tcMar>
              <w:top w:w="0.0" w:type="dxa"/>
              <w:left w:w="0.0" w:type="dxa"/>
              <w:bottom w:w="0.0" w:type="dxa"/>
              <w:right w:w="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&lt;iostream&gt;</w:t>
            </w:r>
            <w:r w:rsidDel="00000000" w:rsidR="00000000" w:rsidRPr="00000000">
              <w:rPr>
                <w:rtl w:val="0"/>
              </w:rPr>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using</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namespace</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std</w:t>
            </w:r>
            <w:r w:rsidDel="00000000" w:rsidR="00000000" w:rsidRPr="00000000">
              <w:rPr>
                <w:rFonts w:ascii="Consolas" w:cs="Consolas" w:eastAsia="Consolas" w:hAnsi="Consolas"/>
                <w:color w:val="444444"/>
                <w:sz w:val="19"/>
                <w:szCs w:val="19"/>
                <w:shd w:fill="f0f0f0" w:val="clear"/>
                <w:rtl w:val="0"/>
              </w:rPr>
              <w:t xml:space="preserve">;</w:t>
              <w:br w:type="textWrapping"/>
              <w:br w:type="textWrapping"/>
            </w:r>
            <w:r w:rsidDel="00000000" w:rsidR="00000000" w:rsidRPr="00000000">
              <w:rPr>
                <w:rFonts w:ascii="Consolas" w:cs="Consolas" w:eastAsia="Consolas" w:hAnsi="Consolas"/>
                <w:color w:val="888888"/>
                <w:sz w:val="19"/>
                <w:szCs w:val="19"/>
                <w:shd w:fill="f0f0f0" w:val="clear"/>
                <w:rtl w:val="0"/>
              </w:rPr>
              <w:t xml:space="preserve">//Converte as iniciais para maiusculas</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397300"/>
                <w:sz w:val="19"/>
                <w:szCs w:val="19"/>
                <w:shd w:fill="f0f0f0" w:val="clear"/>
                <w:rtl w:val="0"/>
              </w:rPr>
              <w:t xml:space="preserve">string</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iniciais</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string</w:t>
            </w:r>
            <w:r w:rsidDel="00000000" w:rsidR="00000000" w:rsidRPr="00000000">
              <w:rPr>
                <w:rFonts w:ascii="Consolas" w:cs="Consolas" w:eastAsia="Consolas" w:hAnsi="Consolas"/>
                <w:color w:val="444444"/>
                <w:sz w:val="19"/>
                <w:szCs w:val="19"/>
                <w:shd w:fill="f0f0f0" w:val="clear"/>
                <w:rtl w:val="0"/>
              </w:rPr>
              <w:t xml:space="preserve"> nome){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 (i &lt; nome.length()){</w:t>
              <w:br w:type="textWrapping"/>
              <w:t xml:space="preserve">    </w:t>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((nome[i] &lt; </w:t>
            </w:r>
            <w:r w:rsidDel="00000000" w:rsidR="00000000" w:rsidRPr="00000000">
              <w:rPr>
                <w:rFonts w:ascii="Consolas" w:cs="Consolas" w:eastAsia="Consolas" w:hAnsi="Consolas"/>
                <w:color w:val="880000"/>
                <w:sz w:val="19"/>
                <w:szCs w:val="19"/>
                <w:shd w:fill="f0f0f0" w:val="clear"/>
                <w:rtl w:val="0"/>
              </w:rPr>
              <w:t xml:space="preserve">65 </w:t>
            </w:r>
            <w:r w:rsidDel="00000000" w:rsidR="00000000" w:rsidRPr="00000000">
              <w:rPr>
                <w:rFonts w:ascii="Consolas" w:cs="Consolas" w:eastAsia="Consolas" w:hAnsi="Consolas"/>
                <w:color w:val="444444"/>
                <w:sz w:val="19"/>
                <w:szCs w:val="19"/>
                <w:shd w:fill="f0f0f0" w:val="clear"/>
                <w:rtl w:val="0"/>
              </w:rPr>
              <w:t xml:space="preserve">|| nome[i] &gt; </w:t>
            </w:r>
            <w:r w:rsidDel="00000000" w:rsidR="00000000" w:rsidRPr="00000000">
              <w:rPr>
                <w:rFonts w:ascii="Consolas" w:cs="Consolas" w:eastAsia="Consolas" w:hAnsi="Consolas"/>
                <w:color w:val="880000"/>
                <w:sz w:val="19"/>
                <w:szCs w:val="19"/>
                <w:shd w:fill="f0f0f0" w:val="clear"/>
                <w:rtl w:val="0"/>
              </w:rPr>
              <w:t xml:space="preserve">90</w:t>
            </w:r>
            <w:r w:rsidDel="00000000" w:rsidR="00000000" w:rsidRPr="00000000">
              <w:rPr>
                <w:rFonts w:ascii="Consolas" w:cs="Consolas" w:eastAsia="Consolas" w:hAnsi="Consolas"/>
                <w:color w:val="444444"/>
                <w:sz w:val="19"/>
                <w:szCs w:val="19"/>
                <w:shd w:fill="f0f0f0" w:val="clear"/>
                <w:rtl w:val="0"/>
              </w:rPr>
              <w:t xml:space="preserve">) &amp;&amp; (i == </w:t>
            </w:r>
            <w:r w:rsidDel="00000000" w:rsidR="00000000" w:rsidRPr="00000000">
              <w:rPr>
                <w:rFonts w:ascii="Consolas" w:cs="Consolas" w:eastAsia="Consolas" w:hAnsi="Consolas"/>
                <w:color w:val="880000"/>
                <w:sz w:val="19"/>
                <w:szCs w:val="19"/>
                <w:shd w:fill="f0f0f0" w:val="clear"/>
                <w:rtl w:val="0"/>
              </w:rPr>
              <w:t xml:space="preserve">0 </w:t>
            </w:r>
            <w:r w:rsidDel="00000000" w:rsidR="00000000" w:rsidRPr="00000000">
              <w:rPr>
                <w:rFonts w:ascii="Consolas" w:cs="Consolas" w:eastAsia="Consolas" w:hAnsi="Consolas"/>
                <w:color w:val="444444"/>
                <w:sz w:val="19"/>
                <w:szCs w:val="19"/>
                <w:shd w:fill="f0f0f0" w:val="clear"/>
                <w:rtl w:val="0"/>
              </w:rPr>
              <w:t xml:space="preserve">|| nome[i - </w:t>
            </w:r>
            <w:r w:rsidDel="00000000" w:rsidR="00000000" w:rsidRPr="00000000">
              <w:rPr>
                <w:rFonts w:ascii="Consolas" w:cs="Consolas" w:eastAsia="Consolas" w:hAnsi="Consolas"/>
                <w:color w:val="880000"/>
                <w:sz w:val="19"/>
                <w:szCs w:val="19"/>
                <w:shd w:fill="f0f0f0" w:val="clear"/>
                <w:rtl w:val="0"/>
              </w:rPr>
              <w:t xml:space="preserve">1</w:t>
            </w:r>
            <w:r w:rsidDel="00000000" w:rsidR="00000000" w:rsidRPr="00000000">
              <w:rPr>
                <w:rFonts w:ascii="Consolas" w:cs="Consolas" w:eastAsia="Consolas" w:hAnsi="Consolas"/>
                <w:color w:val="444444"/>
                <w:sz w:val="19"/>
                <w:szCs w:val="19"/>
                <w:shd w:fill="f0f0f0" w:val="clear"/>
                <w:rtl w:val="0"/>
              </w:rPr>
              <w:t xml:space="preserve">] == </w:t>
            </w:r>
            <w:r w:rsidDel="00000000" w:rsidR="00000000" w:rsidRPr="00000000">
              <w:rPr>
                <w:rFonts w:ascii="Consolas" w:cs="Consolas" w:eastAsia="Consolas" w:hAnsi="Consolas"/>
                <w:color w:val="880000"/>
                <w:sz w:val="19"/>
                <w:szCs w:val="19"/>
                <w:shd w:fill="f0f0f0" w:val="clear"/>
                <w:rtl w:val="0"/>
              </w:rPr>
              <w:t xml:space="preserve">' '</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    nome[i] -= </w:t>
            </w:r>
            <w:r w:rsidDel="00000000" w:rsidR="00000000" w:rsidRPr="00000000">
              <w:rPr>
                <w:rFonts w:ascii="Consolas" w:cs="Consolas" w:eastAsia="Consolas" w:hAnsi="Consolas"/>
                <w:color w:val="880000"/>
                <w:sz w:val="19"/>
                <w:szCs w:val="19"/>
                <w:shd w:fill="f0f0f0" w:val="clear"/>
                <w:rtl w:val="0"/>
              </w:rPr>
              <w:t xml:space="preserve">32</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 xml:space="preserve">i++;</w:t>
              <w:br w:type="textWrapping"/>
              <w:t xml:space="preserve">   }</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before="0" w:line="276" w:lineRule="auto"/>
              <w:rPr>
                <w:sz w:val="19"/>
                <w:szCs w:val="19"/>
              </w:rPr>
            </w:pP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nome;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string</w:t>
            </w:r>
            <w:r w:rsidDel="00000000" w:rsidR="00000000" w:rsidRPr="00000000">
              <w:rPr>
                <w:rFonts w:ascii="Consolas" w:cs="Consolas" w:eastAsia="Consolas" w:hAnsi="Consolas"/>
                <w:color w:val="444444"/>
                <w:sz w:val="19"/>
                <w:szCs w:val="19"/>
                <w:shd w:fill="f0f0f0" w:val="clear"/>
                <w:rtl w:val="0"/>
              </w:rPr>
              <w:t xml:space="preserve"> aluno;</w:t>
              <w:br w:type="textWrapping"/>
              <w:br w:type="textWrapping"/>
              <w:t xml:space="preserve">   getline(</w:t>
            </w:r>
            <w:r w:rsidDel="00000000" w:rsidR="00000000" w:rsidRPr="00000000">
              <w:rPr>
                <w:rFonts w:ascii="Consolas" w:cs="Consolas" w:eastAsia="Consolas" w:hAnsi="Consolas"/>
                <w:color w:val="397300"/>
                <w:sz w:val="19"/>
                <w:szCs w:val="19"/>
                <w:shd w:fill="f0f0f0" w:val="clear"/>
                <w:rtl w:val="0"/>
              </w:rPr>
              <w:t xml:space="preserve">cin</w:t>
            </w:r>
            <w:r w:rsidDel="00000000" w:rsidR="00000000" w:rsidRPr="00000000">
              <w:rPr>
                <w:rFonts w:ascii="Consolas" w:cs="Consolas" w:eastAsia="Consolas" w:hAnsi="Consolas"/>
                <w:color w:val="444444"/>
                <w:sz w:val="19"/>
                <w:szCs w:val="19"/>
                <w:shd w:fill="f0f0f0" w:val="clear"/>
                <w:rtl w:val="0"/>
              </w:rPr>
              <w:t xml:space="preserve">, aluno);               </w:t>
            </w:r>
            <w:r w:rsidDel="00000000" w:rsidR="00000000" w:rsidRPr="00000000">
              <w:rPr>
                <w:rFonts w:ascii="Consolas" w:cs="Consolas" w:eastAsia="Consolas" w:hAnsi="Consolas"/>
                <w:color w:val="888888"/>
                <w:sz w:val="19"/>
                <w:szCs w:val="19"/>
                <w:shd w:fill="f0f0f0" w:val="clear"/>
                <w:rtl w:val="0"/>
              </w:rPr>
              <w:t xml:space="preserve">//Chamadas equivalentes:</w:t>
            </w:r>
            <w:r w:rsidDel="00000000" w:rsidR="00000000" w:rsidRPr="00000000">
              <w:rPr>
                <w:rFonts w:ascii="Consolas" w:cs="Consolas" w:eastAsia="Consolas" w:hAnsi="Consolas"/>
                <w:color w:val="444444"/>
                <w:sz w:val="19"/>
                <w:szCs w:val="19"/>
                <w:shd w:fill="f0f0f0" w:val="clear"/>
                <w:rtl w:val="0"/>
              </w:rPr>
              <w:br w:type="textWrapping"/>
              <w:t xml:space="preserve">   </w:t>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iniciais(aluno)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8888"/>
                <w:sz w:val="19"/>
                <w:szCs w:val="19"/>
                <w:shd w:fill="f0f0f0" w:val="clear"/>
                <w:rtl w:val="0"/>
              </w:rPr>
              <w:t xml:space="preserve">//cout &lt;&lt; pow (2,2) &lt;&lt; endl;</w:t>
            </w:r>
            <w:r w:rsidDel="00000000" w:rsidR="00000000" w:rsidRPr="00000000">
              <w:rPr>
                <w:rFonts w:ascii="Consolas" w:cs="Consolas" w:eastAsia="Consolas" w:hAnsi="Consolas"/>
                <w:color w:val="444444"/>
                <w:sz w:val="19"/>
                <w:szCs w:val="19"/>
                <w:shd w:fill="f0f0f0" w:val="clear"/>
                <w:rtl w:val="0"/>
              </w:rPr>
              <w:br w:type="textWrapping"/>
              <w:t xml:space="preserve">   </w:t>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aluno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aluno = iniciais(aluno);           </w:t>
            </w:r>
            <w:r w:rsidDel="00000000" w:rsidR="00000000" w:rsidRPr="00000000">
              <w:rPr>
                <w:rFonts w:ascii="Consolas" w:cs="Consolas" w:eastAsia="Consolas" w:hAnsi="Consolas"/>
                <w:color w:val="888888"/>
                <w:sz w:val="19"/>
                <w:szCs w:val="19"/>
                <w:shd w:fill="f0f0f0" w:val="clear"/>
                <w:rtl w:val="0"/>
              </w:rPr>
              <w:t xml:space="preserve">// x = pow (2,2);</w:t>
            </w:r>
            <w:r w:rsidDel="00000000" w:rsidR="00000000" w:rsidRPr="00000000">
              <w:rPr>
                <w:rFonts w:ascii="Consolas" w:cs="Consolas" w:eastAsia="Consolas" w:hAnsi="Consolas"/>
                <w:color w:val="444444"/>
                <w:sz w:val="19"/>
                <w:szCs w:val="19"/>
                <w:shd w:fill="f0f0f0" w:val="clear"/>
                <w:rtl w:val="0"/>
              </w:rPr>
              <w:br w:type="textWrapping"/>
              <w:t xml:space="preserve">   </w:t>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aluno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8888"/>
                <w:sz w:val="19"/>
                <w:szCs w:val="19"/>
                <w:shd w:fill="f0f0f0" w:val="clear"/>
                <w:rtl w:val="0"/>
              </w:rPr>
              <w:t xml:space="preserve">// cout &lt;&lt; x;   </w:t>
            </w:r>
            <w:r w:rsidDel="00000000" w:rsidR="00000000" w:rsidRPr="00000000">
              <w:rPr>
                <w:rFonts w:ascii="Consolas" w:cs="Consolas" w:eastAsia="Consolas" w:hAnsi="Consolas"/>
                <w:color w:val="444444"/>
                <w:sz w:val="19"/>
                <w:szCs w:val="19"/>
                <w:shd w:fill="f0f0f0" w:val="clear"/>
                <w:rtl w:val="0"/>
              </w:rPr>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r w:rsidDel="00000000" w:rsidR="00000000" w:rsidRPr="00000000">
              <w:rPr>
                <w:rtl w:val="0"/>
              </w:rPr>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9F">
            <w:pPr>
              <w:widowControl w:val="0"/>
              <w:spacing w:before="0" w:line="240" w:lineRule="auto"/>
              <w:rPr>
                <w:rFonts w:ascii="Courier New" w:cs="Courier New" w:eastAsia="Courier New" w:hAnsi="Courier New"/>
                <w:sz w:val="20"/>
                <w:szCs w:val="20"/>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A0">
            <w:pPr>
              <w:spacing w:before="0" w:line="240" w:lineRule="auto"/>
              <w:ind w:left="-2976" w:hanging="135"/>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0A1">
      <w:pPr>
        <w:ind w:left="283" w:firstLine="0"/>
        <w:rPr/>
      </w:pPr>
      <w:r w:rsidDel="00000000" w:rsidR="00000000" w:rsidRPr="00000000">
        <w:rPr>
          <w:rtl w:val="0"/>
        </w:rPr>
      </w:r>
    </w:p>
    <w:p w:rsidR="00000000" w:rsidDel="00000000" w:rsidP="00000000" w:rsidRDefault="00000000" w:rsidRPr="00000000" w14:paraId="000000A2">
      <w:pPr>
        <w:spacing w:before="0" w:line="240" w:lineRule="auto"/>
        <w:rPr>
          <w:rFonts w:ascii="Courier New" w:cs="Courier New" w:eastAsia="Courier New" w:hAnsi="Courier New"/>
          <w:sz w:val="20"/>
          <w:szCs w:val="20"/>
        </w:rPr>
        <w:sectPr>
          <w:headerReference r:id="rId11" w:type="default"/>
          <w:headerReference r:id="rId12" w:type="first"/>
          <w:footerReference r:id="rId13" w:type="default"/>
          <w:footerReference r:id="rId14" w:type="first"/>
          <w:pgSz w:h="16838" w:w="11906" w:orient="portrait"/>
          <w:pgMar w:bottom="1077" w:top="1077" w:left="1133" w:right="1133" w:header="0" w:footer="720"/>
          <w:pgNumType w:start="1"/>
          <w:titlePg w:val="1"/>
        </w:sect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Exemplo 2</w:t>
      </w:r>
      <w:r w:rsidDel="00000000" w:rsidR="00000000" w:rsidRPr="00000000">
        <w:rPr>
          <w:rtl w:val="0"/>
        </w:rPr>
      </w:r>
    </w:p>
    <w:tbl>
      <w:tblPr>
        <w:tblStyle w:val="Table8"/>
        <w:tblW w:w="9600.0" w:type="dxa"/>
        <w:jc w:val="left"/>
        <w:tblLayout w:type="fixed"/>
        <w:tblLook w:val="0600"/>
      </w:tblPr>
      <w:tblGrid>
        <w:gridCol w:w="561"/>
        <w:gridCol w:w="9039"/>
        <w:tblGridChange w:id="0">
          <w:tblGrid>
            <w:gridCol w:w="561"/>
            <w:gridCol w:w="9039"/>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A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0A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0A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0A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0A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0A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0A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0A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0A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0A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0A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0A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0B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0B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0B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0B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0B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0B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0B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tc>
        <w:tc>
          <w:tcPr>
            <w:shd w:fill="f0f0f0" w:val="clear"/>
            <w:tcMar>
              <w:top w:w="0.0" w:type="dxa"/>
              <w:left w:w="0.0" w:type="dxa"/>
              <w:bottom w:w="0.0" w:type="dxa"/>
              <w:right w:w="0.0" w:type="dxa"/>
            </w:tcMar>
          </w:tcPr>
          <w:p w:rsidR="00000000" w:rsidDel="00000000" w:rsidP="00000000" w:rsidRDefault="00000000" w:rsidRPr="00000000" w14:paraId="000000B7">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&lt;iostream&gt;</w:t>
            </w:r>
            <w:r w:rsidDel="00000000" w:rsidR="00000000" w:rsidRPr="00000000">
              <w:rPr>
                <w:rFonts w:ascii="Consolas" w:cs="Consolas" w:eastAsia="Consolas" w:hAnsi="Consolas"/>
                <w:color w:val="444444"/>
                <w:sz w:val="19"/>
                <w:szCs w:val="19"/>
                <w:shd w:fill="f0f0f0" w:val="clear"/>
                <w:rtl w:val="0"/>
              </w:rPr>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using</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namespace</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std</w:t>
            </w:r>
            <w:r w:rsidDel="00000000" w:rsidR="00000000" w:rsidRPr="00000000">
              <w:rPr>
                <w:rFonts w:ascii="Consolas" w:cs="Consolas" w:eastAsia="Consolas" w:hAnsi="Consolas"/>
                <w:color w:val="444444"/>
                <w:sz w:val="19"/>
                <w:szCs w:val="19"/>
                <w:shd w:fill="f0f0f0" w:val="clear"/>
                <w:rtl w:val="0"/>
              </w:rPr>
              <w:t xml:space="preserve">;</w:t>
              <w:br w:type="textWrapping"/>
              <w:br w:type="textWrapping"/>
            </w:r>
            <w:r w:rsidDel="00000000" w:rsidR="00000000" w:rsidRPr="00000000">
              <w:rPr>
                <w:rFonts w:ascii="Consolas" w:cs="Consolas" w:eastAsia="Consolas" w:hAnsi="Consolas"/>
                <w:color w:val="888888"/>
                <w:sz w:val="19"/>
                <w:szCs w:val="19"/>
                <w:shd w:fill="f0f0f0" w:val="clear"/>
                <w:rtl w:val="0"/>
              </w:rPr>
              <w:t xml:space="preserve">//Verifica se numero e par</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bool</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par</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(n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 </w:t>
            </w:r>
            <w:r w:rsidDel="00000000" w:rsidR="00000000" w:rsidRPr="00000000">
              <w:rPr>
                <w:rFonts w:ascii="Consolas" w:cs="Consolas" w:eastAsia="Consolas" w:hAnsi="Consolas"/>
                <w:color w:val="78a960"/>
                <w:sz w:val="19"/>
                <w:szCs w:val="19"/>
                <w:shd w:fill="f0f0f0" w:val="clear"/>
                <w:rtl w:val="0"/>
              </w:rPr>
              <w:t xml:space="preserve">true</w:t>
            </w:r>
            <w:r w:rsidDel="00000000" w:rsidR="00000000" w:rsidRPr="00000000">
              <w:rPr>
                <w:rFonts w:ascii="Consolas" w:cs="Consolas" w:eastAsia="Consolas" w:hAnsi="Consolas"/>
                <w:color w:val="444444"/>
                <w:sz w:val="19"/>
                <w:szCs w:val="19"/>
                <w:shd w:fill="f0f0f0" w:val="clear"/>
                <w:rtl w:val="0"/>
              </w:rPr>
              <w:t xml:space="preserve"> : </w:t>
            </w:r>
            <w:r w:rsidDel="00000000" w:rsidR="00000000" w:rsidRPr="00000000">
              <w:rPr>
                <w:rFonts w:ascii="Consolas" w:cs="Consolas" w:eastAsia="Consolas" w:hAnsi="Consolas"/>
                <w:color w:val="78a960"/>
                <w:sz w:val="19"/>
                <w:szCs w:val="19"/>
                <w:shd w:fill="f0f0f0" w:val="clear"/>
                <w:rtl w:val="0"/>
              </w:rPr>
              <w:t xml:space="preserve">false</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num;</w:t>
              <w:br w:type="textWrapping"/>
              <w:br w:type="textWrapping"/>
              <w:t xml:space="preserve">   </w:t>
            </w:r>
            <w:r w:rsidDel="00000000" w:rsidR="00000000" w:rsidRPr="00000000">
              <w:rPr>
                <w:rFonts w:ascii="Consolas" w:cs="Consolas" w:eastAsia="Consolas" w:hAnsi="Consolas"/>
                <w:color w:val="397300"/>
                <w:sz w:val="19"/>
                <w:szCs w:val="19"/>
                <w:shd w:fill="f0f0f0" w:val="clear"/>
                <w:rtl w:val="0"/>
              </w:rPr>
              <w:t xml:space="preserve">cin</w:t>
            </w:r>
            <w:r w:rsidDel="00000000" w:rsidR="00000000" w:rsidRPr="00000000">
              <w:rPr>
                <w:rFonts w:ascii="Consolas" w:cs="Consolas" w:eastAsia="Consolas" w:hAnsi="Consolas"/>
                <w:color w:val="444444"/>
                <w:sz w:val="19"/>
                <w:szCs w:val="19"/>
                <w:shd w:fill="f0f0f0" w:val="clear"/>
                <w:rtl w:val="0"/>
              </w:rPr>
              <w:t xml:space="preserve"> &gt;&gt; num;</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(par(num))</w:t>
              <w:br w:type="textWrapping"/>
              <w:t xml:space="preserve">    </w:t>
              <w:tab/>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w:t>
            </w:r>
            <w:r w:rsidDel="00000000" w:rsidR="00000000" w:rsidRPr="00000000">
              <w:rPr>
                <w:rFonts w:ascii="Consolas" w:cs="Consolas" w:eastAsia="Consolas" w:hAnsi="Consolas"/>
                <w:color w:val="880000"/>
                <w:sz w:val="19"/>
                <w:szCs w:val="19"/>
                <w:shd w:fill="f0f0f0" w:val="clear"/>
                <w:rtl w:val="0"/>
              </w:rPr>
              <w:t xml:space="preserve">"Numero par"</w:t>
            </w:r>
            <w:r w:rsidDel="00000000" w:rsidR="00000000" w:rsidRPr="00000000">
              <w:rPr>
                <w:rFonts w:ascii="Consolas" w:cs="Consolas" w:eastAsia="Consolas" w:hAnsi="Consolas"/>
                <w:color w:val="444444"/>
                <w:sz w:val="19"/>
                <w:szCs w:val="19"/>
                <w:shd w:fill="f0f0f0" w:val="clear"/>
                <w:rtl w:val="0"/>
              </w:rPr>
              <w:t xml:space="preserve">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else</w:t>
            </w:r>
            <w:r w:rsidDel="00000000" w:rsidR="00000000" w:rsidRPr="00000000">
              <w:rPr>
                <w:rFonts w:ascii="Consolas" w:cs="Consolas" w:eastAsia="Consolas" w:hAnsi="Consolas"/>
                <w:color w:val="444444"/>
                <w:sz w:val="19"/>
                <w:szCs w:val="19"/>
                <w:shd w:fill="f0f0f0" w:val="clear"/>
                <w:rtl w:val="0"/>
              </w:rPr>
              <w:br w:type="textWrapping"/>
              <w:t xml:space="preserve">    </w:t>
              <w:tab/>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w:t>
            </w:r>
            <w:r w:rsidDel="00000000" w:rsidR="00000000" w:rsidRPr="00000000">
              <w:rPr>
                <w:rFonts w:ascii="Consolas" w:cs="Consolas" w:eastAsia="Consolas" w:hAnsi="Consolas"/>
                <w:color w:val="880000"/>
                <w:sz w:val="19"/>
                <w:szCs w:val="19"/>
                <w:shd w:fill="f0f0f0" w:val="clear"/>
                <w:rtl w:val="0"/>
              </w:rPr>
              <w:t xml:space="preserve">"Numero impar"</w:t>
            </w:r>
            <w:r w:rsidDel="00000000" w:rsidR="00000000" w:rsidRPr="00000000">
              <w:rPr>
                <w:rFonts w:ascii="Consolas" w:cs="Consolas" w:eastAsia="Consolas" w:hAnsi="Consolas"/>
                <w:color w:val="444444"/>
                <w:sz w:val="19"/>
                <w:szCs w:val="19"/>
                <w:shd w:fill="f0f0f0" w:val="clear"/>
                <w:rtl w:val="0"/>
              </w:rPr>
              <w:t xml:space="preserve">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r>
          </w:p>
          <w:p w:rsidR="00000000" w:rsidDel="00000000" w:rsidP="00000000" w:rsidRDefault="00000000" w:rsidRPr="00000000" w14:paraId="000000B8">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r>
          </w:p>
          <w:p w:rsidR="00000000" w:rsidDel="00000000" w:rsidP="00000000" w:rsidRDefault="00000000" w:rsidRPr="00000000" w14:paraId="000000B9">
            <w:pPr>
              <w:widowControl w:val="0"/>
              <w:spacing w:before="0" w:line="276" w:lineRule="auto"/>
              <w:rPr>
                <w:sz w:val="19"/>
                <w:szCs w:val="19"/>
              </w:rPr>
            </w:pP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tl w:val="0"/>
              </w:rPr>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BA">
            <w:pPr>
              <w:widowControl w:val="0"/>
              <w:spacing w:before="0" w:line="240" w:lineRule="auto"/>
              <w:rPr>
                <w:rFonts w:ascii="Courier New" w:cs="Courier New" w:eastAsia="Courier New" w:hAnsi="Courier New"/>
                <w:sz w:val="20"/>
                <w:szCs w:val="20"/>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BB">
            <w:pPr>
              <w:spacing w:before="0" w:line="240" w:lineRule="auto"/>
              <w:ind w:left="-2976" w:hanging="135"/>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0BC">
      <w:pPr>
        <w:spacing w:before="600" w:lineRule="auto"/>
        <w:ind w:hanging="15"/>
        <w:jc w:val="center"/>
        <w:rPr/>
      </w:pPr>
      <w:r w:rsidDel="00000000" w:rsidR="00000000" w:rsidRPr="00000000">
        <w:rPr/>
        <w:drawing>
          <wp:inline distB="114300" distT="114300" distL="114300" distR="114300">
            <wp:extent cx="2751336" cy="280988"/>
            <wp:effectExtent b="0" l="0" r="0" t="0"/>
            <wp:docPr descr="quebra de página" id="82"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pBdr>
          <w:top w:space="0" w:sz="0" w:val="nil"/>
          <w:left w:space="0" w:sz="0" w:val="nil"/>
          <w:bottom w:space="0" w:sz="0" w:val="nil"/>
          <w:right w:space="0" w:sz="0" w:val="nil"/>
          <w:between w:space="0" w:sz="0" w:val="nil"/>
        </w:pBdr>
        <w:spacing w:before="240" w:lineRule="auto"/>
        <w:rPr>
          <w:color w:val="1155cc"/>
          <w:sz w:val="28"/>
          <w:szCs w:val="28"/>
        </w:rPr>
      </w:pPr>
      <w:bookmarkStart w:colFirst="0" w:colLast="0" w:name="_heading=h.3dy6vkm" w:id="6"/>
      <w:bookmarkEnd w:id="6"/>
      <w:r w:rsidDel="00000000" w:rsidR="00000000" w:rsidRPr="00000000">
        <w:rPr>
          <w:color w:val="1155cc"/>
          <w:sz w:val="28"/>
          <w:szCs w:val="28"/>
          <w:rtl w:val="0"/>
        </w:rPr>
        <w:t xml:space="preserve">Bibliografia</w:t>
      </w:r>
    </w:p>
    <w:p w:rsidR="00000000" w:rsidDel="00000000" w:rsidP="00000000" w:rsidRDefault="00000000" w:rsidRPr="00000000" w14:paraId="000000BE">
      <w:pPr>
        <w:spacing w:after="200" w:before="0" w:line="240" w:lineRule="auto"/>
        <w:ind w:left="425" w:hanging="425"/>
        <w:rPr/>
      </w:pPr>
      <w:r w:rsidDel="00000000" w:rsidR="00000000" w:rsidRPr="00000000">
        <w:rPr>
          <w:rtl w:val="0"/>
        </w:rPr>
      </w:r>
    </w:p>
    <w:p w:rsidR="00000000" w:rsidDel="00000000" w:rsidP="00000000" w:rsidRDefault="00000000" w:rsidRPr="00000000" w14:paraId="000000BF">
      <w:pPr>
        <w:spacing w:after="200" w:before="0" w:line="240" w:lineRule="auto"/>
        <w:ind w:left="425" w:hanging="425"/>
        <w:rPr>
          <w:sz w:val="22"/>
          <w:szCs w:val="22"/>
        </w:rPr>
      </w:pPr>
      <w:r w:rsidDel="00000000" w:rsidR="00000000" w:rsidRPr="00000000">
        <w:rPr>
          <w:sz w:val="22"/>
          <w:szCs w:val="22"/>
          <w:rtl w:val="0"/>
        </w:rPr>
        <w:t xml:space="preserve">Ascencio, Ana Fernanda Gomes, and Edilene Aparecida Veneruchi de Campos. 2007. </w:t>
      </w:r>
      <w:r w:rsidDel="00000000" w:rsidR="00000000" w:rsidRPr="00000000">
        <w:rPr>
          <w:i w:val="1"/>
          <w:sz w:val="22"/>
          <w:szCs w:val="22"/>
          <w:rtl w:val="0"/>
        </w:rPr>
        <w:t xml:space="preserve">Fundamentos da programação de computadores: algoritmos, pascal, c/c++ e java</w:t>
      </w:r>
      <w:r w:rsidDel="00000000" w:rsidR="00000000" w:rsidRPr="00000000">
        <w:rPr>
          <w:sz w:val="22"/>
          <w:szCs w:val="22"/>
          <w:rtl w:val="0"/>
        </w:rPr>
        <w:t xml:space="preserve">. 2nd ed. São Paulo, SP: Pearson Prentice Hall.</w:t>
      </w:r>
    </w:p>
    <w:p w:rsidR="00000000" w:rsidDel="00000000" w:rsidP="00000000" w:rsidRDefault="00000000" w:rsidRPr="00000000" w14:paraId="000000C0">
      <w:pPr>
        <w:spacing w:after="200" w:before="0" w:line="240" w:lineRule="auto"/>
        <w:ind w:left="425" w:hanging="425"/>
        <w:rPr>
          <w:sz w:val="22"/>
          <w:szCs w:val="22"/>
        </w:rPr>
      </w:pPr>
      <w:r w:rsidDel="00000000" w:rsidR="00000000" w:rsidRPr="00000000">
        <w:rPr>
          <w:sz w:val="22"/>
          <w:szCs w:val="22"/>
          <w:rtl w:val="0"/>
        </w:rPr>
        <w:t xml:space="preserve">“Biblioteca Padrão do C.” 2020. Biblioteca Padrão do C. https://pt.wikipedia.org/wiki/Biblioteca_padr%C3%A3o_do_C.</w:t>
      </w:r>
    </w:p>
    <w:p w:rsidR="00000000" w:rsidDel="00000000" w:rsidP="00000000" w:rsidRDefault="00000000" w:rsidRPr="00000000" w14:paraId="000000C1">
      <w:pPr>
        <w:spacing w:after="200" w:before="0" w:line="240" w:lineRule="auto"/>
        <w:ind w:left="425" w:hanging="425"/>
        <w:rPr>
          <w:sz w:val="22"/>
          <w:szCs w:val="22"/>
        </w:rPr>
      </w:pPr>
      <w:r w:rsidDel="00000000" w:rsidR="00000000" w:rsidRPr="00000000">
        <w:rPr>
          <w:sz w:val="22"/>
          <w:szCs w:val="22"/>
          <w:rtl w:val="0"/>
        </w:rPr>
        <w:t xml:space="preserve">“C Library.” 2000. C Library. http://www.cplusplus.com/reference/clibrary/.</w:t>
      </w:r>
    </w:p>
    <w:p w:rsidR="00000000" w:rsidDel="00000000" w:rsidP="00000000" w:rsidRDefault="00000000" w:rsidRPr="00000000" w14:paraId="000000C2">
      <w:pPr>
        <w:spacing w:after="200" w:before="0" w:line="240" w:lineRule="auto"/>
        <w:ind w:left="425" w:hanging="425"/>
        <w:rPr>
          <w:sz w:val="22"/>
          <w:szCs w:val="22"/>
        </w:rPr>
      </w:pPr>
      <w:r w:rsidDel="00000000" w:rsidR="00000000" w:rsidRPr="00000000">
        <w:rPr>
          <w:sz w:val="22"/>
          <w:szCs w:val="22"/>
          <w:rtl w:val="0"/>
        </w:rPr>
        <w:t xml:space="preserve">Feofiloff, Paulo. 2009. </w:t>
      </w:r>
      <w:r w:rsidDel="00000000" w:rsidR="00000000" w:rsidRPr="00000000">
        <w:rPr>
          <w:i w:val="1"/>
          <w:sz w:val="22"/>
          <w:szCs w:val="22"/>
          <w:rtl w:val="0"/>
        </w:rPr>
        <w:t xml:space="preserve">Algoritmos em Linguagem C</w:t>
      </w:r>
      <w:r w:rsidDel="00000000" w:rsidR="00000000" w:rsidRPr="00000000">
        <w:rPr>
          <w:sz w:val="22"/>
          <w:szCs w:val="22"/>
          <w:rtl w:val="0"/>
        </w:rPr>
        <w:t xml:space="preserve">. Rio de Janeiro: Elsevier.</w:t>
      </w:r>
    </w:p>
    <w:p w:rsidR="00000000" w:rsidDel="00000000" w:rsidP="00000000" w:rsidRDefault="00000000" w:rsidRPr="00000000" w14:paraId="000000C3">
      <w:pPr>
        <w:spacing w:after="200" w:before="0" w:line="240" w:lineRule="auto"/>
        <w:ind w:left="425" w:hanging="425"/>
        <w:rPr>
          <w:sz w:val="22"/>
          <w:szCs w:val="22"/>
        </w:rPr>
      </w:pPr>
      <w:r w:rsidDel="00000000" w:rsidR="00000000" w:rsidRPr="00000000">
        <w:rPr>
          <w:sz w:val="22"/>
          <w:szCs w:val="22"/>
          <w:rtl w:val="0"/>
        </w:rPr>
        <w:t xml:space="preserve">Forbellone, André Luiz V., and Henri F. Eberspächer. 2005. </w:t>
      </w:r>
      <w:r w:rsidDel="00000000" w:rsidR="00000000" w:rsidRPr="00000000">
        <w:rPr>
          <w:i w:val="1"/>
          <w:sz w:val="22"/>
          <w:szCs w:val="22"/>
          <w:rtl w:val="0"/>
        </w:rPr>
        <w:t xml:space="preserve">Lógica de Programação: A construção de algoritmos e estruturas de dados</w:t>
      </w:r>
      <w:r w:rsidDel="00000000" w:rsidR="00000000" w:rsidRPr="00000000">
        <w:rPr>
          <w:sz w:val="22"/>
          <w:szCs w:val="22"/>
          <w:rtl w:val="0"/>
        </w:rPr>
        <w:t xml:space="preserve">. 3ª ed. São Paulo: Pearson.</w:t>
      </w:r>
    </w:p>
    <w:p w:rsidR="00000000" w:rsidDel="00000000" w:rsidP="00000000" w:rsidRDefault="00000000" w:rsidRPr="00000000" w14:paraId="000000C4">
      <w:pPr>
        <w:spacing w:after="200" w:before="0" w:line="240" w:lineRule="auto"/>
        <w:ind w:left="425" w:hanging="425"/>
        <w:rPr>
          <w:sz w:val="22"/>
          <w:szCs w:val="22"/>
        </w:rPr>
      </w:pPr>
      <w:r w:rsidDel="00000000" w:rsidR="00000000" w:rsidRPr="00000000">
        <w:rPr>
          <w:sz w:val="22"/>
          <w:szCs w:val="22"/>
          <w:rtl w:val="0"/>
        </w:rPr>
        <w:t xml:space="preserve">Medina, Marco, and Cristina Fertig. 2006. </w:t>
      </w:r>
      <w:r w:rsidDel="00000000" w:rsidR="00000000" w:rsidRPr="00000000">
        <w:rPr>
          <w:i w:val="1"/>
          <w:sz w:val="22"/>
          <w:szCs w:val="22"/>
          <w:rtl w:val="0"/>
        </w:rPr>
        <w:t xml:space="preserve">Algoritmos e programação: teoria e prática.</w:t>
      </w:r>
      <w:r w:rsidDel="00000000" w:rsidR="00000000" w:rsidRPr="00000000">
        <w:rPr>
          <w:sz w:val="22"/>
          <w:szCs w:val="22"/>
          <w:rtl w:val="0"/>
        </w:rPr>
        <w:t xml:space="preserve"> São Paulo: Novatec.</w:t>
      </w:r>
    </w:p>
    <w:p w:rsidR="00000000" w:rsidDel="00000000" w:rsidP="00000000" w:rsidRDefault="00000000" w:rsidRPr="00000000" w14:paraId="000000C5">
      <w:pPr>
        <w:pStyle w:val="Heading2"/>
        <w:spacing w:before="240" w:lineRule="auto"/>
        <w:rPr/>
      </w:pPr>
      <w:r w:rsidDel="00000000" w:rsidR="00000000" w:rsidRPr="00000000">
        <w:rPr>
          <w:rtl w:val="0"/>
        </w:rPr>
      </w:r>
    </w:p>
    <w:p w:rsidR="00000000" w:rsidDel="00000000" w:rsidP="00000000" w:rsidRDefault="00000000" w:rsidRPr="00000000" w14:paraId="000000C6">
      <w:pPr>
        <w:pStyle w:val="Heading2"/>
        <w:spacing w:before="240" w:lineRule="auto"/>
        <w:rPr>
          <w:color w:val="1155cc"/>
        </w:rPr>
      </w:pPr>
      <w:bookmarkStart w:colFirst="0" w:colLast="0" w:name="_heading=h.1t3h5sf" w:id="7"/>
      <w:bookmarkEnd w:id="7"/>
      <w:r w:rsidDel="00000000" w:rsidR="00000000" w:rsidRPr="00000000">
        <w:rPr>
          <w:color w:val="1155cc"/>
          <w:rtl w:val="0"/>
        </w:rPr>
        <w:t xml:space="preserve">Exercícios</w:t>
      </w:r>
    </w:p>
    <w:p w:rsidR="00000000" w:rsidDel="00000000" w:rsidP="00000000" w:rsidRDefault="00000000" w:rsidRPr="00000000" w14:paraId="000000C7">
      <w:pPr>
        <w:pStyle w:val="Heading2"/>
        <w:spacing w:before="240" w:lineRule="auto"/>
        <w:jc w:val="both"/>
        <w:rPr>
          <w:rFonts w:ascii="Roboto" w:cs="Roboto" w:eastAsia="Roboto" w:hAnsi="Roboto"/>
          <w:b w:val="0"/>
          <w:color w:val="000000"/>
          <w:sz w:val="24"/>
          <w:szCs w:val="24"/>
        </w:rPr>
      </w:pPr>
      <w:bookmarkStart w:colFirst="0" w:colLast="0" w:name="_heading=h.4d34og8" w:id="8"/>
      <w:bookmarkEnd w:id="8"/>
      <w:r w:rsidDel="00000000" w:rsidR="00000000" w:rsidRPr="00000000">
        <w:rPr>
          <w:rtl w:val="0"/>
        </w:rPr>
      </w:r>
    </w:p>
    <w:p w:rsidR="00000000" w:rsidDel="00000000" w:rsidP="00000000" w:rsidRDefault="00000000" w:rsidRPr="00000000" w14:paraId="000000C8">
      <w:pPr>
        <w:ind w:left="283" w:hanging="283"/>
        <w:rPr/>
      </w:pPr>
      <w:r w:rsidDel="00000000" w:rsidR="00000000" w:rsidRPr="00000000">
        <w:rPr>
          <w:rtl w:val="0"/>
        </w:rPr>
        <w:t xml:space="preserve">A. Escreva programas em C/C++ que contenham funções (sem parâmetros e sem retorno) com as seguintes funcionalidades: </w:t>
      </w:r>
    </w:p>
    <w:p w:rsidR="00000000" w:rsidDel="00000000" w:rsidP="00000000" w:rsidRDefault="00000000" w:rsidRPr="00000000" w14:paraId="000000C9">
      <w:pPr>
        <w:numPr>
          <w:ilvl w:val="0"/>
          <w:numId w:val="1"/>
        </w:numPr>
        <w:ind w:left="720" w:hanging="360"/>
        <w:rPr/>
      </w:pPr>
      <w:r w:rsidDel="00000000" w:rsidR="00000000" w:rsidRPr="00000000">
        <w:rPr>
          <w:rtl w:val="0"/>
        </w:rPr>
        <w:t xml:space="preserve">Leia um número inteiro e informe se o número é ou não múltiplo de 4. </w:t>
      </w:r>
    </w:p>
    <w:p w:rsidR="00000000" w:rsidDel="00000000" w:rsidP="00000000" w:rsidRDefault="00000000" w:rsidRPr="00000000" w14:paraId="000000CA">
      <w:pPr>
        <w:numPr>
          <w:ilvl w:val="0"/>
          <w:numId w:val="1"/>
        </w:numPr>
        <w:spacing w:before="0" w:lineRule="auto"/>
        <w:ind w:left="720" w:hanging="360"/>
        <w:rPr/>
      </w:pPr>
      <w:r w:rsidDel="00000000" w:rsidR="00000000" w:rsidRPr="00000000">
        <w:rPr>
          <w:rtl w:val="0"/>
        </w:rPr>
        <w:t xml:space="preserve">Leia um número inteiro, verifique e apresente se o número é par ou ímpar. </w:t>
      </w:r>
    </w:p>
    <w:p w:rsidR="00000000" w:rsidDel="00000000" w:rsidP="00000000" w:rsidRDefault="00000000" w:rsidRPr="00000000" w14:paraId="000000CB">
      <w:pPr>
        <w:numPr>
          <w:ilvl w:val="0"/>
          <w:numId w:val="1"/>
        </w:numPr>
        <w:spacing w:before="0" w:lineRule="auto"/>
        <w:ind w:left="720" w:hanging="360"/>
        <w:rPr/>
      </w:pPr>
      <w:r w:rsidDel="00000000" w:rsidR="00000000" w:rsidRPr="00000000">
        <w:rPr>
          <w:rtl w:val="0"/>
        </w:rPr>
        <w:t xml:space="preserve">Leia 2 números inteiros positivos e apresente a soma dos </w:t>
      </w:r>
      <w:r w:rsidDel="00000000" w:rsidR="00000000" w:rsidRPr="00000000">
        <w:rPr>
          <w:rFonts w:ascii="Courier New" w:cs="Courier New" w:eastAsia="Courier New" w:hAnsi="Courier New"/>
          <w:sz w:val="26"/>
          <w:szCs w:val="26"/>
          <w:rtl w:val="0"/>
        </w:rPr>
        <w:t xml:space="preserve">n</w:t>
      </w:r>
      <w:r w:rsidDel="00000000" w:rsidR="00000000" w:rsidRPr="00000000">
        <w:rPr>
          <w:rtl w:val="0"/>
        </w:rPr>
        <w:t xml:space="preserve"> números existentes entre eles (incluindo os limites do intervalo) (Por exemplo, para 5 e 8: 5+6+7+8). </w:t>
      </w:r>
    </w:p>
    <w:p w:rsidR="00000000" w:rsidDel="00000000" w:rsidP="00000000" w:rsidRDefault="00000000" w:rsidRPr="00000000" w14:paraId="000000CC">
      <w:pPr>
        <w:numPr>
          <w:ilvl w:val="0"/>
          <w:numId w:val="1"/>
        </w:numPr>
        <w:spacing w:before="0" w:lineRule="auto"/>
        <w:ind w:left="720" w:hanging="360"/>
        <w:rPr/>
      </w:pPr>
      <w:r w:rsidDel="00000000" w:rsidR="00000000" w:rsidRPr="00000000">
        <w:rPr>
          <w:rtl w:val="0"/>
        </w:rPr>
        <w:t xml:space="preserve">Leia o raio de uma esfera e apresente o seu volume (4 π R</w:t>
      </w:r>
      <w:r w:rsidDel="00000000" w:rsidR="00000000" w:rsidRPr="00000000">
        <w:rPr>
          <w:vertAlign w:val="superscript"/>
          <w:rtl w:val="0"/>
        </w:rPr>
        <w:t xml:space="preserve">3</w:t>
      </w:r>
      <w:r w:rsidDel="00000000" w:rsidR="00000000" w:rsidRPr="00000000">
        <w:rPr>
          <w:rtl w:val="0"/>
        </w:rPr>
        <w:t xml:space="preserve">/3). </w:t>
      </w:r>
    </w:p>
    <w:p w:rsidR="00000000" w:rsidDel="00000000" w:rsidP="00000000" w:rsidRDefault="00000000" w:rsidRPr="00000000" w14:paraId="000000CD">
      <w:pPr>
        <w:numPr>
          <w:ilvl w:val="0"/>
          <w:numId w:val="1"/>
        </w:numPr>
        <w:spacing w:before="0" w:lineRule="auto"/>
        <w:ind w:left="720" w:hanging="360"/>
        <w:rPr/>
      </w:pPr>
      <w:r w:rsidDel="00000000" w:rsidR="00000000" w:rsidRPr="00000000">
        <w:rPr>
          <w:rtl w:val="0"/>
        </w:rPr>
        <w:t xml:space="preserve">Leia um número natural, calcule e apresente o seu fatorial. </w:t>
      </w:r>
    </w:p>
    <w:p w:rsidR="00000000" w:rsidDel="00000000" w:rsidP="00000000" w:rsidRDefault="00000000" w:rsidRPr="00000000" w14:paraId="000000CE">
      <w:pPr>
        <w:numPr>
          <w:ilvl w:val="0"/>
          <w:numId w:val="1"/>
        </w:numPr>
        <w:spacing w:before="0" w:lineRule="auto"/>
        <w:ind w:left="720" w:hanging="360"/>
        <w:rPr/>
      </w:pPr>
      <w:r w:rsidDel="00000000" w:rsidR="00000000" w:rsidRPr="00000000">
        <w:rPr>
          <w:rtl w:val="0"/>
        </w:rPr>
        <w:t xml:space="preserve">Leia a base e o expoente (dois valores inteiros maiores ou iguais a zero), calcule e apresente o resultado da potência. </w:t>
        <w:br w:type="textWrapping"/>
        <w:t xml:space="preserve">Restrição: não é permitido utilizar a função </w:t>
      </w:r>
      <w:r w:rsidDel="00000000" w:rsidR="00000000" w:rsidRPr="00000000">
        <w:rPr>
          <w:rFonts w:ascii="Courier New" w:cs="Courier New" w:eastAsia="Courier New" w:hAnsi="Courier New"/>
          <w:rtl w:val="0"/>
        </w:rPr>
        <w:t xml:space="preserve">pow()</w:t>
      </w:r>
      <w:r w:rsidDel="00000000" w:rsidR="00000000" w:rsidRPr="00000000">
        <w:rPr>
          <w:rtl w:val="0"/>
        </w:rPr>
        <w:t xml:space="preserve">.</w:t>
      </w:r>
    </w:p>
    <w:p w:rsidR="00000000" w:rsidDel="00000000" w:rsidP="00000000" w:rsidRDefault="00000000" w:rsidRPr="00000000" w14:paraId="000000CF">
      <w:pPr>
        <w:ind w:left="283" w:firstLine="0"/>
        <w:rPr/>
      </w:pPr>
      <w:r w:rsidDel="00000000" w:rsidR="00000000" w:rsidRPr="00000000">
        <w:rPr>
          <w:rtl w:val="0"/>
        </w:rPr>
        <w:t xml:space="preserve">B. Reescreva as funções, generalizando-as (por meio de parâmetros e retorno). </w:t>
      </w:r>
    </w:p>
    <w:p w:rsidR="00000000" w:rsidDel="00000000" w:rsidP="00000000" w:rsidRDefault="00000000" w:rsidRPr="00000000" w14:paraId="000000D0">
      <w:pPr>
        <w:ind w:left="283" w:firstLine="0"/>
        <w:rPr/>
      </w:pPr>
      <w:r w:rsidDel="00000000" w:rsidR="00000000" w:rsidRPr="00000000">
        <w:rPr>
          <w:rtl w:val="0"/>
        </w:rPr>
        <w:t xml:space="preserve">C.</w:t>
        <w:tab/>
        <w:t xml:space="preserve">Explique, com suas palavras, os conceitos/significados dos seguintes termos:</w:t>
      </w:r>
    </w:p>
    <w:p w:rsidR="00000000" w:rsidDel="00000000" w:rsidP="00000000" w:rsidRDefault="00000000" w:rsidRPr="00000000" w14:paraId="000000D1">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Funções</w:t>
      </w:r>
    </w:p>
    <w:p w:rsidR="00000000" w:rsidDel="00000000" w:rsidP="00000000" w:rsidRDefault="00000000" w:rsidRPr="00000000" w14:paraId="000000D2">
      <w:pPr>
        <w:numPr>
          <w:ilvl w:val="0"/>
          <w:numId w:val="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Argumentos/Parâmetros</w:t>
      </w:r>
    </w:p>
    <w:p w:rsidR="00000000" w:rsidDel="00000000" w:rsidP="00000000" w:rsidRDefault="00000000" w:rsidRPr="00000000" w14:paraId="000000D3">
      <w:pPr>
        <w:numPr>
          <w:ilvl w:val="0"/>
          <w:numId w:val="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Tipos de funções</w:t>
      </w:r>
    </w:p>
    <w:p w:rsidR="00000000" w:rsidDel="00000000" w:rsidP="00000000" w:rsidRDefault="00000000" w:rsidRPr="00000000" w14:paraId="000000D4">
      <w:pPr>
        <w:numPr>
          <w:ilvl w:val="0"/>
          <w:numId w:val="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Fonts w:ascii="Courier New" w:cs="Courier New" w:eastAsia="Courier New" w:hAnsi="Courier New"/>
          <w:rtl w:val="0"/>
        </w:rPr>
        <w:t xml:space="preserve">void</w:t>
      </w:r>
      <w:r w:rsidDel="00000000" w:rsidR="00000000" w:rsidRPr="00000000">
        <w:rPr>
          <w:rtl w:val="0"/>
        </w:rPr>
      </w:r>
    </w:p>
    <w:p w:rsidR="00000000" w:rsidDel="00000000" w:rsidP="00000000" w:rsidRDefault="00000000" w:rsidRPr="00000000" w14:paraId="000000D5">
      <w:pPr>
        <w:numPr>
          <w:ilvl w:val="0"/>
          <w:numId w:val="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Tipos de passagem de parâmetro (qual o padrão do C/C++?)</w:t>
      </w:r>
    </w:p>
    <w:p w:rsidR="00000000" w:rsidDel="00000000" w:rsidP="00000000" w:rsidRDefault="00000000" w:rsidRPr="00000000" w14:paraId="000000D6">
      <w:pPr>
        <w:numPr>
          <w:ilvl w:val="0"/>
          <w:numId w:val="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Retorno de uma função (quais os tipos de retorno?)</w:t>
      </w:r>
    </w:p>
    <w:p w:rsidR="00000000" w:rsidDel="00000000" w:rsidP="00000000" w:rsidRDefault="00000000" w:rsidRPr="00000000" w14:paraId="000000D7">
      <w:pPr>
        <w:numPr>
          <w:ilvl w:val="0"/>
          <w:numId w:val="4"/>
        </w:numPr>
        <w:pBdr>
          <w:top w:space="0" w:sz="0" w:val="nil"/>
          <w:left w:space="0" w:sz="0" w:val="nil"/>
          <w:bottom w:space="0" w:sz="0" w:val="nil"/>
          <w:right w:space="0" w:sz="0" w:val="nil"/>
          <w:between w:space="0" w:sz="0" w:val="nil"/>
        </w:pBdr>
        <w:spacing w:before="0" w:lineRule="auto"/>
        <w:ind w:left="720" w:hanging="360"/>
        <w:rPr>
          <w:u w:val="none"/>
        </w:rPr>
      </w:pPr>
      <w:r w:rsidDel="00000000" w:rsidR="00000000" w:rsidRPr="00000000">
        <w:rPr>
          <w:rtl w:val="0"/>
        </w:rPr>
        <w:t xml:space="preserve">Calcular a área de um círculo: Dado o raio de um círculo, calcule sua área usando a fórmula π * r^2.</w:t>
      </w:r>
    </w:p>
    <w:p w:rsidR="00000000" w:rsidDel="00000000" w:rsidP="00000000" w:rsidRDefault="00000000" w:rsidRPr="00000000" w14:paraId="000000D8">
      <w:pPr>
        <w:numPr>
          <w:ilvl w:val="0"/>
          <w:numId w:val="4"/>
        </w:numPr>
        <w:pBdr>
          <w:top w:space="0" w:sz="0" w:val="nil"/>
          <w:left w:space="0" w:sz="0" w:val="nil"/>
          <w:bottom w:space="0" w:sz="0" w:val="nil"/>
          <w:right w:space="0" w:sz="0" w:val="nil"/>
          <w:between w:space="0" w:sz="0" w:val="nil"/>
        </w:pBdr>
        <w:spacing w:before="0" w:lineRule="auto"/>
        <w:ind w:left="720" w:hanging="360"/>
        <w:rPr>
          <w:u w:val="none"/>
        </w:rPr>
      </w:pPr>
      <w:r w:rsidDel="00000000" w:rsidR="00000000" w:rsidRPr="00000000">
        <w:rPr>
          <w:rtl w:val="0"/>
        </w:rPr>
        <w:t xml:space="preserve">Verificar se um ano é bissexto: Um ano é bissexto se for divisível por 4, mas não por 100, exceto se também for divisível por 400.</w:t>
      </w:r>
    </w:p>
    <w:p w:rsidR="00000000" w:rsidDel="00000000" w:rsidP="00000000" w:rsidRDefault="00000000" w:rsidRPr="00000000" w14:paraId="000000D9">
      <w:pPr>
        <w:numPr>
          <w:ilvl w:val="0"/>
          <w:numId w:val="4"/>
        </w:numPr>
        <w:pBdr>
          <w:top w:space="0" w:sz="0" w:val="nil"/>
          <w:left w:space="0" w:sz="0" w:val="nil"/>
          <w:bottom w:space="0" w:sz="0" w:val="nil"/>
          <w:right w:space="0" w:sz="0" w:val="nil"/>
          <w:between w:space="0" w:sz="0" w:val="nil"/>
        </w:pBdr>
        <w:spacing w:before="0" w:lineRule="auto"/>
        <w:ind w:left="720" w:hanging="360"/>
        <w:rPr>
          <w:u w:val="none"/>
        </w:rPr>
      </w:pPr>
      <w:r w:rsidDel="00000000" w:rsidR="00000000" w:rsidRPr="00000000">
        <w:rPr>
          <w:rtl w:val="0"/>
        </w:rPr>
        <w:t xml:space="preserve">Converter temperatura de Celsius para Fahrenheit: Dado um valor em graus Celsius, converta-o para Fahrenheit usando a fórmula F = C * 9/5 + 32.</w:t>
      </w:r>
    </w:p>
    <w:p w:rsidR="00000000" w:rsidDel="00000000" w:rsidP="00000000" w:rsidRDefault="00000000" w:rsidRPr="00000000" w14:paraId="000000DA">
      <w:pPr>
        <w:pStyle w:val="Heading2"/>
        <w:spacing w:before="240" w:lineRule="auto"/>
        <w:rPr/>
      </w:pPr>
      <w:bookmarkStart w:colFirst="0" w:colLast="0" w:name="_heading=h.2s8eyo1" w:id="9"/>
      <w:bookmarkEnd w:id="9"/>
      <w:r w:rsidDel="00000000" w:rsidR="00000000" w:rsidRPr="00000000">
        <w:rPr>
          <w:rtl w:val="0"/>
        </w:rPr>
        <w:t xml:space="preserve">Escopo de variáveis</w:t>
      </w:r>
    </w:p>
    <w:p w:rsidR="00000000" w:rsidDel="00000000" w:rsidP="00000000" w:rsidRDefault="00000000" w:rsidRPr="00000000" w14:paraId="000000DB">
      <w:pPr>
        <w:spacing w:before="240" w:lineRule="auto"/>
        <w:jc w:val="both"/>
        <w:rPr/>
      </w:pPr>
      <w:r w:rsidDel="00000000" w:rsidR="00000000" w:rsidRPr="00000000">
        <w:rPr>
          <w:rtl w:val="0"/>
        </w:rPr>
        <w:t xml:space="preserve">Uma </w:t>
      </w:r>
      <w:r w:rsidDel="00000000" w:rsidR="00000000" w:rsidRPr="00000000">
        <w:rPr>
          <w:b w:val="1"/>
          <w:rtl w:val="0"/>
        </w:rPr>
        <w:t xml:space="preserve">variável </w:t>
      </w:r>
      <w:r w:rsidDel="00000000" w:rsidR="00000000" w:rsidRPr="00000000">
        <w:rPr>
          <w:rtl w:val="0"/>
        </w:rPr>
        <w:t xml:space="preserve">é válida na função onde é declarada. Quando a execução de outra função é iniciada, um novo espaço de memória é alocado. O </w:t>
      </w:r>
      <w:r w:rsidDel="00000000" w:rsidR="00000000" w:rsidRPr="00000000">
        <w:rPr>
          <w:b w:val="1"/>
          <w:rtl w:val="0"/>
        </w:rPr>
        <w:t xml:space="preserve">tempo de vida </w:t>
      </w:r>
      <w:r w:rsidDel="00000000" w:rsidR="00000000" w:rsidRPr="00000000">
        <w:rPr>
          <w:rtl w:val="0"/>
        </w:rPr>
        <w:t xml:space="preserve">de uma variável é denominado </w:t>
      </w:r>
      <w:r w:rsidDel="00000000" w:rsidR="00000000" w:rsidRPr="00000000">
        <w:rPr>
          <w:b w:val="1"/>
          <w:rtl w:val="0"/>
        </w:rPr>
        <w:t xml:space="preserve">escopo da variável</w:t>
      </w:r>
      <w:r w:rsidDel="00000000" w:rsidR="00000000" w:rsidRPr="00000000">
        <w:rPr>
          <w:rtl w:val="0"/>
        </w:rPr>
        <w:t xml:space="preserve">. O escopo denota a abrangência, a visibilidade da variável conforme o módulo em que é declarada (Forbellone and Eberspächer 2005).</w:t>
      </w:r>
    </w:p>
    <w:p w:rsidR="00000000" w:rsidDel="00000000" w:rsidP="00000000" w:rsidRDefault="00000000" w:rsidRPr="00000000" w14:paraId="000000DC">
      <w:pPr>
        <w:spacing w:after="200" w:before="240" w:lineRule="auto"/>
        <w:ind w:firstLine="720"/>
        <w:jc w:val="both"/>
        <w:rPr/>
      </w:pPr>
      <w:r w:rsidDel="00000000" w:rsidR="00000000" w:rsidRPr="00000000">
        <w:rPr>
          <w:rtl w:val="0"/>
        </w:rPr>
        <w:t xml:space="preserve">Considere as quatro implementações da função </w:t>
      </w:r>
      <w:r w:rsidDel="00000000" w:rsidR="00000000" w:rsidRPr="00000000">
        <w:rPr>
          <w:rFonts w:ascii="Courier New" w:cs="Courier New" w:eastAsia="Courier New" w:hAnsi="Courier New"/>
          <w:rtl w:val="0"/>
        </w:rPr>
        <w:t xml:space="preserve">soma()</w:t>
      </w:r>
      <w:r w:rsidDel="00000000" w:rsidR="00000000" w:rsidRPr="00000000">
        <w:rPr>
          <w:rtl w:val="0"/>
        </w:rPr>
        <w:t xml:space="preserve">. No primeiro caso, toda a funcionalidade está na função principal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w:t>
      </w:r>
    </w:p>
    <w:tbl>
      <w:tblPr>
        <w:tblStyle w:val="Table9"/>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0D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0D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0D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0E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0E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0E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0E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0E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tc>
        <w:tc>
          <w:tcPr>
            <w:shd w:fill="f0f0f0" w:val="clear"/>
            <w:tcMar>
              <w:top w:w="0.0" w:type="dxa"/>
              <w:left w:w="0.0" w:type="dxa"/>
              <w:bottom w:w="0.0" w:type="dxa"/>
              <w:right w:w="0.0" w:type="dxa"/>
            </w:tcMar>
          </w:tcPr>
          <w:p w:rsidR="00000000" w:rsidDel="00000000" w:rsidP="00000000" w:rsidRDefault="00000000" w:rsidRPr="00000000" w14:paraId="000000E5">
            <w:pPr>
              <w:widowControl w:val="0"/>
              <w:spacing w:before="0" w:line="276" w:lineRule="auto"/>
              <w:rPr>
                <w:sz w:val="19"/>
                <w:szCs w:val="19"/>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&lt;stdio.h&gt;</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888888"/>
                <w:sz w:val="19"/>
                <w:szCs w:val="19"/>
                <w:shd w:fill="f0f0f0" w:val="clear"/>
                <w:rtl w:val="0"/>
              </w:rPr>
              <w:t xml:space="preserve">// Primeiro caso: toda a função no main</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b, s;</w:t>
              <w:br w:type="textWrapping"/>
              <w:t xml:space="preserve">    a = b = </w:t>
            </w:r>
            <w:r w:rsidDel="00000000" w:rsidR="00000000" w:rsidRPr="00000000">
              <w:rPr>
                <w:rFonts w:ascii="Consolas" w:cs="Consolas" w:eastAsia="Consolas" w:hAnsi="Consolas"/>
                <w:color w:val="880000"/>
                <w:sz w:val="19"/>
                <w:szCs w:val="19"/>
                <w:shd w:fill="f0f0f0" w:val="clear"/>
                <w:rtl w:val="0"/>
              </w:rPr>
              <w:t xml:space="preserve">3</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s = a + b;</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"%d"</w:t>
            </w:r>
            <w:r w:rsidDel="00000000" w:rsidR="00000000" w:rsidRPr="00000000">
              <w:rPr>
                <w:rFonts w:ascii="Consolas" w:cs="Consolas" w:eastAsia="Consolas" w:hAnsi="Consolas"/>
                <w:color w:val="444444"/>
                <w:sz w:val="19"/>
                <w:szCs w:val="19"/>
                <w:shd w:fill="f0f0f0" w:val="clear"/>
                <w:rtl w:val="0"/>
              </w:rPr>
              <w:t xml:space="preserve">, s);</w:t>
              <w:br w:type="textWrapping"/>
              <w:t xml:space="preserve">}</w:t>
            </w:r>
            <w:r w:rsidDel="00000000" w:rsidR="00000000" w:rsidRPr="00000000">
              <w:rPr>
                <w:rtl w:val="0"/>
              </w:rPr>
            </w:r>
          </w:p>
        </w:tc>
      </w:tr>
    </w:tbl>
    <w:p w:rsidR="00000000" w:rsidDel="00000000" w:rsidP="00000000" w:rsidRDefault="00000000" w:rsidRPr="00000000" w14:paraId="000000E6">
      <w:pPr>
        <w:spacing w:before="240" w:lineRule="auto"/>
        <w:ind w:firstLine="720"/>
        <w:jc w:val="both"/>
        <w:rPr/>
      </w:pPr>
      <w:r w:rsidDel="00000000" w:rsidR="00000000" w:rsidRPr="00000000">
        <w:rPr>
          <w:rtl w:val="0"/>
        </w:rPr>
        <w:t xml:space="preserve">No segundo caso, a função </w:t>
      </w:r>
      <w:r w:rsidDel="00000000" w:rsidR="00000000" w:rsidRPr="00000000">
        <w:rPr>
          <w:rFonts w:ascii="Courier New" w:cs="Courier New" w:eastAsia="Courier New" w:hAnsi="Courier New"/>
          <w:rtl w:val="0"/>
        </w:rPr>
        <w:t xml:space="preserve">soma() </w:t>
      </w:r>
      <w:r w:rsidDel="00000000" w:rsidR="00000000" w:rsidRPr="00000000">
        <w:rPr>
          <w:rtl w:val="0"/>
        </w:rPr>
        <w:t xml:space="preserve">não possui parâmetros e não fornece retorno. Nenhuma das variáveis que são declaradas internamente à função soma podem ser acessadas pelo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Elas tem </w:t>
      </w:r>
      <w:r w:rsidDel="00000000" w:rsidR="00000000" w:rsidRPr="00000000">
        <w:rPr>
          <w:b w:val="1"/>
          <w:rtl w:val="0"/>
        </w:rPr>
        <w:t xml:space="preserve">escopo local</w:t>
      </w:r>
      <w:r w:rsidDel="00000000" w:rsidR="00000000" w:rsidRPr="00000000">
        <w:rPr>
          <w:rtl w:val="0"/>
        </w:rPr>
        <w:t xml:space="preserve">, ou seja, existem apenas enquanto a função </w:t>
      </w:r>
      <w:r w:rsidDel="00000000" w:rsidR="00000000" w:rsidRPr="00000000">
        <w:rPr>
          <w:rFonts w:ascii="Courier New" w:cs="Courier New" w:eastAsia="Courier New" w:hAnsi="Courier New"/>
          <w:rtl w:val="0"/>
        </w:rPr>
        <w:t xml:space="preserve">soma() </w:t>
      </w:r>
      <w:r w:rsidDel="00000000" w:rsidR="00000000" w:rsidRPr="00000000">
        <w:rPr>
          <w:rtl w:val="0"/>
        </w:rPr>
        <w:t xml:space="preserve">estiver em execução.</w:t>
      </w:r>
    </w:p>
    <w:p w:rsidR="00000000" w:rsidDel="00000000" w:rsidP="00000000" w:rsidRDefault="00000000" w:rsidRPr="00000000" w14:paraId="000000E7">
      <w:pPr>
        <w:spacing w:before="0" w:line="240" w:lineRule="auto"/>
        <w:rPr/>
      </w:pPr>
      <w:r w:rsidDel="00000000" w:rsidR="00000000" w:rsidRPr="00000000">
        <w:rPr>
          <w:rtl w:val="0"/>
        </w:rPr>
      </w:r>
    </w:p>
    <w:tbl>
      <w:tblPr>
        <w:tblStyle w:val="Table10"/>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0E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0E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0E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0E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0E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0E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0E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0E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0F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0F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0F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0F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tc>
        <w:tc>
          <w:tcPr>
            <w:shd w:fill="f0f0f0" w:val="clear"/>
            <w:tcMar>
              <w:top w:w="0.0" w:type="dxa"/>
              <w:left w:w="0.0" w:type="dxa"/>
              <w:bottom w:w="0.0" w:type="dxa"/>
              <w:right w:w="0.0" w:type="dxa"/>
            </w:tcMar>
          </w:tcPr>
          <w:p w:rsidR="00000000" w:rsidDel="00000000" w:rsidP="00000000" w:rsidRDefault="00000000" w:rsidRPr="00000000" w14:paraId="000000F4">
            <w:pPr>
              <w:widowControl w:val="0"/>
              <w:spacing w:before="0" w:line="276" w:lineRule="auto"/>
              <w:rPr>
                <w:rFonts w:ascii="Consolas" w:cs="Consolas" w:eastAsia="Consolas" w:hAnsi="Consolas"/>
                <w:color w:val="888888"/>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&lt;stdio.h&gt;</w:t>
            </w:r>
            <w:r w:rsidDel="00000000" w:rsidR="00000000" w:rsidRPr="00000000">
              <w:rPr>
                <w:rtl w:val="0"/>
              </w:rPr>
            </w:r>
          </w:p>
          <w:p w:rsidR="00000000" w:rsidDel="00000000" w:rsidP="00000000" w:rsidRDefault="00000000" w:rsidRPr="00000000" w14:paraId="000000F5">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888888"/>
                <w:sz w:val="19"/>
                <w:szCs w:val="19"/>
                <w:shd w:fill="f0f0f0" w:val="clear"/>
                <w:rtl w:val="0"/>
              </w:rPr>
              <w:t xml:space="preserve">// Segundo caso: função sem retorno e sem parâmetros</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soma</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b, s;</w:t>
              <w:br w:type="textWrapping"/>
              <w:t xml:space="preserve">    a = b = </w:t>
            </w:r>
            <w:r w:rsidDel="00000000" w:rsidR="00000000" w:rsidRPr="00000000">
              <w:rPr>
                <w:rFonts w:ascii="Consolas" w:cs="Consolas" w:eastAsia="Consolas" w:hAnsi="Consolas"/>
                <w:color w:val="880000"/>
                <w:sz w:val="19"/>
                <w:szCs w:val="19"/>
                <w:shd w:fill="f0f0f0" w:val="clear"/>
                <w:rtl w:val="0"/>
              </w:rPr>
              <w:t xml:space="preserve">3</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s = a + b;</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"%d"</w:t>
            </w:r>
            <w:r w:rsidDel="00000000" w:rsidR="00000000" w:rsidRPr="00000000">
              <w:rPr>
                <w:rFonts w:ascii="Consolas" w:cs="Consolas" w:eastAsia="Consolas" w:hAnsi="Consolas"/>
                <w:color w:val="444444"/>
                <w:sz w:val="19"/>
                <w:szCs w:val="19"/>
                <w:shd w:fill="f0f0f0" w:val="clear"/>
                <w:rtl w:val="0"/>
              </w:rPr>
              <w:t xml:space="preserve">, s);</w:t>
              <w:br w:type="textWrapping"/>
              <w:t xml:space="preserve">}</w:t>
            </w:r>
          </w:p>
          <w:p w:rsidR="00000000" w:rsidDel="00000000" w:rsidP="00000000" w:rsidRDefault="00000000" w:rsidRPr="00000000" w14:paraId="000000F6">
            <w:pPr>
              <w:widowControl w:val="0"/>
              <w:spacing w:before="0" w:line="276" w:lineRule="auto"/>
              <w:rPr>
                <w:sz w:val="19"/>
                <w:szCs w:val="19"/>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soma();</w:t>
              <w:br w:type="textWrapping"/>
              <w:t xml:space="preserve">}</w:t>
            </w:r>
            <w:r w:rsidDel="00000000" w:rsidR="00000000" w:rsidRPr="00000000">
              <w:rPr>
                <w:rtl w:val="0"/>
              </w:rPr>
            </w:r>
          </w:p>
        </w:tc>
      </w:tr>
    </w:tbl>
    <w:p w:rsidR="00000000" w:rsidDel="00000000" w:rsidP="00000000" w:rsidRDefault="00000000" w:rsidRPr="00000000" w14:paraId="000000F7">
      <w:pPr>
        <w:spacing w:before="240" w:lineRule="auto"/>
        <w:ind w:firstLine="720"/>
        <w:jc w:val="both"/>
        <w:rPr/>
      </w:pPr>
      <w:r w:rsidDel="00000000" w:rsidR="00000000" w:rsidRPr="00000000">
        <w:rPr>
          <w:rtl w:val="0"/>
        </w:rPr>
        <w:t xml:space="preserve">No terceiro caso, os parâmetros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da função </w:t>
      </w:r>
      <w:r w:rsidDel="00000000" w:rsidR="00000000" w:rsidRPr="00000000">
        <w:rPr>
          <w:rFonts w:ascii="Courier New" w:cs="Courier New" w:eastAsia="Courier New" w:hAnsi="Courier New"/>
          <w:rtl w:val="0"/>
        </w:rPr>
        <w:t xml:space="preserve">soma()</w:t>
      </w:r>
      <w:r w:rsidDel="00000000" w:rsidR="00000000" w:rsidRPr="00000000">
        <w:rPr>
          <w:rtl w:val="0"/>
        </w:rPr>
        <w:t xml:space="preserve"> se referem a outras posições de memória, bem distintas das posições utilizadas pelas variáveis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do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Poderiam ter nomes distintos, mas como a área de memória alocada para cada função é diferente, não há problemas em se utilizar o mesmo identificador.</w:t>
      </w:r>
    </w:p>
    <w:p w:rsidR="00000000" w:rsidDel="00000000" w:rsidP="00000000" w:rsidRDefault="00000000" w:rsidRPr="00000000" w14:paraId="000000F8">
      <w:pPr>
        <w:rPr/>
      </w:pPr>
      <w:r w:rsidDel="00000000" w:rsidR="00000000" w:rsidRPr="00000000">
        <w:rPr>
          <w:rtl w:val="0"/>
        </w:rPr>
      </w:r>
    </w:p>
    <w:tbl>
      <w:tblPr>
        <w:tblStyle w:val="Table11"/>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0F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0F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0F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0F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0F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0F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0F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10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10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10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10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10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10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tc>
        <w:tc>
          <w:tcPr>
            <w:shd w:fill="f0f0f0" w:val="clear"/>
            <w:tcMar>
              <w:top w:w="0.0" w:type="dxa"/>
              <w:left w:w="0.0" w:type="dxa"/>
              <w:bottom w:w="0.0" w:type="dxa"/>
              <w:right w:w="0.0" w:type="dxa"/>
            </w:tcMar>
          </w:tcPr>
          <w:p w:rsidR="00000000" w:rsidDel="00000000" w:rsidP="00000000" w:rsidRDefault="00000000" w:rsidRPr="00000000" w14:paraId="00000106">
            <w:pPr>
              <w:widowControl w:val="0"/>
              <w:spacing w:before="0" w:line="276" w:lineRule="auto"/>
              <w:rPr>
                <w:rFonts w:ascii="Consolas" w:cs="Consolas" w:eastAsia="Consolas" w:hAnsi="Consolas"/>
                <w:color w:val="888888"/>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&lt;stdio.h&gt;</w:t>
            </w:r>
            <w:r w:rsidDel="00000000" w:rsidR="00000000" w:rsidRPr="00000000">
              <w:rPr>
                <w:rtl w:val="0"/>
              </w:rPr>
            </w:r>
          </w:p>
          <w:p w:rsidR="00000000" w:rsidDel="00000000" w:rsidP="00000000" w:rsidRDefault="00000000" w:rsidRPr="00000000" w14:paraId="00000107">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888888"/>
                <w:sz w:val="19"/>
                <w:szCs w:val="19"/>
                <w:shd w:fill="f0f0f0" w:val="clear"/>
                <w:rtl w:val="0"/>
              </w:rPr>
              <w:t xml:space="preserve">// Terceiro caso: função sem retorno e com parâmetros</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soma</w:t>
            </w:r>
            <w:r w:rsidDel="00000000" w:rsidR="00000000" w:rsidRPr="00000000">
              <w:rPr>
                <w:rFonts w:ascii="Consolas" w:cs="Consolas" w:eastAsia="Consolas" w:hAnsi="Consolas"/>
                <w:color w:val="444444"/>
                <w:sz w:val="19"/>
                <w:szCs w:val="19"/>
                <w:shd w:fill="f0f0f0" w:val="clear"/>
                <w:rtl w:val="0"/>
              </w:rPr>
              <w:t xml:space="preserve">(int a, int b){</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s;</w:t>
              <w:br w:type="textWrapping"/>
              <w:t xml:space="preserve">    s = a + b;</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"%d"</w:t>
            </w:r>
            <w:r w:rsidDel="00000000" w:rsidR="00000000" w:rsidRPr="00000000">
              <w:rPr>
                <w:rFonts w:ascii="Consolas" w:cs="Consolas" w:eastAsia="Consolas" w:hAnsi="Consolas"/>
                <w:color w:val="444444"/>
                <w:sz w:val="19"/>
                <w:szCs w:val="19"/>
                <w:shd w:fill="f0f0f0" w:val="clear"/>
                <w:rtl w:val="0"/>
              </w:rPr>
              <w:t xml:space="preserve">, s);</w:t>
              <w:br w:type="textWrapping"/>
              <w:t xml:space="preserve">}</w:t>
            </w:r>
          </w:p>
          <w:p w:rsidR="00000000" w:rsidDel="00000000" w:rsidP="00000000" w:rsidRDefault="00000000" w:rsidRPr="00000000" w14:paraId="00000108">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r>
          </w:p>
          <w:p w:rsidR="00000000" w:rsidDel="00000000" w:rsidP="00000000" w:rsidRDefault="00000000" w:rsidRPr="00000000" w14:paraId="00000109">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int a, b;</w:t>
            </w:r>
          </w:p>
          <w:p w:rsidR="00000000" w:rsidDel="00000000" w:rsidP="00000000" w:rsidRDefault="00000000" w:rsidRPr="00000000" w14:paraId="0000010A">
            <w:pPr>
              <w:widowControl w:val="0"/>
              <w:spacing w:before="0" w:line="276" w:lineRule="auto"/>
              <w:rPr>
                <w:sz w:val="19"/>
                <w:szCs w:val="19"/>
              </w:rPr>
            </w:pPr>
            <w:r w:rsidDel="00000000" w:rsidR="00000000" w:rsidRPr="00000000">
              <w:rPr>
                <w:rFonts w:ascii="Consolas" w:cs="Consolas" w:eastAsia="Consolas" w:hAnsi="Consolas"/>
                <w:color w:val="444444"/>
                <w:sz w:val="19"/>
                <w:szCs w:val="19"/>
                <w:shd w:fill="f0f0f0" w:val="clear"/>
                <w:rtl w:val="0"/>
              </w:rPr>
              <w:t xml:space="preserve">    a = b = 3;</w:t>
              <w:br w:type="textWrapping"/>
              <w:t xml:space="preserve">    soma(a, b);</w:t>
              <w:br w:type="textWrapping"/>
              <w:t xml:space="preserve">}</w:t>
            </w:r>
            <w:r w:rsidDel="00000000" w:rsidR="00000000" w:rsidRPr="00000000">
              <w:rPr>
                <w:rtl w:val="0"/>
              </w:rPr>
            </w:r>
          </w:p>
        </w:tc>
      </w:tr>
    </w:tbl>
    <w:p w:rsidR="00000000" w:rsidDel="00000000" w:rsidP="00000000" w:rsidRDefault="00000000" w:rsidRPr="00000000" w14:paraId="0000010B">
      <w:pPr>
        <w:spacing w:after="200" w:before="240" w:lineRule="auto"/>
        <w:ind w:firstLine="720"/>
        <w:jc w:val="both"/>
        <w:rPr>
          <w:sz w:val="2"/>
          <w:szCs w:val="2"/>
        </w:rPr>
      </w:pPr>
      <w:r w:rsidDel="00000000" w:rsidR="00000000" w:rsidRPr="00000000">
        <w:rPr>
          <w:rtl w:val="0"/>
        </w:rPr>
      </w:r>
    </w:p>
    <w:p w:rsidR="00000000" w:rsidDel="00000000" w:rsidP="00000000" w:rsidRDefault="00000000" w:rsidRPr="00000000" w14:paraId="0000010C">
      <w:pPr>
        <w:spacing w:after="200" w:before="240" w:lineRule="auto"/>
        <w:ind w:firstLine="720"/>
        <w:jc w:val="both"/>
        <w:rPr/>
      </w:pPr>
      <w:r w:rsidDel="00000000" w:rsidR="00000000" w:rsidRPr="00000000">
        <w:rPr>
          <w:rtl w:val="0"/>
        </w:rPr>
        <w:t xml:space="preserve">No quarto caso, cabe considerar o retorno da função </w:t>
      </w:r>
      <w:r w:rsidDel="00000000" w:rsidR="00000000" w:rsidRPr="00000000">
        <w:rPr>
          <w:rFonts w:ascii="Courier New" w:cs="Courier New" w:eastAsia="Courier New" w:hAnsi="Courier New"/>
          <w:rtl w:val="0"/>
        </w:rPr>
        <w:t xml:space="preserve">soma()</w:t>
      </w:r>
      <w:r w:rsidDel="00000000" w:rsidR="00000000" w:rsidRPr="00000000">
        <w:rPr>
          <w:rtl w:val="0"/>
        </w:rPr>
        <w:t xml:space="preserve">: um inteiro. É o caso mais adequado para uma função desse tipo: desenvolvida para resolver um problema específico, aceita os parâmetros necessários ao cálculo e retorna o resultado, que pode ser utilizado de diversas formas pelo código que a chamou. Nesse caso,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está apenas imprimindo o resultado da soma. Vale destacar que a variável </w:t>
      </w:r>
      <w:r w:rsidDel="00000000" w:rsidR="00000000" w:rsidRPr="00000000">
        <w:rPr>
          <w:rFonts w:ascii="Courier New" w:cs="Courier New" w:eastAsia="Courier New" w:hAnsi="Courier New"/>
          <w:rtl w:val="0"/>
        </w:rPr>
        <w:t xml:space="preserve">s</w:t>
      </w:r>
      <w:r w:rsidDel="00000000" w:rsidR="00000000" w:rsidRPr="00000000">
        <w:rPr>
          <w:rtl w:val="0"/>
        </w:rPr>
        <w:t xml:space="preserve">, utilizada pela função </w:t>
      </w:r>
      <w:r w:rsidDel="00000000" w:rsidR="00000000" w:rsidRPr="00000000">
        <w:rPr>
          <w:rFonts w:ascii="Courier New" w:cs="Courier New" w:eastAsia="Courier New" w:hAnsi="Courier New"/>
          <w:rtl w:val="0"/>
        </w:rPr>
        <w:t xml:space="preserve">soma()</w:t>
      </w:r>
      <w:r w:rsidDel="00000000" w:rsidR="00000000" w:rsidRPr="00000000">
        <w:rPr>
          <w:rtl w:val="0"/>
        </w:rPr>
        <w:t xml:space="preserve">, não é reconhecida no </w:t>
      </w:r>
      <w:r w:rsidDel="00000000" w:rsidR="00000000" w:rsidRPr="00000000">
        <w:rPr>
          <w:rFonts w:ascii="Courier New" w:cs="Courier New" w:eastAsia="Courier New" w:hAnsi="Courier New"/>
          <w:rtl w:val="0"/>
        </w:rPr>
        <w:t xml:space="preserve">main() </w:t>
      </w:r>
      <w:r w:rsidDel="00000000" w:rsidR="00000000" w:rsidRPr="00000000">
        <w:rPr>
          <w:rtl w:val="0"/>
        </w:rPr>
        <w:t xml:space="preserve">(dizemos que ela está fora do escopo da função principal).</w:t>
      </w:r>
    </w:p>
    <w:tbl>
      <w:tblPr>
        <w:tblStyle w:val="Table12"/>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10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10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10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11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11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11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11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11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11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11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11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11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11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tc>
        <w:tc>
          <w:tcPr>
            <w:shd w:fill="f0f0f0" w:val="clear"/>
            <w:tcMar>
              <w:top w:w="0.0" w:type="dxa"/>
              <w:left w:w="0.0" w:type="dxa"/>
              <w:bottom w:w="0.0" w:type="dxa"/>
              <w:right w:w="0.0" w:type="dxa"/>
            </w:tcMar>
          </w:tcPr>
          <w:p w:rsidR="00000000" w:rsidDel="00000000" w:rsidP="00000000" w:rsidRDefault="00000000" w:rsidRPr="00000000" w14:paraId="0000011A">
            <w:pPr>
              <w:widowControl w:val="0"/>
              <w:spacing w:before="0" w:line="276" w:lineRule="auto"/>
              <w:rPr>
                <w:rFonts w:ascii="Consolas" w:cs="Consolas" w:eastAsia="Consolas" w:hAnsi="Consolas"/>
                <w:color w:val="888888"/>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&lt;stdio.h&gt;</w:t>
            </w:r>
            <w:r w:rsidDel="00000000" w:rsidR="00000000" w:rsidRPr="00000000">
              <w:rPr>
                <w:rtl w:val="0"/>
              </w:rPr>
            </w:r>
          </w:p>
          <w:p w:rsidR="00000000" w:rsidDel="00000000" w:rsidP="00000000" w:rsidRDefault="00000000" w:rsidRPr="00000000" w14:paraId="0000011B">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888888"/>
                <w:sz w:val="19"/>
                <w:szCs w:val="19"/>
                <w:shd w:fill="f0f0f0" w:val="clear"/>
                <w:rtl w:val="0"/>
              </w:rPr>
              <w:t xml:space="preserve">// Quarto caso: função com retorno e com parâmetros</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soma</w:t>
            </w:r>
            <w:r w:rsidDel="00000000" w:rsidR="00000000" w:rsidRPr="00000000">
              <w:rPr>
                <w:rFonts w:ascii="Consolas" w:cs="Consolas" w:eastAsia="Consolas" w:hAnsi="Consolas"/>
                <w:color w:val="444444"/>
                <w:sz w:val="19"/>
                <w:szCs w:val="19"/>
                <w:shd w:fill="f0f0f0" w:val="clear"/>
                <w:rtl w:val="0"/>
              </w:rPr>
              <w:t xml:space="preserve">(int a, int b){</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s;</w:t>
              <w:br w:type="textWrapping"/>
              <w:t xml:space="preserve">    s = a + b;</w:t>
              <w:br w:type="textWrapping"/>
              <w:t xml:space="preserve">    return (s);</w:t>
            </w:r>
          </w:p>
          <w:p w:rsidR="00000000" w:rsidDel="00000000" w:rsidP="00000000" w:rsidRDefault="00000000" w:rsidRPr="00000000" w14:paraId="0000011C">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w:t>
            </w:r>
          </w:p>
          <w:p w:rsidR="00000000" w:rsidDel="00000000" w:rsidP="00000000" w:rsidRDefault="00000000" w:rsidRPr="00000000" w14:paraId="0000011D">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r>
          </w:p>
          <w:p w:rsidR="00000000" w:rsidDel="00000000" w:rsidP="00000000" w:rsidRDefault="00000000" w:rsidRPr="00000000" w14:paraId="0000011E">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int a, b;</w:t>
            </w:r>
          </w:p>
          <w:p w:rsidR="00000000" w:rsidDel="00000000" w:rsidP="00000000" w:rsidRDefault="00000000" w:rsidRPr="00000000" w14:paraId="0000011F">
            <w:pPr>
              <w:widowControl w:val="0"/>
              <w:spacing w:before="0" w:line="276" w:lineRule="auto"/>
              <w:rPr>
                <w:rFonts w:ascii="Consolas" w:cs="Consolas" w:eastAsia="Consolas" w:hAnsi="Consolas"/>
                <w:color w:val="1f7199"/>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a = b = 3;</w:t>
              <w:br w:type="textWrapping"/>
              <w:t xml:space="preserve">    printf("%d", soma(a,b));</w:t>
              <w:br w:type="textWrapping"/>
              <w:t xml:space="preserve">}</w:t>
            </w:r>
            <w:r w:rsidDel="00000000" w:rsidR="00000000" w:rsidRPr="00000000">
              <w:rPr>
                <w:rtl w:val="0"/>
              </w:rPr>
            </w:r>
          </w:p>
        </w:tc>
      </w:tr>
    </w:tbl>
    <w:p w:rsidR="00000000" w:rsidDel="00000000" w:rsidP="00000000" w:rsidRDefault="00000000" w:rsidRPr="00000000" w14:paraId="00000120">
      <w:pPr>
        <w:spacing w:after="200" w:before="240" w:lineRule="auto"/>
        <w:ind w:firstLine="720"/>
        <w:jc w:val="both"/>
        <w:rPr/>
      </w:pPr>
      <w:r w:rsidDel="00000000" w:rsidR="00000000" w:rsidRPr="00000000">
        <w:rPr>
          <w:rtl w:val="0"/>
        </w:rPr>
      </w:r>
    </w:p>
    <w:p w:rsidR="00000000" w:rsidDel="00000000" w:rsidP="00000000" w:rsidRDefault="00000000" w:rsidRPr="00000000" w14:paraId="00000121">
      <w:pPr>
        <w:spacing w:after="200" w:before="240" w:lineRule="auto"/>
        <w:ind w:firstLine="720"/>
        <w:jc w:val="both"/>
        <w:rPr/>
      </w:pPr>
      <w:r w:rsidDel="00000000" w:rsidR="00000000" w:rsidRPr="00000000">
        <w:rPr>
          <w:rtl w:val="0"/>
        </w:rPr>
        <w:t xml:space="preserve">Para testar o escopo das variáveis, considere a implementação a seguir. O valor da variável </w:t>
      </w:r>
      <w:r w:rsidDel="00000000" w:rsidR="00000000" w:rsidRPr="00000000">
        <w:rPr>
          <w:rFonts w:ascii="Courier New" w:cs="Courier New" w:eastAsia="Courier New" w:hAnsi="Courier New"/>
          <w:rtl w:val="0"/>
        </w:rPr>
        <w:t xml:space="preserve">a</w:t>
      </w:r>
      <w:r w:rsidDel="00000000" w:rsidR="00000000" w:rsidRPr="00000000">
        <w:rPr>
          <w:rtl w:val="0"/>
        </w:rPr>
        <w:t xml:space="preserve"> é alterado na linha 6. Qual valor será mostrado, resultante da instrução de saída da linha 14?</w:t>
      </w:r>
    </w:p>
    <w:tbl>
      <w:tblPr>
        <w:tblStyle w:val="Table13"/>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12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12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12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12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12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12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12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12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12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12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12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12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12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12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13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tc>
        <w:tc>
          <w:tcPr>
            <w:shd w:fill="f0f0f0" w:val="clear"/>
            <w:tcMar>
              <w:top w:w="0.0" w:type="dxa"/>
              <w:left w:w="0.0" w:type="dxa"/>
              <w:bottom w:w="0.0" w:type="dxa"/>
              <w:right w:w="0.0" w:type="dxa"/>
            </w:tcMar>
          </w:tcPr>
          <w:p w:rsidR="00000000" w:rsidDel="00000000" w:rsidP="00000000" w:rsidRDefault="00000000" w:rsidRPr="00000000" w14:paraId="00000131">
            <w:pPr>
              <w:widowControl w:val="0"/>
              <w:spacing w:before="0" w:line="276" w:lineRule="auto"/>
              <w:rPr>
                <w:rFonts w:ascii="Consolas" w:cs="Consolas" w:eastAsia="Consolas" w:hAnsi="Consolas"/>
                <w:color w:val="888888"/>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&lt;stdio.h&gt;</w:t>
            </w:r>
            <w:r w:rsidDel="00000000" w:rsidR="00000000" w:rsidRPr="00000000">
              <w:rPr>
                <w:rtl w:val="0"/>
              </w:rPr>
            </w:r>
          </w:p>
          <w:p w:rsidR="00000000" w:rsidDel="00000000" w:rsidP="00000000" w:rsidRDefault="00000000" w:rsidRPr="00000000" w14:paraId="00000132">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888888"/>
                <w:sz w:val="19"/>
                <w:szCs w:val="19"/>
                <w:shd w:fill="f0f0f0" w:val="clear"/>
                <w:rtl w:val="0"/>
              </w:rPr>
              <w:t xml:space="preserve">// Testando o escopo das variáveis</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soma</w:t>
            </w:r>
            <w:r w:rsidDel="00000000" w:rsidR="00000000" w:rsidRPr="00000000">
              <w:rPr>
                <w:rFonts w:ascii="Consolas" w:cs="Consolas" w:eastAsia="Consolas" w:hAnsi="Consolas"/>
                <w:color w:val="444444"/>
                <w:sz w:val="19"/>
                <w:szCs w:val="19"/>
                <w:shd w:fill="f0f0f0" w:val="clear"/>
                <w:rtl w:val="0"/>
              </w:rPr>
              <w:t xml:space="preserve">(int a, int b){</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s;</w:t>
              <w:br w:type="textWrapping"/>
              <w:t xml:space="preserve">    s = a + b;</w:t>
              <w:br w:type="textWrapping"/>
              <w:t xml:space="preserve">    a = 5;</w:t>
              <w:br w:type="textWrapping"/>
              <w:t xml:space="preserve">    return (s);</w:t>
            </w:r>
          </w:p>
          <w:p w:rsidR="00000000" w:rsidDel="00000000" w:rsidP="00000000" w:rsidRDefault="00000000" w:rsidRPr="00000000" w14:paraId="00000133">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w:t>
            </w:r>
          </w:p>
          <w:p w:rsidR="00000000" w:rsidDel="00000000" w:rsidP="00000000" w:rsidRDefault="00000000" w:rsidRPr="00000000" w14:paraId="00000134">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r>
          </w:p>
          <w:p w:rsidR="00000000" w:rsidDel="00000000" w:rsidP="00000000" w:rsidRDefault="00000000" w:rsidRPr="00000000" w14:paraId="00000135">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int a, b;</w:t>
            </w:r>
          </w:p>
          <w:p w:rsidR="00000000" w:rsidDel="00000000" w:rsidP="00000000" w:rsidRDefault="00000000" w:rsidRPr="00000000" w14:paraId="00000136">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a = b = 3;</w:t>
              <w:br w:type="textWrapping"/>
              <w:t xml:space="preserve">    printf("%d", soma(a,b));</w:t>
            </w:r>
          </w:p>
          <w:p w:rsidR="00000000" w:rsidDel="00000000" w:rsidP="00000000" w:rsidRDefault="00000000" w:rsidRPr="00000000" w14:paraId="00000137">
            <w:pPr>
              <w:widowControl w:val="0"/>
              <w:spacing w:before="0" w:line="276" w:lineRule="auto"/>
              <w:rPr>
                <w:rFonts w:ascii="Consolas" w:cs="Consolas" w:eastAsia="Consolas" w:hAnsi="Consolas"/>
                <w:color w:val="1f7199"/>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printf("%d", a);</w:t>
              <w:br w:type="textWrapping"/>
              <w:t xml:space="preserve">}</w:t>
            </w:r>
            <w:r w:rsidDel="00000000" w:rsidR="00000000" w:rsidRPr="00000000">
              <w:rPr>
                <w:rtl w:val="0"/>
              </w:rPr>
            </w:r>
          </w:p>
        </w:tc>
      </w:tr>
    </w:tbl>
    <w:p w:rsidR="00000000" w:rsidDel="00000000" w:rsidP="00000000" w:rsidRDefault="00000000" w:rsidRPr="00000000" w14:paraId="00000138">
      <w:pPr>
        <w:spacing w:before="240" w:lineRule="auto"/>
        <w:rPr/>
      </w:pPr>
      <w:r w:rsidDel="00000000" w:rsidR="00000000" w:rsidRPr="00000000">
        <w:rPr>
          <w:rtl w:val="0"/>
        </w:rPr>
      </w:r>
    </w:p>
    <w:p w:rsidR="00000000" w:rsidDel="00000000" w:rsidP="00000000" w:rsidRDefault="00000000" w:rsidRPr="00000000" w14:paraId="00000139">
      <w:pPr>
        <w:pStyle w:val="Heading2"/>
        <w:spacing w:before="240" w:lineRule="auto"/>
        <w:rPr/>
      </w:pPr>
      <w:bookmarkStart w:colFirst="0" w:colLast="0" w:name="_heading=h.17dp8vu" w:id="10"/>
      <w:bookmarkEnd w:id="10"/>
      <w:r w:rsidDel="00000000" w:rsidR="00000000" w:rsidRPr="00000000">
        <w:rPr>
          <w:rtl w:val="0"/>
        </w:rPr>
        <w:t xml:space="preserve">Protótipos e interfaces de funções</w:t>
      </w:r>
    </w:p>
    <w:p w:rsidR="00000000" w:rsidDel="00000000" w:rsidP="00000000" w:rsidRDefault="00000000" w:rsidRPr="00000000" w14:paraId="0000013A">
      <w:pPr>
        <w:spacing w:before="240" w:lineRule="auto"/>
        <w:jc w:val="both"/>
        <w:rPr/>
      </w:pPr>
      <w:r w:rsidDel="00000000" w:rsidR="00000000" w:rsidRPr="00000000">
        <w:rPr>
          <w:rtl w:val="0"/>
        </w:rPr>
        <w:t xml:space="preserve">O </w:t>
      </w:r>
      <w:r w:rsidDel="00000000" w:rsidR="00000000" w:rsidRPr="00000000">
        <w:rPr>
          <w:b w:val="1"/>
          <w:rtl w:val="0"/>
        </w:rPr>
        <w:t xml:space="preserve">protótipo </w:t>
      </w:r>
      <w:r w:rsidDel="00000000" w:rsidR="00000000" w:rsidRPr="00000000">
        <w:rPr>
          <w:rtl w:val="0"/>
        </w:rPr>
        <w:t xml:space="preserve">de uma função contém o </w:t>
      </w:r>
      <w:r w:rsidDel="00000000" w:rsidR="00000000" w:rsidRPr="00000000">
        <w:rPr>
          <w:b w:val="1"/>
          <w:rtl w:val="0"/>
        </w:rPr>
        <w:t xml:space="preserve">tipo de retorno</w:t>
      </w:r>
      <w:r w:rsidDel="00000000" w:rsidR="00000000" w:rsidRPr="00000000">
        <w:rPr>
          <w:rtl w:val="0"/>
        </w:rPr>
        <w:t xml:space="preserve">, o </w:t>
      </w:r>
      <w:r w:rsidDel="00000000" w:rsidR="00000000" w:rsidRPr="00000000">
        <w:rPr>
          <w:b w:val="1"/>
          <w:rtl w:val="0"/>
        </w:rPr>
        <w:t xml:space="preserve">nome da função </w:t>
      </w:r>
      <w:r w:rsidDel="00000000" w:rsidR="00000000" w:rsidRPr="00000000">
        <w:rPr>
          <w:rtl w:val="0"/>
        </w:rPr>
        <w:t xml:space="preserve">e a </w:t>
      </w:r>
      <w:r w:rsidDel="00000000" w:rsidR="00000000" w:rsidRPr="00000000">
        <w:rPr>
          <w:b w:val="1"/>
          <w:rtl w:val="0"/>
        </w:rPr>
        <w:t xml:space="preserve">lista de parâmetros </w:t>
      </w:r>
      <w:r w:rsidDel="00000000" w:rsidR="00000000" w:rsidRPr="00000000">
        <w:rPr>
          <w:rtl w:val="0"/>
        </w:rPr>
        <w:t xml:space="preserve">(quantidade e tipo).</w:t>
      </w:r>
    </w:p>
    <w:p w:rsidR="00000000" w:rsidDel="00000000" w:rsidP="00000000" w:rsidRDefault="00000000" w:rsidRPr="00000000" w14:paraId="0000013B">
      <w:pPr>
        <w:spacing w:before="240" w:lineRule="auto"/>
        <w:ind w:firstLine="720"/>
        <w:jc w:val="both"/>
        <w:rPr/>
      </w:pPr>
      <w:r w:rsidDel="00000000" w:rsidR="00000000" w:rsidRPr="00000000">
        <w:rPr>
          <w:rtl w:val="0"/>
        </w:rPr>
        <w:t xml:space="preserve">A definição dos protótipos em um código colaboram para a elegância e facilidade de uso das funções. Abaixo, segue o exemplo de um código com o protótipo da função </w:t>
      </w:r>
      <w:r w:rsidDel="00000000" w:rsidR="00000000" w:rsidRPr="00000000">
        <w:rPr>
          <w:rFonts w:ascii="Courier New" w:cs="Courier New" w:eastAsia="Courier New" w:hAnsi="Courier New"/>
          <w:rtl w:val="0"/>
        </w:rPr>
        <w:t xml:space="preserve">soma()</w:t>
      </w:r>
      <w:r w:rsidDel="00000000" w:rsidR="00000000" w:rsidRPr="00000000">
        <w:rPr>
          <w:rtl w:val="0"/>
        </w:rPr>
        <w:t xml:space="preserve">. A lista dos protótipos vem logo abaixo das diretivas de compilação (</w:t>
      </w:r>
      <w:r w:rsidDel="00000000" w:rsidR="00000000" w:rsidRPr="00000000">
        <w:rPr>
          <w:rFonts w:ascii="Courier New" w:cs="Courier New" w:eastAsia="Courier New" w:hAnsi="Courier New"/>
          <w:rtl w:val="0"/>
        </w:rPr>
        <w:t xml:space="preserve">#include, #define, …</w:t>
      </w:r>
      <w:r w:rsidDel="00000000" w:rsidR="00000000" w:rsidRPr="00000000">
        <w:rPr>
          <w:rtl w:val="0"/>
        </w:rPr>
        <w:t xml:space="preserve">), e 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antecede as funções. Sem o uso dos protótipos, geralmente é necessário que as funções estejam implementadas antes do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(isso pode variar com o compilador; mensagem de erro na compilação aponta o não reconhecimento da função).</w:t>
      </w:r>
    </w:p>
    <w:p w:rsidR="00000000" w:rsidDel="00000000" w:rsidP="00000000" w:rsidRDefault="00000000" w:rsidRPr="00000000" w14:paraId="0000013C">
      <w:pPr>
        <w:spacing w:before="240" w:lineRule="auto"/>
        <w:ind w:firstLine="720"/>
        <w:jc w:val="both"/>
        <w:rPr/>
      </w:pPr>
      <w:r w:rsidDel="00000000" w:rsidR="00000000" w:rsidRPr="00000000">
        <w:rPr>
          <w:rtl w:val="0"/>
        </w:rPr>
      </w:r>
    </w:p>
    <w:tbl>
      <w:tblPr>
        <w:tblStyle w:val="Table14"/>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13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13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13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14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14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14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14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14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14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14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14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14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14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14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14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14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14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14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14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15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tc>
        <w:tc>
          <w:tcPr>
            <w:shd w:fill="f0f0f0" w:val="clear"/>
            <w:tcMar>
              <w:top w:w="0.0" w:type="dxa"/>
              <w:left w:w="0.0" w:type="dxa"/>
              <w:bottom w:w="0.0" w:type="dxa"/>
              <w:right w:w="0.0" w:type="dxa"/>
            </w:tcMa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888888"/>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&lt;iostream&gt;</w:t>
            </w:r>
            <w:r w:rsidDel="00000000" w:rsidR="00000000" w:rsidRPr="00000000">
              <w:rPr>
                <w:rFonts w:ascii="Consolas" w:cs="Consolas" w:eastAsia="Consolas" w:hAnsi="Consolas"/>
                <w:color w:val="444444"/>
                <w:sz w:val="19"/>
                <w:szCs w:val="19"/>
                <w:shd w:fill="f0f0f0" w:val="clear"/>
                <w:rtl w:val="0"/>
              </w:rPr>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using</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namespace</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std</w:t>
            </w:r>
            <w:r w:rsidDel="00000000" w:rsidR="00000000" w:rsidRPr="00000000">
              <w:rPr>
                <w:rFonts w:ascii="Consolas" w:cs="Consolas" w:eastAsia="Consolas" w:hAnsi="Consolas"/>
                <w:color w:val="444444"/>
                <w:sz w:val="19"/>
                <w:szCs w:val="19"/>
                <w:shd w:fill="f0f0f0" w:val="clear"/>
                <w:rtl w:val="0"/>
              </w:rPr>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soma</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8888"/>
                <w:sz w:val="19"/>
                <w:szCs w:val="19"/>
                <w:shd w:fill="f0f0f0" w:val="clear"/>
                <w:rtl w:val="0"/>
              </w:rPr>
              <w:t xml:space="preserve">//Protótipo da função soma sem os nomes dos parâmetros</w:t>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before="0" w:line="276" w:lineRule="auto"/>
              <w:rPr>
                <w:sz w:val="19"/>
                <w:szCs w:val="19"/>
              </w:rPr>
            </w:pP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soma</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b); </w:t>
            </w:r>
            <w:r w:rsidDel="00000000" w:rsidR="00000000" w:rsidRPr="00000000">
              <w:rPr>
                <w:rFonts w:ascii="Consolas" w:cs="Consolas" w:eastAsia="Consolas" w:hAnsi="Consolas"/>
                <w:color w:val="888888"/>
                <w:sz w:val="19"/>
                <w:szCs w:val="19"/>
                <w:shd w:fill="f0f0f0" w:val="clear"/>
                <w:rtl w:val="0"/>
              </w:rPr>
              <w:t xml:space="preserve"> //Protótipo da função soma com os nomes dos parâmetros</w:t>
              <w:br w:type="textWrapping"/>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x, y;</w:t>
              <w:br w:type="textWrapping"/>
              <w:t xml:space="preserve">    </w:t>
              <w:br w:type="textWrapping"/>
              <w:tab/>
              <w:t xml:space="preserve">x = y = </w:t>
            </w:r>
            <w:r w:rsidDel="00000000" w:rsidR="00000000" w:rsidRPr="00000000">
              <w:rPr>
                <w:rFonts w:ascii="Consolas" w:cs="Consolas" w:eastAsia="Consolas" w:hAnsi="Consolas"/>
                <w:color w:val="880000"/>
                <w:sz w:val="19"/>
                <w:szCs w:val="19"/>
                <w:shd w:fill="f0f0f0" w:val="clear"/>
                <w:rtl w:val="0"/>
              </w:rPr>
              <w:t xml:space="preserve">3</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soma(x, y)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soma</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b){ </w:t>
            </w:r>
            <w:r w:rsidDel="00000000" w:rsidR="00000000" w:rsidRPr="00000000">
              <w:rPr>
                <w:rFonts w:ascii="Consolas" w:cs="Consolas" w:eastAsia="Consolas" w:hAnsi="Consolas"/>
                <w:color w:val="888888"/>
                <w:sz w:val="19"/>
                <w:szCs w:val="19"/>
                <w:shd w:fill="f0f0f0" w:val="clear"/>
                <w:rtl w:val="0"/>
              </w:rPr>
              <w:t xml:space="preserve">//Implementação da função soma, após o main()</w:t>
            </w:r>
            <w:r w:rsidDel="00000000" w:rsidR="00000000" w:rsidRPr="00000000">
              <w:rPr>
                <w:rFonts w:ascii="Consolas" w:cs="Consolas" w:eastAsia="Consolas" w:hAnsi="Consolas"/>
                <w:color w:val="444444"/>
                <w:sz w:val="19"/>
                <w:szCs w:val="19"/>
                <w:shd w:fill="f0f0f0" w:val="clear"/>
                <w:rtl w:val="0"/>
              </w:rPr>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s;</w:t>
              <w:br w:type="textWrapping"/>
              <w:t xml:space="preserve">    </w:t>
              <w:br w:type="textWrapping"/>
              <w:tab/>
              <w:t xml:space="preserve">s = a + b;</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s;</w:t>
              <w:br w:type="textWrapping"/>
              <w:t xml:space="preserve">}</w:t>
            </w:r>
            <w:r w:rsidDel="00000000" w:rsidR="00000000" w:rsidRPr="00000000">
              <w:rPr>
                <w:rtl w:val="0"/>
              </w:rPr>
            </w:r>
          </w:p>
        </w:tc>
      </w:tr>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153">
            <w:pPr>
              <w:widowControl w:val="0"/>
              <w:spacing w:before="0" w:line="240" w:lineRule="auto"/>
              <w:rPr>
                <w:rFonts w:ascii="Courier New" w:cs="Courier New" w:eastAsia="Courier New" w:hAnsi="Courier New"/>
                <w:sz w:val="20"/>
                <w:szCs w:val="20"/>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154">
            <w:pPr>
              <w:spacing w:before="0" w:line="240" w:lineRule="auto"/>
              <w:ind w:left="-2976" w:hanging="135"/>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155">
      <w:pPr>
        <w:spacing w:before="240" w:lineRule="auto"/>
        <w:ind w:firstLine="720"/>
        <w:jc w:val="both"/>
        <w:rPr/>
      </w:pPr>
      <w:r w:rsidDel="00000000" w:rsidR="00000000" w:rsidRPr="00000000">
        <w:rPr>
          <w:rtl w:val="0"/>
        </w:rPr>
        <w:t xml:space="preserve">A </w:t>
      </w:r>
      <w:r w:rsidDel="00000000" w:rsidR="00000000" w:rsidRPr="00000000">
        <w:rPr>
          <w:b w:val="1"/>
          <w:rtl w:val="0"/>
        </w:rPr>
        <w:t xml:space="preserve">interface </w:t>
      </w:r>
      <w:r w:rsidDel="00000000" w:rsidR="00000000" w:rsidRPr="00000000">
        <w:rPr>
          <w:rtl w:val="0"/>
        </w:rPr>
        <w:t xml:space="preserve">de uma função é a especificação que permite o seu uso. Para utilizar uma função, é necessário saber o </w:t>
      </w:r>
      <w:r w:rsidDel="00000000" w:rsidR="00000000" w:rsidRPr="00000000">
        <w:rPr>
          <w:b w:val="1"/>
          <w:rtl w:val="0"/>
        </w:rPr>
        <w:t xml:space="preserve">tipo de retorno </w:t>
      </w:r>
      <w:r w:rsidDel="00000000" w:rsidR="00000000" w:rsidRPr="00000000">
        <w:rPr>
          <w:rtl w:val="0"/>
        </w:rPr>
        <w:t xml:space="preserve">e quais </w:t>
      </w:r>
      <w:r w:rsidDel="00000000" w:rsidR="00000000" w:rsidRPr="00000000">
        <w:rPr>
          <w:b w:val="1"/>
          <w:rtl w:val="0"/>
        </w:rPr>
        <w:t xml:space="preserve">parâmetros </w:t>
      </w:r>
      <w:r w:rsidDel="00000000" w:rsidR="00000000" w:rsidRPr="00000000">
        <w:rPr>
          <w:rtl w:val="0"/>
        </w:rPr>
        <w:t xml:space="preserve">devem ser fornecidos (Farrell 2010). </w:t>
      </w:r>
    </w:p>
    <w:p w:rsidR="00000000" w:rsidDel="00000000" w:rsidP="00000000" w:rsidRDefault="00000000" w:rsidRPr="00000000" w14:paraId="00000156">
      <w:pPr>
        <w:spacing w:before="240" w:lineRule="auto"/>
        <w:ind w:firstLine="720"/>
        <w:jc w:val="both"/>
        <w:rPr/>
      </w:pPr>
      <w:r w:rsidDel="00000000" w:rsidR="00000000" w:rsidRPr="00000000">
        <w:rPr>
          <w:rtl w:val="0"/>
        </w:rPr>
        <w:t xml:space="preserve">Nos arquivos de </w:t>
      </w:r>
      <w:r w:rsidDel="00000000" w:rsidR="00000000" w:rsidRPr="00000000">
        <w:rPr>
          <w:b w:val="1"/>
          <w:rtl w:val="0"/>
        </w:rPr>
        <w:t xml:space="preserve">interfaces </w:t>
      </w:r>
      <w:r w:rsidDel="00000000" w:rsidR="00000000" w:rsidRPr="00000000">
        <w:rPr>
          <w:rtl w:val="0"/>
        </w:rPr>
        <w:t xml:space="preserve">das bibliotecas padrão das linguagens C e C++, as declarações das funções das bibliotecas incluem o protótipo e a documentação da função. São os arquivos de cabeçalho, que incluímos no início dos códigos-fonte, a fim de utilizarmos as funções disponíveis (diretivas </w:t>
      </w:r>
      <w:r w:rsidDel="00000000" w:rsidR="00000000" w:rsidRPr="00000000">
        <w:rPr>
          <w:rFonts w:ascii="Courier New" w:cs="Courier New" w:eastAsia="Courier New" w:hAnsi="Courier New"/>
          <w:rtl w:val="0"/>
        </w:rPr>
        <w:t xml:space="preserve">#include</w:t>
      </w:r>
      <w:r w:rsidDel="00000000" w:rsidR="00000000" w:rsidRPr="00000000">
        <w:rPr>
          <w:rtl w:val="0"/>
        </w:rPr>
        <w:t xml:space="preserve">) (Feofiloff 2009). Não precisamos saber </w:t>
      </w:r>
      <w:r w:rsidDel="00000000" w:rsidR="00000000" w:rsidRPr="00000000">
        <w:rPr>
          <w:b w:val="1"/>
          <w:rtl w:val="0"/>
        </w:rPr>
        <w:t xml:space="preserve">como </w:t>
      </w:r>
      <w:r w:rsidDel="00000000" w:rsidR="00000000" w:rsidRPr="00000000">
        <w:rPr>
          <w:rtl w:val="0"/>
        </w:rPr>
        <w:t xml:space="preserve">as funções são implementadas, apenas quais </w:t>
      </w:r>
      <w:r w:rsidDel="00000000" w:rsidR="00000000" w:rsidRPr="00000000">
        <w:rPr>
          <w:b w:val="1"/>
          <w:rtl w:val="0"/>
        </w:rPr>
        <w:t xml:space="preserve">parâmetros </w:t>
      </w:r>
      <w:r w:rsidDel="00000000" w:rsidR="00000000" w:rsidRPr="00000000">
        <w:rPr>
          <w:rtl w:val="0"/>
        </w:rPr>
        <w:t xml:space="preserve">(quantidade e tipo) devem ser fornecidos e o </w:t>
      </w:r>
      <w:r w:rsidDel="00000000" w:rsidR="00000000" w:rsidRPr="00000000">
        <w:rPr>
          <w:b w:val="1"/>
          <w:rtl w:val="0"/>
        </w:rPr>
        <w:t xml:space="preserve">tipo de retorno </w:t>
      </w:r>
      <w:r w:rsidDel="00000000" w:rsidR="00000000" w:rsidRPr="00000000">
        <w:rPr>
          <w:rtl w:val="0"/>
        </w:rPr>
        <w:t xml:space="preserve">que obteremos.</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before="240" w:lineRule="auto"/>
        <w:ind w:firstLine="720"/>
        <w:jc w:val="both"/>
        <w:rPr/>
      </w:pPr>
      <w:r w:rsidDel="00000000" w:rsidR="00000000" w:rsidRPr="00000000">
        <w:rPr>
          <w:rtl w:val="0"/>
        </w:rPr>
        <w:t xml:space="preserve">Abaixo, no recorte da documentação da biblioteca </w:t>
      </w:r>
      <w:r w:rsidDel="00000000" w:rsidR="00000000" w:rsidRPr="00000000">
        <w:rPr>
          <w:rFonts w:ascii="Courier New" w:cs="Courier New" w:eastAsia="Courier New" w:hAnsi="Courier New"/>
          <w:rtl w:val="0"/>
        </w:rPr>
        <w:t xml:space="preserve">&lt;cmath&gt;/math.h</w:t>
      </w:r>
      <w:r w:rsidDel="00000000" w:rsidR="00000000" w:rsidRPr="00000000">
        <w:rPr>
          <w:rtl w:val="0"/>
        </w:rPr>
        <w:t xml:space="preserve">., está a lista de interfaces da função </w:t>
      </w:r>
      <w:r w:rsidDel="00000000" w:rsidR="00000000" w:rsidRPr="00000000">
        <w:rPr>
          <w:rFonts w:ascii="Courier New" w:cs="Courier New" w:eastAsia="Courier New" w:hAnsi="Courier New"/>
          <w:rtl w:val="0"/>
        </w:rPr>
        <w:t xml:space="preserve">pow()</w:t>
      </w:r>
      <w:r w:rsidDel="00000000" w:rsidR="00000000" w:rsidRPr="00000000">
        <w:rPr>
          <w:rtl w:val="0"/>
        </w:rPr>
        <w:t xml:space="preserve">. Portanto, em algumas situações, há mais de uma forma de utilizar uma função. No caso da função </w:t>
      </w:r>
      <w:r w:rsidDel="00000000" w:rsidR="00000000" w:rsidRPr="00000000">
        <w:rPr>
          <w:rFonts w:ascii="Courier New" w:cs="Courier New" w:eastAsia="Courier New" w:hAnsi="Courier New"/>
          <w:rtl w:val="0"/>
        </w:rPr>
        <w:t xml:space="preserve">pow()</w:t>
      </w:r>
      <w:r w:rsidDel="00000000" w:rsidR="00000000" w:rsidRPr="00000000">
        <w:rPr>
          <w:rtl w:val="0"/>
        </w:rPr>
        <w:t xml:space="preserve">, pode-se obter retorno do tipo </w:t>
      </w:r>
      <w:r w:rsidDel="00000000" w:rsidR="00000000" w:rsidRPr="00000000">
        <w:rPr>
          <w:rFonts w:ascii="Courier New" w:cs="Courier New" w:eastAsia="Courier New" w:hAnsi="Courier New"/>
          <w:rtl w:val="0"/>
        </w:rPr>
        <w:t xml:space="preserve">double</w:t>
      </w:r>
      <w:r w:rsidDel="00000000" w:rsidR="00000000" w:rsidRPr="00000000">
        <w:rPr>
          <w:rtl w:val="0"/>
        </w:rPr>
        <w:t xml:space="preserve">, </w:t>
      </w:r>
      <w:r w:rsidDel="00000000" w:rsidR="00000000" w:rsidRPr="00000000">
        <w:rPr>
          <w:rFonts w:ascii="Courier New" w:cs="Courier New" w:eastAsia="Courier New" w:hAnsi="Courier New"/>
          <w:rtl w:val="0"/>
        </w:rPr>
        <w:t xml:space="preserve">float </w:t>
      </w:r>
      <w:r w:rsidDel="00000000" w:rsidR="00000000" w:rsidRPr="00000000">
        <w:rPr>
          <w:rtl w:val="0"/>
        </w:rPr>
        <w:t xml:space="preserve">ou </w:t>
      </w:r>
      <w:r w:rsidDel="00000000" w:rsidR="00000000" w:rsidRPr="00000000">
        <w:rPr>
          <w:rFonts w:ascii="Courier New" w:cs="Courier New" w:eastAsia="Courier New" w:hAnsi="Courier New"/>
          <w:rtl w:val="0"/>
        </w:rPr>
        <w:t xml:space="preserve">long double</w:t>
      </w:r>
      <w:r w:rsidDel="00000000" w:rsidR="00000000" w:rsidRPr="00000000">
        <w:rPr>
          <w:rtl w:val="0"/>
        </w:rPr>
        <w:t xml:space="preserve">, de acordo com os parâmetros fornecidos para a função (“C Library” 2000). Saber observar os tipos de parâmetros e de retorno é imprescindível para usar adequadamente as funções disponibilizadas pelas bibliotecas padrão.</w:t>
      </w:r>
    </w:p>
    <w:p w:rsidR="00000000" w:rsidDel="00000000" w:rsidP="00000000" w:rsidRDefault="00000000" w:rsidRPr="00000000" w14:paraId="00000158">
      <w:pPr>
        <w:spacing w:before="240" w:lineRule="auto"/>
        <w:rPr/>
      </w:pPr>
      <w:r w:rsidDel="00000000" w:rsidR="00000000" w:rsidRPr="00000000">
        <w:rPr/>
        <w:drawing>
          <wp:inline distB="114300" distT="114300" distL="114300" distR="114300">
            <wp:extent cx="6120000" cy="1181100"/>
            <wp:effectExtent b="0" l="0" r="0" t="0"/>
            <wp:docPr id="8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120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2"/>
        <w:spacing w:before="240" w:lineRule="auto"/>
        <w:rPr/>
      </w:pPr>
      <w:bookmarkStart w:colFirst="0" w:colLast="0" w:name="_heading=h.3rdcrjn" w:id="11"/>
      <w:bookmarkEnd w:id="11"/>
      <w:r w:rsidDel="00000000" w:rsidR="00000000" w:rsidRPr="00000000">
        <w:rPr>
          <w:color w:val="1155cc"/>
          <w:rtl w:val="0"/>
        </w:rPr>
        <w:t xml:space="preserve">Outros exemplos</w:t>
      </w:r>
      <w:r w:rsidDel="00000000" w:rsidR="00000000" w:rsidRPr="00000000">
        <w:rPr>
          <w:rtl w:val="0"/>
        </w:rPr>
      </w:r>
    </w:p>
    <w:p w:rsidR="00000000" w:rsidDel="00000000" w:rsidP="00000000" w:rsidRDefault="00000000" w:rsidRPr="00000000" w14:paraId="0000015A">
      <w:pPr>
        <w:rPr/>
      </w:pPr>
      <w:r w:rsidDel="00000000" w:rsidR="00000000" w:rsidRPr="00000000">
        <w:rPr>
          <w:b w:val="1"/>
          <w:rtl w:val="0"/>
        </w:rPr>
        <w:t xml:space="preserve">Exemplo 3</w:t>
      </w:r>
      <w:r w:rsidDel="00000000" w:rsidR="00000000" w:rsidRPr="00000000">
        <w:rPr>
          <w:rtl w:val="0"/>
        </w:rPr>
      </w:r>
    </w:p>
    <w:tbl>
      <w:tblPr>
        <w:tblStyle w:val="Table15"/>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15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15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15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15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15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16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16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16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16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16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16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16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16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16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16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16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16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16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16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16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20</w:t>
            </w:r>
          </w:p>
          <w:p w:rsidR="00000000" w:rsidDel="00000000" w:rsidP="00000000" w:rsidRDefault="00000000" w:rsidRPr="00000000" w14:paraId="0000016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17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17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17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p w:rsidR="00000000" w:rsidDel="00000000" w:rsidP="00000000" w:rsidRDefault="00000000" w:rsidRPr="00000000" w14:paraId="0000017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w:t>
            </w:r>
          </w:p>
          <w:p w:rsidR="00000000" w:rsidDel="00000000" w:rsidP="00000000" w:rsidRDefault="00000000" w:rsidRPr="00000000" w14:paraId="0000017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26</w:t>
            </w:r>
          </w:p>
          <w:p w:rsidR="00000000" w:rsidDel="00000000" w:rsidP="00000000" w:rsidRDefault="00000000" w:rsidRPr="00000000" w14:paraId="0000017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27</w:t>
            </w:r>
          </w:p>
          <w:p w:rsidR="00000000" w:rsidDel="00000000" w:rsidP="00000000" w:rsidRDefault="00000000" w:rsidRPr="00000000" w14:paraId="0000017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28</w:t>
            </w:r>
          </w:p>
          <w:p w:rsidR="00000000" w:rsidDel="00000000" w:rsidP="00000000" w:rsidRDefault="00000000" w:rsidRPr="00000000" w14:paraId="0000017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29</w:t>
            </w:r>
          </w:p>
          <w:p w:rsidR="00000000" w:rsidDel="00000000" w:rsidP="00000000" w:rsidRDefault="00000000" w:rsidRPr="00000000" w14:paraId="0000017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30</w:t>
            </w:r>
          </w:p>
          <w:p w:rsidR="00000000" w:rsidDel="00000000" w:rsidP="00000000" w:rsidRDefault="00000000" w:rsidRPr="00000000" w14:paraId="0000017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31</w:t>
            </w:r>
          </w:p>
          <w:p w:rsidR="00000000" w:rsidDel="00000000" w:rsidP="00000000" w:rsidRDefault="00000000" w:rsidRPr="00000000" w14:paraId="0000017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32</w:t>
            </w:r>
          </w:p>
          <w:p w:rsidR="00000000" w:rsidDel="00000000" w:rsidP="00000000" w:rsidRDefault="00000000" w:rsidRPr="00000000" w14:paraId="0000017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33</w:t>
            </w:r>
          </w:p>
          <w:p w:rsidR="00000000" w:rsidDel="00000000" w:rsidP="00000000" w:rsidRDefault="00000000" w:rsidRPr="00000000" w14:paraId="0000017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34</w:t>
            </w:r>
          </w:p>
          <w:p w:rsidR="00000000" w:rsidDel="00000000" w:rsidP="00000000" w:rsidRDefault="00000000" w:rsidRPr="00000000" w14:paraId="0000017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35</w:t>
            </w:r>
          </w:p>
          <w:p w:rsidR="00000000" w:rsidDel="00000000" w:rsidP="00000000" w:rsidRDefault="00000000" w:rsidRPr="00000000" w14:paraId="0000017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36</w:t>
            </w:r>
          </w:p>
          <w:p w:rsidR="00000000" w:rsidDel="00000000" w:rsidP="00000000" w:rsidRDefault="00000000" w:rsidRPr="00000000" w14:paraId="0000017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37</w:t>
            </w:r>
          </w:p>
          <w:p w:rsidR="00000000" w:rsidDel="00000000" w:rsidP="00000000" w:rsidRDefault="00000000" w:rsidRPr="00000000" w14:paraId="0000018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38</w:t>
            </w:r>
          </w:p>
          <w:p w:rsidR="00000000" w:rsidDel="00000000" w:rsidP="00000000" w:rsidRDefault="00000000" w:rsidRPr="00000000" w14:paraId="0000018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39</w:t>
            </w:r>
          </w:p>
          <w:p w:rsidR="00000000" w:rsidDel="00000000" w:rsidP="00000000" w:rsidRDefault="00000000" w:rsidRPr="00000000" w14:paraId="0000018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40</w:t>
            </w:r>
          </w:p>
          <w:p w:rsidR="00000000" w:rsidDel="00000000" w:rsidP="00000000" w:rsidRDefault="00000000" w:rsidRPr="00000000" w14:paraId="0000018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41</w:t>
            </w:r>
          </w:p>
          <w:p w:rsidR="00000000" w:rsidDel="00000000" w:rsidP="00000000" w:rsidRDefault="00000000" w:rsidRPr="00000000" w14:paraId="0000018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42</w:t>
            </w:r>
          </w:p>
          <w:p w:rsidR="00000000" w:rsidDel="00000000" w:rsidP="00000000" w:rsidRDefault="00000000" w:rsidRPr="00000000" w14:paraId="0000018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43</w:t>
            </w:r>
          </w:p>
          <w:p w:rsidR="00000000" w:rsidDel="00000000" w:rsidP="00000000" w:rsidRDefault="00000000" w:rsidRPr="00000000" w14:paraId="0000018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44</w:t>
            </w:r>
          </w:p>
        </w:tc>
        <w:tc>
          <w:tcPr>
            <w:shd w:fill="f0f0f0" w:val="clear"/>
            <w:tcMar>
              <w:top w:w="0.0" w:type="dxa"/>
              <w:left w:w="0.0" w:type="dxa"/>
              <w:bottom w:w="0.0" w:type="dxa"/>
              <w:right w:w="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&lt;iostream&gt;</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&lt;cmath&gt;</w:t>
            </w:r>
            <w:r w:rsidDel="00000000" w:rsidR="00000000" w:rsidRPr="00000000">
              <w:rPr>
                <w:rFonts w:ascii="Consolas" w:cs="Consolas" w:eastAsia="Consolas" w:hAnsi="Consolas"/>
                <w:color w:val="444444"/>
                <w:sz w:val="19"/>
                <w:szCs w:val="19"/>
                <w:shd w:fill="f0f0f0" w:val="clear"/>
                <w:rtl w:val="0"/>
              </w:rPr>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using</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namespace</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std</w:t>
            </w:r>
            <w:r w:rsidDel="00000000" w:rsidR="00000000" w:rsidRPr="00000000">
              <w:rPr>
                <w:rFonts w:ascii="Consolas" w:cs="Consolas" w:eastAsia="Consolas" w:hAnsi="Consolas"/>
                <w:color w:val="444444"/>
                <w:sz w:val="19"/>
                <w:szCs w:val="19"/>
                <w:shd w:fill="f0f0f0" w:val="clear"/>
                <w:rtl w:val="0"/>
              </w:rPr>
              <w:t xml:space="preserve">;</w:t>
            </w:r>
          </w:p>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areaQ</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br w:type="textWrapping"/>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perQ</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w:t>
              <w:br w:type="textWrapping"/>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areaT</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w:t>
              <w:br w:type="textWrapping"/>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perT</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w:t>
              <w:br w:type="textWrapping"/>
            </w:r>
          </w:p>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1f7199"/>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//Calcula área e perímetro de um triângulo ou de um quadrado</w:t>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 l;</w:t>
              <w:br w:type="textWrapping"/>
              <w:tab/>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A, P;</w:t>
              <w:br w:type="textWrapping"/>
              <w:t xml:space="preserve">    </w:t>
              <w:br w:type="textWrapping"/>
              <w:tab/>
            </w:r>
            <w:r w:rsidDel="00000000" w:rsidR="00000000" w:rsidRPr="00000000">
              <w:rPr>
                <w:rFonts w:ascii="Consolas" w:cs="Consolas" w:eastAsia="Consolas" w:hAnsi="Consolas"/>
                <w:color w:val="397300"/>
                <w:sz w:val="19"/>
                <w:szCs w:val="19"/>
                <w:shd w:fill="f0f0f0" w:val="clear"/>
                <w:rtl w:val="0"/>
              </w:rPr>
              <w:t xml:space="preserve">cin</w:t>
            </w:r>
            <w:r w:rsidDel="00000000" w:rsidR="00000000" w:rsidRPr="00000000">
              <w:rPr>
                <w:rFonts w:ascii="Consolas" w:cs="Consolas" w:eastAsia="Consolas" w:hAnsi="Consolas"/>
                <w:color w:val="444444"/>
                <w:sz w:val="19"/>
                <w:szCs w:val="19"/>
                <w:shd w:fill="f0f0f0" w:val="clear"/>
                <w:rtl w:val="0"/>
              </w:rPr>
              <w:t xml:space="preserve"> &gt;&gt; n &gt;&gt; l;      </w:t>
              <w:br w:type="textWrapping"/>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(n == </w:t>
            </w:r>
            <w:r w:rsidDel="00000000" w:rsidR="00000000" w:rsidRPr="00000000">
              <w:rPr>
                <w:rFonts w:ascii="Consolas" w:cs="Consolas" w:eastAsia="Consolas" w:hAnsi="Consolas"/>
                <w:color w:val="880000"/>
                <w:sz w:val="19"/>
                <w:szCs w:val="19"/>
                <w:shd w:fill="f0f0f0" w:val="clear"/>
                <w:rtl w:val="0"/>
              </w:rPr>
              <w:t xml:space="preserve">3</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t xml:space="preserve">A = areaT (l);</w:t>
              <w:br w:type="textWrapping"/>
              <w:tab/>
              <w:t xml:space="preserve">    </w:t>
              <w:tab/>
              <w:t xml:space="preserve">P = perT(l);</w:t>
              <w:br w:type="textWrapping"/>
              <w:tab/>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else</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t xml:space="preserve">A = areaQ (l);</w:t>
              <w:br w:type="textWrapping"/>
              <w:tab/>
              <w:t xml:space="preserve">    </w:t>
              <w:tab/>
              <w:t xml:space="preserve">P = perQ(l);</w:t>
              <w:br w:type="textWrapping"/>
              <w:tab/>
              <w:t xml:space="preserve">}</w:t>
              <w:br w:type="textWrapping"/>
              <w:tab/>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w:t>
            </w:r>
            <w:r w:rsidDel="00000000" w:rsidR="00000000" w:rsidRPr="00000000">
              <w:rPr>
                <w:rFonts w:ascii="Consolas" w:cs="Consolas" w:eastAsia="Consolas" w:hAnsi="Consolas"/>
                <w:color w:val="880000"/>
                <w:sz w:val="19"/>
                <w:szCs w:val="19"/>
                <w:shd w:fill="f0f0f0" w:val="clear"/>
                <w:rtl w:val="0"/>
              </w:rPr>
              <w:t xml:space="preserve">"Area: "</w:t>
            </w:r>
            <w:r w:rsidDel="00000000" w:rsidR="00000000" w:rsidRPr="00000000">
              <w:rPr>
                <w:rFonts w:ascii="Consolas" w:cs="Consolas" w:eastAsia="Consolas" w:hAnsi="Consolas"/>
                <w:color w:val="444444"/>
                <w:sz w:val="19"/>
                <w:szCs w:val="19"/>
                <w:shd w:fill="f0f0f0" w:val="clear"/>
                <w:rtl w:val="0"/>
              </w:rPr>
              <w:t xml:space="preserve"> &lt;&lt; A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w:t>
            </w:r>
            <w:r w:rsidDel="00000000" w:rsidR="00000000" w:rsidRPr="00000000">
              <w:rPr>
                <w:rFonts w:ascii="Consolas" w:cs="Consolas" w:eastAsia="Consolas" w:hAnsi="Consolas"/>
                <w:color w:val="880000"/>
                <w:sz w:val="19"/>
                <w:szCs w:val="19"/>
                <w:shd w:fill="f0f0f0" w:val="clear"/>
                <w:rtl w:val="0"/>
              </w:rPr>
              <w:t xml:space="preserve">"Perímetro: "</w:t>
            </w:r>
            <w:r w:rsidDel="00000000" w:rsidR="00000000" w:rsidRPr="00000000">
              <w:rPr>
                <w:rFonts w:ascii="Consolas" w:cs="Consolas" w:eastAsia="Consolas" w:hAnsi="Consolas"/>
                <w:color w:val="444444"/>
                <w:sz w:val="19"/>
                <w:szCs w:val="19"/>
                <w:shd w:fill="f0f0f0" w:val="clear"/>
                <w:rtl w:val="0"/>
              </w:rPr>
              <w:t xml:space="preserve"> &lt;&lt; P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areaQ</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l){</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l * l;</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perQ</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l){</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l * </w:t>
            </w:r>
            <w:r w:rsidDel="00000000" w:rsidR="00000000" w:rsidRPr="00000000">
              <w:rPr>
                <w:rFonts w:ascii="Consolas" w:cs="Consolas" w:eastAsia="Consolas" w:hAnsi="Consolas"/>
                <w:color w:val="880000"/>
                <w:sz w:val="19"/>
                <w:szCs w:val="19"/>
                <w:shd w:fill="f0f0f0" w:val="clear"/>
                <w:rtl w:val="0"/>
              </w:rPr>
              <w:t xml:space="preserve">4</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areaT</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l){</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(l * </w:t>
            </w:r>
            <w:r w:rsidDel="00000000" w:rsidR="00000000" w:rsidRPr="00000000">
              <w:rPr>
                <w:rFonts w:ascii="Consolas" w:cs="Consolas" w:eastAsia="Consolas" w:hAnsi="Consolas"/>
                <w:color w:val="397300"/>
                <w:sz w:val="19"/>
                <w:szCs w:val="19"/>
                <w:shd w:fill="f0f0f0" w:val="clear"/>
                <w:rtl w:val="0"/>
              </w:rPr>
              <w:t xml:space="preserve">sqrt</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3</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perT</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l){</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l * </w:t>
            </w:r>
            <w:r w:rsidDel="00000000" w:rsidR="00000000" w:rsidRPr="00000000">
              <w:rPr>
                <w:rFonts w:ascii="Consolas" w:cs="Consolas" w:eastAsia="Consolas" w:hAnsi="Consolas"/>
                <w:color w:val="880000"/>
                <w:sz w:val="19"/>
                <w:szCs w:val="19"/>
                <w:shd w:fill="f0f0f0" w:val="clear"/>
                <w:rtl w:val="0"/>
              </w:rPr>
              <w:t xml:space="preserve">3</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A">
      <w:pPr>
        <w:spacing w:after="240" w:before="240" w:lineRule="auto"/>
        <w:rPr/>
      </w:pPr>
      <w:r w:rsidDel="00000000" w:rsidR="00000000" w:rsidRPr="00000000">
        <w:rPr>
          <w:rtl w:val="0"/>
        </w:rPr>
      </w:r>
    </w:p>
    <w:p w:rsidR="00000000" w:rsidDel="00000000" w:rsidP="00000000" w:rsidRDefault="00000000" w:rsidRPr="00000000" w14:paraId="0000018B">
      <w:pPr>
        <w:spacing w:before="600" w:lineRule="auto"/>
        <w:ind w:hanging="15"/>
        <w:jc w:val="center"/>
        <w:rPr/>
      </w:pPr>
      <w:r w:rsidDel="00000000" w:rsidR="00000000" w:rsidRPr="00000000">
        <w:rPr/>
        <w:drawing>
          <wp:inline distB="114300" distT="114300" distL="114300" distR="114300">
            <wp:extent cx="2751336" cy="280988"/>
            <wp:effectExtent b="0" l="0" r="0" t="0"/>
            <wp:docPr descr="quebra de página" id="84"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2"/>
        <w:spacing w:before="240" w:lineRule="auto"/>
        <w:rPr/>
      </w:pPr>
      <w:bookmarkStart w:colFirst="0" w:colLast="0" w:name="_heading=h.26in1rg" w:id="12"/>
      <w:bookmarkEnd w:id="12"/>
      <w:r w:rsidDel="00000000" w:rsidR="00000000" w:rsidRPr="00000000">
        <w:rPr>
          <w:color w:val="1155cc"/>
          <w:sz w:val="28"/>
          <w:szCs w:val="28"/>
          <w:rtl w:val="0"/>
        </w:rPr>
        <w:t xml:space="preserve">Bibliografia</w:t>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200" w:before="0" w:line="240" w:lineRule="auto"/>
        <w:ind w:left="425" w:hanging="425"/>
        <w:rPr>
          <w:sz w:val="22"/>
          <w:szCs w:val="22"/>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200" w:before="0" w:line="240" w:lineRule="auto"/>
        <w:ind w:left="425" w:hanging="425"/>
        <w:rPr>
          <w:sz w:val="22"/>
          <w:szCs w:val="22"/>
        </w:rPr>
      </w:pPr>
      <w:r w:rsidDel="00000000" w:rsidR="00000000" w:rsidRPr="00000000">
        <w:rPr>
          <w:sz w:val="22"/>
          <w:szCs w:val="22"/>
          <w:rtl w:val="0"/>
        </w:rPr>
        <w:t xml:space="preserve">“C Library.” 2000. C Library. http://www.cplusplus.com/reference/clibrary/.</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200" w:before="0" w:line="240" w:lineRule="auto"/>
        <w:ind w:left="425" w:hanging="425"/>
        <w:rPr>
          <w:sz w:val="22"/>
          <w:szCs w:val="22"/>
        </w:rPr>
      </w:pPr>
      <w:r w:rsidDel="00000000" w:rsidR="00000000" w:rsidRPr="00000000">
        <w:rPr>
          <w:sz w:val="22"/>
          <w:szCs w:val="22"/>
          <w:rtl w:val="0"/>
        </w:rPr>
        <w:t xml:space="preserve">Farrell, Joyce. 2010. Lógica e Design de Programação: Introdução. 5th ed. São Paulo: Cengage Learning.</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200" w:before="0" w:line="240" w:lineRule="auto"/>
        <w:ind w:left="425" w:hanging="425"/>
        <w:rPr>
          <w:sz w:val="22"/>
          <w:szCs w:val="22"/>
        </w:rPr>
      </w:pPr>
      <w:r w:rsidDel="00000000" w:rsidR="00000000" w:rsidRPr="00000000">
        <w:rPr>
          <w:sz w:val="22"/>
          <w:szCs w:val="22"/>
          <w:rtl w:val="0"/>
        </w:rPr>
        <w:t xml:space="preserve">Feofiloff, Paulo. 2009. Algoritmos em Linguagem C. Rio de Janeiro: Elsevier.</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200" w:before="0" w:line="240" w:lineRule="auto"/>
        <w:ind w:left="425" w:hanging="425"/>
        <w:rPr/>
      </w:pPr>
      <w:r w:rsidDel="00000000" w:rsidR="00000000" w:rsidRPr="00000000">
        <w:rPr>
          <w:sz w:val="22"/>
          <w:szCs w:val="22"/>
          <w:rtl w:val="0"/>
        </w:rPr>
        <w:t xml:space="preserve">Forbellone, André Luiz V., and Henri F. Eberspächer. 2005. Lógica de Programação: A construção de algoritmos e estruturas de dados. 3ª ed. São Paulo: Pearson.</w:t>
      </w:r>
      <w:r w:rsidDel="00000000" w:rsidR="00000000" w:rsidRPr="00000000">
        <w:rPr>
          <w:rtl w:val="0"/>
        </w:rPr>
      </w:r>
    </w:p>
    <w:p w:rsidR="00000000" w:rsidDel="00000000" w:rsidP="00000000" w:rsidRDefault="00000000" w:rsidRPr="00000000" w14:paraId="00000192">
      <w:pPr>
        <w:spacing w:after="240" w:before="240" w:lineRule="auto"/>
        <w:rPr/>
      </w:pPr>
      <w:r w:rsidDel="00000000" w:rsidR="00000000" w:rsidRPr="00000000">
        <w:rPr>
          <w:rtl w:val="0"/>
        </w:rPr>
      </w:r>
    </w:p>
    <w:p w:rsidR="00000000" w:rsidDel="00000000" w:rsidP="00000000" w:rsidRDefault="00000000" w:rsidRPr="00000000" w14:paraId="00000193">
      <w:pPr>
        <w:pStyle w:val="Heading2"/>
        <w:spacing w:before="240" w:lineRule="auto"/>
        <w:rPr/>
      </w:pPr>
      <w:bookmarkStart w:colFirst="0" w:colLast="0" w:name="_heading=h.lnxbz9" w:id="13"/>
      <w:bookmarkEnd w:id="13"/>
      <w:r w:rsidDel="00000000" w:rsidR="00000000" w:rsidRPr="00000000">
        <w:rPr>
          <w:color w:val="1155cc"/>
          <w:rtl w:val="0"/>
        </w:rPr>
        <w:t xml:space="preserve">Exercícios</w:t>
      </w:r>
      <w:r w:rsidDel="00000000" w:rsidR="00000000" w:rsidRPr="00000000">
        <w:rPr>
          <w:rtl w:val="0"/>
        </w:rPr>
      </w:r>
    </w:p>
    <w:p w:rsidR="00000000" w:rsidDel="00000000" w:rsidP="00000000" w:rsidRDefault="00000000" w:rsidRPr="00000000" w14:paraId="00000194">
      <w:pPr>
        <w:ind w:left="283" w:firstLine="0"/>
        <w:rPr/>
      </w:pPr>
      <w:r w:rsidDel="00000000" w:rsidR="00000000" w:rsidRPr="00000000">
        <w:rPr>
          <w:rtl w:val="0"/>
        </w:rPr>
      </w:r>
    </w:p>
    <w:p w:rsidR="00000000" w:rsidDel="00000000" w:rsidP="00000000" w:rsidRDefault="00000000" w:rsidRPr="00000000" w14:paraId="00000195">
      <w:pPr>
        <w:ind w:left="283" w:firstLine="0"/>
        <w:rPr/>
      </w:pPr>
      <w:r w:rsidDel="00000000" w:rsidR="00000000" w:rsidRPr="00000000">
        <w:rPr>
          <w:rtl w:val="0"/>
        </w:rPr>
        <w:t xml:space="preserve">1. No código do Exemplo 1 (página 5), explique a diferença entre o resultado das linhas 21 e 23. Também explique o que aconteceria se a instrução da linha 23 fosse substituída por  </w:t>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nome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tl w:val="0"/>
        </w:rPr>
        <w:t xml:space="preserve">.</w:t>
      </w:r>
    </w:p>
    <w:p w:rsidR="00000000" w:rsidDel="00000000" w:rsidP="00000000" w:rsidRDefault="00000000" w:rsidRPr="00000000" w14:paraId="00000196">
      <w:pPr>
        <w:ind w:left="283" w:firstLine="0"/>
        <w:rPr/>
      </w:pPr>
      <w:r w:rsidDel="00000000" w:rsidR="00000000" w:rsidRPr="00000000">
        <w:rPr>
          <w:rtl w:val="0"/>
        </w:rPr>
      </w:r>
    </w:p>
    <w:p w:rsidR="00000000" w:rsidDel="00000000" w:rsidP="00000000" w:rsidRDefault="00000000" w:rsidRPr="00000000" w14:paraId="00000197">
      <w:pPr>
        <w:ind w:left="283" w:firstLine="0"/>
        <w:rPr>
          <w:sz w:val="19"/>
          <w:szCs w:val="19"/>
        </w:rPr>
      </w:pPr>
      <w:r w:rsidDel="00000000" w:rsidR="00000000" w:rsidRPr="00000000">
        <w:rPr>
          <w:rtl w:val="0"/>
        </w:rPr>
        <w:t xml:space="preserve">2. Considere os seguintes protótipos de funções e a implementação do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w:t>
      </w:r>
      <w:r w:rsidDel="00000000" w:rsidR="00000000" w:rsidRPr="00000000">
        <w:rPr>
          <w:rtl w:val="0"/>
        </w:rPr>
      </w:r>
    </w:p>
    <w:tbl>
      <w:tblPr>
        <w:tblStyle w:val="Table16"/>
        <w:tblW w:w="7860.0" w:type="dxa"/>
        <w:jc w:val="left"/>
        <w:tblInd w:w="300.0" w:type="dxa"/>
        <w:tblLayout w:type="fixed"/>
        <w:tblLook w:val="0600"/>
      </w:tblPr>
      <w:tblGrid>
        <w:gridCol w:w="7860"/>
        <w:tblGridChange w:id="0">
          <w:tblGrid>
            <w:gridCol w:w="7860"/>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before="0" w:line="276" w:lineRule="auto"/>
              <w:rPr>
                <w:sz w:val="19"/>
                <w:szCs w:val="19"/>
              </w:rPr>
            </w:pP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bom_dia</w:t>
            </w:r>
            <w:r w:rsidDel="00000000" w:rsidR="00000000" w:rsidRPr="00000000">
              <w:rPr>
                <w:rFonts w:ascii="Consolas" w:cs="Consolas" w:eastAsia="Consolas" w:hAnsi="Consolas"/>
                <w:color w:val="444444"/>
                <w:sz w:val="19"/>
                <w:szCs w:val="19"/>
                <w:shd w:fill="f0f0f0" w:val="clear"/>
                <w:rtl w:val="0"/>
              </w:rPr>
              <w:t xml:space="preserve">();</w:t>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aleat</w:t>
            </w:r>
            <w:r w:rsidDel="00000000" w:rsidR="00000000" w:rsidRPr="00000000">
              <w:rPr>
                <w:rFonts w:ascii="Consolas" w:cs="Consolas" w:eastAsia="Consolas" w:hAnsi="Consolas"/>
                <w:color w:val="444444"/>
                <w:sz w:val="19"/>
                <w:szCs w:val="19"/>
                <w:shd w:fill="f0f0f0" w:val="clear"/>
                <w:rtl w:val="0"/>
              </w:rPr>
              <w:t xml:space="preserve">();</w:t>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dobro</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w:t>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mostra_dobro</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x, num;</w:t>
              <w:br w:type="textWrapping"/>
              <w:t xml:space="preserve"> </w:t>
              <w:br w:type="textWrapping"/>
              <w:tab/>
              <w:t xml:space="preserve">bom_dia();</w:t>
              <w:br w:type="textWrapping"/>
              <w:tab/>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"%d"</w:t>
            </w:r>
            <w:r w:rsidDel="00000000" w:rsidR="00000000" w:rsidRPr="00000000">
              <w:rPr>
                <w:rFonts w:ascii="Consolas" w:cs="Consolas" w:eastAsia="Consolas" w:hAnsi="Consolas"/>
                <w:color w:val="444444"/>
                <w:sz w:val="19"/>
                <w:szCs w:val="19"/>
                <w:shd w:fill="f0f0f0" w:val="clear"/>
                <w:rtl w:val="0"/>
              </w:rPr>
              <w:t xml:space="preserve">, aleat());</w:t>
              <w:br w:type="textWrapping"/>
              <w:tab/>
              <w:t xml:space="preserve">x = aleat(); </w:t>
              <w:tab/>
              <w:t xml:space="preserve"> </w:t>
              <w:br w:type="textWrapping"/>
              <w:tab/>
              <w:t xml:space="preserve">num += dobro(x);</w:t>
              <w:br w:type="textWrapping"/>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(dobro(x) &gt; dobro(aleat())){</w:t>
              <w:br w:type="textWrapping"/>
              <w:t xml:space="preserve">    </w:t>
              <w:tab/>
              <w:tab/>
              <w:t xml:space="preserve">mostra_dobro(x);</w:t>
              <w:br w:type="textWrapping"/>
              <w:tab/>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9">
      <w:pPr>
        <w:spacing w:after="240" w:before="240" w:lineRule="auto"/>
        <w:rPr>
          <w:sz w:val="19"/>
          <w:szCs w:val="19"/>
        </w:rPr>
      </w:pPr>
      <w:r w:rsidDel="00000000" w:rsidR="00000000" w:rsidRPr="00000000">
        <w:rPr>
          <w:rtl w:val="0"/>
        </w:rPr>
      </w:r>
    </w:p>
    <w:p w:rsidR="00000000" w:rsidDel="00000000" w:rsidP="00000000" w:rsidRDefault="00000000" w:rsidRPr="00000000" w14:paraId="0000019A">
      <w:pPr>
        <w:spacing w:before="240" w:lineRule="auto"/>
        <w:ind w:left="0" w:firstLine="720"/>
        <w:jc w:val="both"/>
        <w:rPr/>
      </w:pPr>
      <w:r w:rsidDel="00000000" w:rsidR="00000000" w:rsidRPr="00000000">
        <w:rPr>
          <w:rtl w:val="0"/>
        </w:rPr>
        <w:t xml:space="preserve">Como é possível diferenciar as funções que têm retorno ou não? Como esses retornos estão sendo usados nessa implementação? E quanto aos parâmetros? Implemente as funções, conforme os protótipos, e teste a função principal.</w:t>
      </w:r>
    </w:p>
    <w:p w:rsidR="00000000" w:rsidDel="00000000" w:rsidP="00000000" w:rsidRDefault="00000000" w:rsidRPr="00000000" w14:paraId="0000019B">
      <w:pPr>
        <w:ind w:left="283" w:firstLine="0"/>
        <w:rPr/>
      </w:pPr>
      <w:r w:rsidDel="00000000" w:rsidR="00000000" w:rsidRPr="00000000">
        <w:rPr>
          <w:rtl w:val="0"/>
        </w:rPr>
        <w:t xml:space="preserve">3.</w:t>
        <w:tab/>
        <w:t xml:space="preserve">O que você pode afirmar sobre as seguintes interfaces de funções?</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40" w:lineRule="auto"/>
        <w:ind w:firstLine="992"/>
        <w:rPr>
          <w:rFonts w:ascii="Courier New" w:cs="Courier New" w:eastAsia="Courier New" w:hAnsi="Courier New"/>
        </w:rPr>
      </w:pPr>
      <w:r w:rsidDel="00000000" w:rsidR="00000000" w:rsidRPr="00000000">
        <w:rPr>
          <w:rFonts w:ascii="Courier New" w:cs="Courier New" w:eastAsia="Courier New" w:hAnsi="Courier New"/>
          <w:rtl w:val="0"/>
        </w:rPr>
        <w:t xml:space="preserve">int rand (void);</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40" w:lineRule="auto"/>
        <w:ind w:firstLine="992"/>
        <w:rPr>
          <w:rFonts w:ascii="Courier New" w:cs="Courier New" w:eastAsia="Courier New" w:hAnsi="Courier New"/>
        </w:rPr>
      </w:pPr>
      <w:r w:rsidDel="00000000" w:rsidR="00000000" w:rsidRPr="00000000">
        <w:rPr>
          <w:rFonts w:ascii="Courier New" w:cs="Courier New" w:eastAsia="Courier New" w:hAnsi="Courier New"/>
          <w:rtl w:val="0"/>
        </w:rPr>
        <w:t xml:space="preserve">void srand (unsigned int seed);</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40" w:lineRule="auto"/>
        <w:ind w:firstLine="992"/>
        <w:rPr/>
      </w:pPr>
      <w:r w:rsidDel="00000000" w:rsidR="00000000" w:rsidRPr="00000000">
        <w:rPr>
          <w:rFonts w:ascii="Courier New" w:cs="Courier New" w:eastAsia="Courier New" w:hAnsi="Courier New"/>
          <w:rtl w:val="0"/>
        </w:rPr>
        <w:t xml:space="preserve">int atoi (const char * str);</w:t>
      </w: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    4. Escreva um programa que demonstre diferentes escopos de variáveis: global, local e bloco. O programa deve declarar uma variável global, usar essa variável dentro de uma função e modificar seu valor dentro de um bloco condicional (if) dentro dessa função.</w:t>
      </w:r>
    </w:p>
    <w:p w:rsidR="00000000" w:rsidDel="00000000" w:rsidP="00000000" w:rsidRDefault="00000000" w:rsidRPr="00000000" w14:paraId="000001A0">
      <w:pPr>
        <w:jc w:val="left"/>
        <w:rPr/>
      </w:pPr>
      <w:r w:rsidDel="00000000" w:rsidR="00000000" w:rsidRPr="00000000">
        <w:rPr>
          <w:rtl w:val="0"/>
        </w:rPr>
        <w:t xml:space="preserve">    5.  Escreva um programa que inclua uma função chamada calcularAreaRetangulo que recebe dois parâmetros do tipo double representando o comprimento e a largura de um retângulo. A função deve retornar o valor da área calculada. Defina o protótipo da função antes de sua implementação e utilize-a no main.</w:t>
      </w:r>
    </w:p>
    <w:p w:rsidR="00000000" w:rsidDel="00000000" w:rsidP="00000000" w:rsidRDefault="00000000" w:rsidRPr="00000000" w14:paraId="000001A1">
      <w:pPr>
        <w:jc w:val="both"/>
        <w:rPr/>
      </w:pPr>
      <w:r w:rsidDel="00000000" w:rsidR="00000000" w:rsidRPr="00000000">
        <w:rPr>
          <w:rtl w:val="0"/>
        </w:rPr>
        <w:t xml:space="preserve">      6. Escreva um programa que inclua uma função chamada gerarNumeroAleatorio que não recebe nenhum parâmetro e retorna um número inteiro aleatório entre 1 e 100. Defina o protótipo da função antes de sua implementação e utilize-a no main.</w:t>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color w:val="ff5722"/>
        </w:rPr>
        <w:sectPr>
          <w:type w:val="continuous"/>
          <w:pgSz w:h="16838" w:w="11906" w:orient="portrait"/>
          <w:pgMar w:bottom="1077" w:top="1077" w:left="1133" w:right="1133" w:header="0" w:footer="720"/>
        </w:sectPr>
      </w:pPr>
      <w:r w:rsidDel="00000000" w:rsidR="00000000" w:rsidRPr="00000000">
        <w:rPr/>
        <w:drawing>
          <wp:inline distB="114300" distT="114300" distL="114300" distR="114300">
            <wp:extent cx="2751336" cy="280988"/>
            <wp:effectExtent b="0" l="0" r="0" t="0"/>
            <wp:docPr descr="quebra de página" id="83"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hanging="15"/>
        <w:jc w:val="center"/>
        <w:rPr/>
      </w:pPr>
      <w:r w:rsidDel="00000000" w:rsidR="00000000" w:rsidRPr="00000000">
        <w:rPr/>
        <w:drawing>
          <wp:inline distB="114300" distT="114300" distL="114300" distR="114300">
            <wp:extent cx="4648200" cy="1971675"/>
            <wp:effectExtent b="12700" l="12700" r="12700" t="12700"/>
            <wp:docPr id="8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648200" cy="1971675"/>
                    </a:xfrm>
                    <a:prstGeom prst="rect"/>
                    <a:ln w="12700">
                      <a:solidFill>
                        <a:srgbClr val="38761D"/>
                      </a:solidFill>
                      <a:prstDash val="solid"/>
                    </a:ln>
                  </pic:spPr>
                </pic:pic>
              </a:graphicData>
            </a:graphic>
          </wp:inline>
        </w:drawing>
      </w:r>
      <w:r w:rsidDel="00000000" w:rsidR="00000000" w:rsidRPr="00000000">
        <w:rPr>
          <w:rtl w:val="0"/>
        </w:rPr>
      </w:r>
    </w:p>
    <w:p w:rsidR="00000000" w:rsidDel="00000000" w:rsidP="00000000" w:rsidRDefault="00000000" w:rsidRPr="00000000" w14:paraId="000001A5">
      <w:pPr>
        <w:pStyle w:val="Title"/>
        <w:spacing w:before="0" w:line="276" w:lineRule="auto"/>
        <w:ind w:hanging="15"/>
        <w:rPr>
          <w:color w:val="1155cc"/>
        </w:rPr>
      </w:pPr>
      <w:bookmarkStart w:colFirst="0" w:colLast="0" w:name="_heading=h.35nkun2" w:id="14"/>
      <w:bookmarkEnd w:id="14"/>
      <w:r w:rsidDel="00000000" w:rsidR="00000000" w:rsidRPr="00000000">
        <w:rPr>
          <w:color w:val="1155cc"/>
          <w:rtl w:val="0"/>
        </w:rPr>
        <w:t xml:space="preserve">Ponteiros</w:t>
      </w:r>
    </w:p>
    <w:p w:rsidR="00000000" w:rsidDel="00000000" w:rsidP="00000000" w:rsidRDefault="00000000" w:rsidRPr="00000000" w14:paraId="000001A6">
      <w:pPr>
        <w:pStyle w:val="Heading2"/>
        <w:rPr/>
      </w:pPr>
      <w:bookmarkStart w:colFirst="0" w:colLast="0" w:name="_heading=h.1ksv4uv" w:id="15"/>
      <w:bookmarkEnd w:id="15"/>
      <w:r w:rsidDel="00000000" w:rsidR="00000000" w:rsidRPr="00000000">
        <w:rPr>
          <w:rtl w:val="0"/>
        </w:rPr>
        <w:t xml:space="preserve">Endereços de memória</w:t>
      </w:r>
    </w:p>
    <w:p w:rsidR="00000000" w:rsidDel="00000000" w:rsidP="00000000" w:rsidRDefault="00000000" w:rsidRPr="00000000" w14:paraId="000001A7">
      <w:pPr>
        <w:jc w:val="both"/>
        <w:rPr/>
      </w:pPr>
      <w:r w:rsidDel="00000000" w:rsidR="00000000" w:rsidRPr="00000000">
        <w:rPr>
          <w:rtl w:val="0"/>
        </w:rPr>
        <w:t xml:space="preserve">A memória de um computador é dividida em bytes, e cada byte tem um </w:t>
      </w:r>
      <w:r w:rsidDel="00000000" w:rsidR="00000000" w:rsidRPr="00000000">
        <w:rPr>
          <w:b w:val="1"/>
          <w:rtl w:val="0"/>
        </w:rPr>
        <w:t xml:space="preserve">endereço</w:t>
      </w:r>
      <w:r w:rsidDel="00000000" w:rsidR="00000000" w:rsidRPr="00000000">
        <w:rPr>
          <w:rtl w:val="0"/>
        </w:rPr>
        <w:t xml:space="preserve">.  As variáveis ocupam, conforme o seu tipo, uma sequência contígua de </w:t>
      </w:r>
      <w:r w:rsidDel="00000000" w:rsidR="00000000" w:rsidRPr="00000000">
        <w:rPr>
          <w:i w:val="1"/>
          <w:rtl w:val="0"/>
        </w:rPr>
        <w:t xml:space="preserve">bytes</w:t>
      </w:r>
      <w:r w:rsidDel="00000000" w:rsidR="00000000" w:rsidRPr="00000000">
        <w:rPr>
          <w:rtl w:val="0"/>
        </w:rPr>
        <w:t xml:space="preserve">, então cada variável também tem um endereço, que é o endereço do </w:t>
      </w:r>
      <w:r w:rsidDel="00000000" w:rsidR="00000000" w:rsidRPr="00000000">
        <w:rPr>
          <w:i w:val="1"/>
          <w:rtl w:val="0"/>
        </w:rPr>
        <w:t xml:space="preserve">byte </w:t>
      </w:r>
      <w:r w:rsidDel="00000000" w:rsidR="00000000" w:rsidRPr="00000000">
        <w:rPr>
          <w:rtl w:val="0"/>
        </w:rPr>
        <w:t xml:space="preserve">inicial da variável (Feofiloff 2009).</w:t>
      </w:r>
    </w:p>
    <w:p w:rsidR="00000000" w:rsidDel="00000000" w:rsidP="00000000" w:rsidRDefault="00000000" w:rsidRPr="00000000" w14:paraId="000001A8">
      <w:pPr>
        <w:jc w:val="both"/>
        <w:rPr/>
      </w:pPr>
      <w:r w:rsidDel="00000000" w:rsidR="00000000" w:rsidRPr="00000000">
        <w:rPr>
          <w:rtl w:val="0"/>
        </w:rPr>
        <w:tab/>
        <w:t xml:space="preserve">Em C/C++, o operador que nos permite acessar o endereço de uma variável é </w:t>
      </w:r>
      <w:r w:rsidDel="00000000" w:rsidR="00000000" w:rsidRPr="00000000">
        <w:rPr>
          <w:b w:val="1"/>
          <w:rtl w:val="0"/>
        </w:rPr>
        <w:t xml:space="preserve">&amp;</w:t>
      </w:r>
      <w:r w:rsidDel="00000000" w:rsidR="00000000" w:rsidRPr="00000000">
        <w:rPr>
          <w:rtl w:val="0"/>
        </w:rPr>
        <w:t xml:space="preserve">. Portanto, dizemos que </w:t>
      </w:r>
      <w:r w:rsidDel="00000000" w:rsidR="00000000" w:rsidRPr="00000000">
        <w:rPr>
          <w:b w:val="1"/>
          <w:rtl w:val="0"/>
        </w:rPr>
        <w:t xml:space="preserve">&amp;n</w:t>
      </w:r>
      <w:r w:rsidDel="00000000" w:rsidR="00000000" w:rsidRPr="00000000">
        <w:rPr>
          <w:rtl w:val="0"/>
        </w:rPr>
        <w:t xml:space="preserve"> é o endereço da variável </w:t>
      </w:r>
      <w:r w:rsidDel="00000000" w:rsidR="00000000" w:rsidRPr="00000000">
        <w:rPr>
          <w:b w:val="1"/>
          <w:rtl w:val="0"/>
        </w:rPr>
        <w:t xml:space="preserve">n</w:t>
      </w:r>
      <w:r w:rsidDel="00000000" w:rsidR="00000000" w:rsidRPr="00000000">
        <w:rPr>
          <w:rtl w:val="0"/>
        </w:rPr>
        <w:t xml:space="preserve">. Para ver esse endereço, pode-se utilizar a instrução </w:t>
      </w:r>
      <w:r w:rsidDel="00000000" w:rsidR="00000000" w:rsidRPr="00000000">
        <w:rPr>
          <w:rFonts w:ascii="Courier New" w:cs="Courier New" w:eastAsia="Courier New" w:hAnsi="Courier New"/>
          <w:rtl w:val="0"/>
        </w:rPr>
        <w:t xml:space="preserve">cout &lt;&lt; &amp;n;</w:t>
      </w:r>
      <w:r w:rsidDel="00000000" w:rsidR="00000000" w:rsidRPr="00000000">
        <w:rPr>
          <w:rtl w:val="0"/>
        </w:rPr>
        <w:t xml:space="preserve">. </w:t>
      </w:r>
    </w:p>
    <w:p w:rsidR="00000000" w:rsidDel="00000000" w:rsidP="00000000" w:rsidRDefault="00000000" w:rsidRPr="00000000" w14:paraId="000001A9">
      <w:pPr>
        <w:pStyle w:val="Heading2"/>
        <w:rPr/>
      </w:pPr>
      <w:bookmarkStart w:colFirst="0" w:colLast="0" w:name="_heading=h.44sinio" w:id="16"/>
      <w:bookmarkEnd w:id="16"/>
      <w:r w:rsidDel="00000000" w:rsidR="00000000" w:rsidRPr="00000000">
        <w:rPr>
          <w:rtl w:val="0"/>
        </w:rPr>
        <w:t xml:space="preserve">Ponteiros </w:t>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pPr>
      <w:r w:rsidDel="00000000" w:rsidR="00000000" w:rsidRPr="00000000">
        <w:rPr>
          <w:rtl w:val="0"/>
        </w:rPr>
        <w:t xml:space="preserve">Algumas vezes, é necessário armazenar o endereço de outra variável. Para isso, existem variáveis próprias, chamadas </w:t>
      </w:r>
      <w:r w:rsidDel="00000000" w:rsidR="00000000" w:rsidRPr="00000000">
        <w:rPr>
          <w:b w:val="1"/>
          <w:rtl w:val="0"/>
        </w:rPr>
        <w:t xml:space="preserve">ponteiros</w:t>
      </w:r>
      <w:r w:rsidDel="00000000" w:rsidR="00000000" w:rsidRPr="00000000">
        <w:rPr>
          <w:rtl w:val="0"/>
        </w:rPr>
        <w:t xml:space="preserve"> (Feofiloff 2009). A identificação dessas variáveis é feita pelo operador unário </w:t>
      </w:r>
      <w:r w:rsidDel="00000000" w:rsidR="00000000" w:rsidRPr="00000000">
        <w:rPr>
          <w:b w:val="1"/>
          <w:rtl w:val="0"/>
        </w:rPr>
        <w:t xml:space="preserve">*</w:t>
      </w:r>
      <w:r w:rsidDel="00000000" w:rsidR="00000000" w:rsidRPr="00000000">
        <w:rPr>
          <w:rtl w:val="0"/>
        </w:rPr>
        <w:t xml:space="preserve"> (cuidado, aqui os parênteses farão muita diferença para distinguir esse operador do operador binário de multiplicação). </w:t>
      </w:r>
    </w:p>
    <w:p w:rsidR="00000000" w:rsidDel="00000000" w:rsidP="00000000" w:rsidRDefault="00000000" w:rsidRPr="00000000" w14:paraId="000001AB">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Quando escrevemos </w:t>
      </w:r>
    </w:p>
    <w:p w:rsidR="00000000" w:rsidDel="00000000" w:rsidP="00000000" w:rsidRDefault="00000000" w:rsidRPr="00000000" w14:paraId="000001AC">
      <w:pPr>
        <w:pBdr>
          <w:top w:space="0" w:sz="0" w:val="nil"/>
          <w:left w:space="0" w:sz="0" w:val="nil"/>
          <w:bottom w:space="0" w:sz="0" w:val="nil"/>
          <w:right w:space="0" w:sz="0" w:val="nil"/>
          <w:between w:space="0" w:sz="0" w:val="nil"/>
        </w:pBd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 n;</w:t>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pPr>
      <w:r w:rsidDel="00000000" w:rsidR="00000000" w:rsidRPr="00000000">
        <w:rPr>
          <w:rtl w:val="0"/>
        </w:rPr>
        <w:t xml:space="preserve">declaramos uma variável com nome </w:t>
      </w:r>
      <w:r w:rsidDel="00000000" w:rsidR="00000000" w:rsidRPr="00000000">
        <w:rPr>
          <w:rFonts w:ascii="Courier New" w:cs="Courier New" w:eastAsia="Courier New" w:hAnsi="Courier New"/>
          <w:b w:val="1"/>
          <w:rtl w:val="0"/>
        </w:rPr>
        <w:t xml:space="preserve">n</w:t>
      </w:r>
      <w:r w:rsidDel="00000000" w:rsidR="00000000" w:rsidRPr="00000000">
        <w:rPr>
          <w:rtl w:val="0"/>
        </w:rPr>
        <w:t xml:space="preserve"> que pode armazenar valores inteiros. Assim, automaticamente reserva-se um espaço na memória suficiente para armazenar valores inteiros (4 bytes). Da mesma forma, podemos declarar variáveis que servem para armazenar valores de endereços de memória. Assim, podemos escrever:</w:t>
      </w:r>
    </w:p>
    <w:p w:rsidR="00000000" w:rsidDel="00000000" w:rsidP="00000000" w:rsidRDefault="00000000" w:rsidRPr="00000000" w14:paraId="000001AE">
      <w:pPr>
        <w:pBdr>
          <w:top w:space="0" w:sz="0" w:val="nil"/>
          <w:left w:space="0" w:sz="0" w:val="nil"/>
          <w:bottom w:space="0" w:sz="0" w:val="nil"/>
          <w:right w:space="0" w:sz="0" w:val="nil"/>
          <w:between w:space="0" w:sz="0" w:val="nil"/>
        </w:pBd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 *p; </w:t>
      </w:r>
    </w:p>
    <w:p w:rsidR="00000000" w:rsidDel="00000000" w:rsidP="00000000" w:rsidRDefault="00000000" w:rsidRPr="00000000" w14:paraId="000001AF">
      <w:pPr>
        <w:pBdr>
          <w:top w:space="0" w:sz="0" w:val="nil"/>
          <w:left w:space="0" w:sz="0" w:val="nil"/>
          <w:bottom w:space="0" w:sz="0" w:val="nil"/>
          <w:right w:space="0" w:sz="0" w:val="nil"/>
          <w:between w:space="0" w:sz="0" w:val="nil"/>
        </w:pBdr>
        <w:ind w:firstLine="720"/>
        <w:jc w:val="both"/>
        <w:rPr>
          <w:rFonts w:ascii="Arial" w:cs="Arial" w:eastAsia="Arial" w:hAnsi="Arial"/>
        </w:rPr>
      </w:pPr>
      <w:r w:rsidDel="00000000" w:rsidR="00000000" w:rsidRPr="00000000">
        <w:rPr>
          <w:rFonts w:ascii="Arial" w:cs="Arial" w:eastAsia="Arial" w:hAnsi="Arial"/>
          <w:rtl w:val="0"/>
        </w:rPr>
        <w:t xml:space="preserve">Nesse caso, declaramos uma variável como nome </w:t>
      </w:r>
      <w:r w:rsidDel="00000000" w:rsidR="00000000" w:rsidRPr="00000000">
        <w:rPr>
          <w:rFonts w:ascii="Courier New" w:cs="Courier New" w:eastAsia="Courier New" w:hAnsi="Courier New"/>
          <w:rtl w:val="0"/>
        </w:rPr>
        <w:t xml:space="preserve">p</w:t>
      </w:r>
      <w:r w:rsidDel="00000000" w:rsidR="00000000" w:rsidRPr="00000000">
        <w:rPr>
          <w:rFonts w:ascii="Arial" w:cs="Arial" w:eastAsia="Arial" w:hAnsi="Arial"/>
          <w:rtl w:val="0"/>
        </w:rPr>
        <w:t xml:space="preserve"> que pode armazenar endereços de memória onde existe um inteiro armazenado. Pode-se dizer que </w:t>
      </w:r>
      <w:r w:rsidDel="00000000" w:rsidR="00000000" w:rsidRPr="00000000">
        <w:rPr>
          <w:rFonts w:ascii="Courier New" w:cs="Courier New" w:eastAsia="Courier New" w:hAnsi="Courier New"/>
          <w:rtl w:val="0"/>
        </w:rPr>
        <w:t xml:space="preserve">*p</w:t>
      </w:r>
      <w:r w:rsidDel="00000000" w:rsidR="00000000" w:rsidRPr="00000000">
        <w:rPr>
          <w:rFonts w:ascii="Arial" w:cs="Arial" w:eastAsia="Arial" w:hAnsi="Arial"/>
          <w:rtl w:val="0"/>
        </w:rPr>
        <w:t xml:space="preserve"> é um </w:t>
      </w:r>
      <w:r w:rsidDel="00000000" w:rsidR="00000000" w:rsidRPr="00000000">
        <w:rPr>
          <w:rFonts w:ascii="Arial" w:cs="Arial" w:eastAsia="Arial" w:hAnsi="Arial"/>
          <w:b w:val="1"/>
          <w:rtl w:val="0"/>
        </w:rPr>
        <w:t xml:space="preserve">alias </w:t>
      </w:r>
      <w:r w:rsidDel="00000000" w:rsidR="00000000" w:rsidRPr="00000000">
        <w:rPr>
          <w:rFonts w:ascii="Arial" w:cs="Arial" w:eastAsia="Arial" w:hAnsi="Arial"/>
          <w:rtl w:val="0"/>
        </w:rPr>
        <w:t xml:space="preserve">de </w:t>
      </w:r>
      <w:r w:rsidDel="00000000" w:rsidR="00000000" w:rsidRPr="00000000">
        <w:rPr>
          <w:rFonts w:ascii="Courier New" w:cs="Courier New" w:eastAsia="Courier New" w:hAnsi="Courier New"/>
          <w:rtl w:val="0"/>
        </w:rPr>
        <w:t xml:space="preserve">n</w:t>
      </w:r>
      <w:r w:rsidDel="00000000" w:rsidR="00000000" w:rsidRPr="00000000">
        <w:rPr>
          <w:rFonts w:ascii="Arial" w:cs="Arial" w:eastAsia="Arial" w:hAnsi="Arial"/>
          <w:rtl w:val="0"/>
        </w:rPr>
        <w:t xml:space="preserve">. O valor apontado é também chamado, genericamente, de </w:t>
      </w:r>
      <w:r w:rsidDel="00000000" w:rsidR="00000000" w:rsidRPr="00000000">
        <w:rPr>
          <w:rFonts w:ascii="Arial" w:cs="Arial" w:eastAsia="Arial" w:hAnsi="Arial"/>
          <w:b w:val="1"/>
          <w:rtl w:val="0"/>
        </w:rPr>
        <w:t xml:space="preserve">objeto </w:t>
      </w:r>
      <w:r w:rsidDel="00000000" w:rsidR="00000000" w:rsidRPr="00000000">
        <w:rPr>
          <w:rFonts w:ascii="Arial" w:cs="Arial" w:eastAsia="Arial" w:hAnsi="Arial"/>
          <w:rtl w:val="0"/>
        </w:rPr>
        <w:t xml:space="preserve">(pois nem sempre se trata de uma simples variável).</w:t>
      </w:r>
    </w:p>
    <w:p w:rsidR="00000000" w:rsidDel="00000000" w:rsidP="00000000" w:rsidRDefault="00000000" w:rsidRPr="00000000" w14:paraId="000001B0">
      <w:pPr>
        <w:pBdr>
          <w:top w:space="0" w:sz="0" w:val="nil"/>
          <w:left w:space="0" w:sz="0" w:val="nil"/>
          <w:bottom w:space="0" w:sz="0" w:val="nil"/>
          <w:right w:space="0" w:sz="0" w:val="nil"/>
          <w:between w:space="0" w:sz="0" w:val="nil"/>
        </w:pBd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59125" cy="1495067"/>
            <wp:effectExtent b="12700" l="12700" r="12700" t="12700"/>
            <wp:docPr id="8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459125" cy="14950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before="0" w:lineRule="auto"/>
        <w:jc w:val="center"/>
        <w:rPr>
          <w:rFonts w:ascii="Arial" w:cs="Arial" w:eastAsia="Arial" w:hAnsi="Arial"/>
        </w:rPr>
      </w:pPr>
      <w:r w:rsidDel="00000000" w:rsidR="00000000" w:rsidRPr="00000000">
        <w:rPr>
          <w:rFonts w:ascii="Arial" w:cs="Arial" w:eastAsia="Arial" w:hAnsi="Arial"/>
          <w:rtl w:val="0"/>
        </w:rPr>
        <w:t xml:space="preserve">Adaptado de (Celes and Rangel 2002)</w:t>
      </w:r>
    </w:p>
    <w:p w:rsidR="00000000" w:rsidDel="00000000" w:rsidP="00000000" w:rsidRDefault="00000000" w:rsidRPr="00000000" w14:paraId="000001B2">
      <w:pPr>
        <w:pBdr>
          <w:top w:space="0" w:sz="0" w:val="nil"/>
          <w:left w:space="0" w:sz="0" w:val="nil"/>
          <w:bottom w:space="0" w:sz="0" w:val="nil"/>
          <w:right w:space="0" w:sz="0" w:val="nil"/>
          <w:between w:space="0" w:sz="0" w:val="nil"/>
        </w:pBdr>
        <w:jc w:val="both"/>
        <w:rPr/>
      </w:pPr>
      <w:r w:rsidDel="00000000" w:rsidR="00000000" w:rsidRPr="00000000">
        <w:rPr>
          <w:rtl w:val="0"/>
        </w:rPr>
        <w:tab/>
        <w:t xml:space="preserve">Veja o exemplo considerando </w:t>
      </w:r>
      <w:r w:rsidDel="00000000" w:rsidR="00000000" w:rsidRPr="00000000">
        <w:rPr>
          <w:b w:val="1"/>
          <w:rtl w:val="0"/>
        </w:rPr>
        <w:t xml:space="preserve">p</w:t>
      </w:r>
      <w:r w:rsidDel="00000000" w:rsidR="00000000" w:rsidRPr="00000000">
        <w:rPr>
          <w:rtl w:val="0"/>
        </w:rPr>
        <w:t xml:space="preserve"> um ponteiro para uma variável int </w:t>
      </w:r>
      <w:r w:rsidDel="00000000" w:rsidR="00000000" w:rsidRPr="00000000">
        <w:rPr>
          <w:b w:val="1"/>
          <w:rtl w:val="0"/>
        </w:rPr>
        <w:t xml:space="preserve">n</w:t>
      </w:r>
      <w:r w:rsidDel="00000000" w:rsidR="00000000" w:rsidRPr="00000000">
        <w:rPr>
          <w:rtl w:val="0"/>
        </w:rPr>
        <w:t xml:space="preserve">: </w:t>
      </w:r>
    </w:p>
    <w:p w:rsidR="00000000" w:rsidDel="00000000" w:rsidP="00000000" w:rsidRDefault="00000000" w:rsidRPr="00000000" w14:paraId="000001B3">
      <w:pPr>
        <w:spacing w:before="0" w:lineRule="auto"/>
        <w:ind w:firstLine="170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 n = 100, total = 0;</w:t>
      </w:r>
    </w:p>
    <w:p w:rsidR="00000000" w:rsidDel="00000000" w:rsidP="00000000" w:rsidRDefault="00000000" w:rsidRPr="00000000" w14:paraId="000001B4">
      <w:pPr>
        <w:spacing w:before="0" w:lineRule="auto"/>
        <w:ind w:firstLine="170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 *p;</w:t>
      </w:r>
    </w:p>
    <w:p w:rsidR="00000000" w:rsidDel="00000000" w:rsidP="00000000" w:rsidRDefault="00000000" w:rsidRPr="00000000" w14:paraId="000001B5">
      <w:pPr>
        <w:spacing w:before="0" w:lineRule="auto"/>
        <w:ind w:firstLine="170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 = &amp;n;//inicialização do ponteiro p</w:t>
      </w:r>
    </w:p>
    <w:p w:rsidR="00000000" w:rsidDel="00000000" w:rsidP="00000000" w:rsidRDefault="00000000" w:rsidRPr="00000000" w14:paraId="000001B6">
      <w:pPr>
        <w:spacing w:before="0" w:lineRule="auto"/>
        <w:ind w:firstLine="170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total += *p; //total = total + *p;</w:t>
      </w:r>
    </w:p>
    <w:p w:rsidR="00000000" w:rsidDel="00000000" w:rsidP="00000000" w:rsidRDefault="00000000" w:rsidRPr="00000000" w14:paraId="000001B7">
      <w:pPr>
        <w:ind w:firstLine="720"/>
        <w:jc w:val="both"/>
        <w:rPr/>
      </w:pPr>
      <w:r w:rsidDel="00000000" w:rsidR="00000000" w:rsidRPr="00000000">
        <w:rPr>
          <w:rtl w:val="0"/>
        </w:rPr>
        <w:t xml:space="preserve">A declaração do ponteiro é feita utilizando o operador * (</w:t>
      </w:r>
      <w:r w:rsidDel="00000000" w:rsidR="00000000" w:rsidRPr="00000000">
        <w:rPr>
          <w:rFonts w:ascii="Courier New" w:cs="Courier New" w:eastAsia="Courier New" w:hAnsi="Courier New"/>
          <w:rtl w:val="0"/>
        </w:rPr>
        <w:t xml:space="preserve">int *p;</w:t>
      </w:r>
      <w:r w:rsidDel="00000000" w:rsidR="00000000" w:rsidRPr="00000000">
        <w:rPr>
          <w:rtl w:val="0"/>
        </w:rPr>
        <w:t xml:space="preserve">) e a atribuição é feita pela instrução </w:t>
      </w:r>
      <w:r w:rsidDel="00000000" w:rsidR="00000000" w:rsidRPr="00000000">
        <w:rPr>
          <w:rFonts w:ascii="Courier New" w:cs="Courier New" w:eastAsia="Courier New" w:hAnsi="Courier New"/>
          <w:rtl w:val="0"/>
        </w:rPr>
        <w:t xml:space="preserve">p = &amp;n;</w:t>
      </w:r>
      <w:r w:rsidDel="00000000" w:rsidR="00000000" w:rsidRPr="00000000">
        <w:rPr>
          <w:rtl w:val="0"/>
        </w:rPr>
        <w:t xml:space="preserve">. Isto é, o operador unário </w:t>
      </w:r>
      <w:r w:rsidDel="00000000" w:rsidR="00000000" w:rsidRPr="00000000">
        <w:rPr>
          <w:rFonts w:ascii="Courier New" w:cs="Courier New" w:eastAsia="Courier New" w:hAnsi="Courier New"/>
          <w:b w:val="1"/>
          <w:rtl w:val="0"/>
        </w:rPr>
        <w:t xml:space="preserve">&amp;</w:t>
      </w:r>
      <w:r w:rsidDel="00000000" w:rsidR="00000000" w:rsidRPr="00000000">
        <w:rPr>
          <w:rtl w:val="0"/>
        </w:rPr>
        <w:t xml:space="preserve"> ("endereço de"), aplicado a variáveis, resulta no endereço da posição da memória reservada para a variável. Para usar o valor que está sendo apontado por </w:t>
      </w:r>
      <w:r w:rsidDel="00000000" w:rsidR="00000000" w:rsidRPr="00000000">
        <w:rPr>
          <w:b w:val="1"/>
          <w:rtl w:val="0"/>
        </w:rPr>
        <w:t xml:space="preserve">p</w:t>
      </w:r>
      <w:r w:rsidDel="00000000" w:rsidR="00000000" w:rsidRPr="00000000">
        <w:rPr>
          <w:rtl w:val="0"/>
        </w:rPr>
        <w:t xml:space="preserve">, também utiliza-se o operador *  (</w:t>
      </w:r>
      <w:r w:rsidDel="00000000" w:rsidR="00000000" w:rsidRPr="00000000">
        <w:rPr>
          <w:rFonts w:ascii="Courier New" w:cs="Courier New" w:eastAsia="Courier New" w:hAnsi="Courier New"/>
          <w:rtl w:val="0"/>
        </w:rPr>
        <w:t xml:space="preserve">total += *p;</w:t>
      </w:r>
      <w:r w:rsidDel="00000000" w:rsidR="00000000" w:rsidRPr="00000000">
        <w:rPr>
          <w:rtl w:val="0"/>
        </w:rPr>
        <w:t xml:space="preserve">). Ou seja, o operador unário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("conteúdo da variável apontada por") aplicado a variáveis do tipo ponteiro, acessa o conteúdo do endereço de memória armazenado pela variável ponteiro. Segue uma representação dessa situação, com as três variáveis alocadas em um bloco de memória, sendo que os nomes das variáveis estão à esquerda e os endereços de memória à direita. Após a execução do conjunto de instruções, qual será o valor da variável </w:t>
      </w:r>
      <w:r w:rsidDel="00000000" w:rsidR="00000000" w:rsidRPr="00000000">
        <w:rPr>
          <w:rFonts w:ascii="Courier New" w:cs="Courier New" w:eastAsia="Courier New" w:hAnsi="Courier New"/>
          <w:rtl w:val="0"/>
        </w:rPr>
        <w:t xml:space="preserve">total</w:t>
      </w:r>
      <w:r w:rsidDel="00000000" w:rsidR="00000000" w:rsidRPr="00000000">
        <w:rPr>
          <w:rtl w:val="0"/>
        </w:rPr>
        <w:t xml:space="preserv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1B8">
      <w:pPr>
        <w:spacing w:before="0" w:lineRule="auto"/>
        <w:jc w:val="center"/>
        <w:rPr/>
      </w:pPr>
      <w:r w:rsidDel="00000000" w:rsidR="00000000" w:rsidRPr="00000000">
        <w:rPr/>
        <w:drawing>
          <wp:inline distB="114300" distT="114300" distL="114300" distR="114300">
            <wp:extent cx="1741650" cy="1514475"/>
            <wp:effectExtent b="0" l="0" r="0" t="0"/>
            <wp:docPr id="88" name="image16.png"/>
            <a:graphic>
              <a:graphicData uri="http://schemas.openxmlformats.org/drawingml/2006/picture">
                <pic:pic>
                  <pic:nvPicPr>
                    <pic:cNvPr id="0" name="image16.png"/>
                    <pic:cNvPicPr preferRelativeResize="0"/>
                  </pic:nvPicPr>
                  <pic:blipFill>
                    <a:blip r:embed="rId19"/>
                    <a:srcRect b="0" l="2739" r="0" t="0"/>
                    <a:stretch>
                      <a:fillRect/>
                    </a:stretch>
                  </pic:blipFill>
                  <pic:spPr>
                    <a:xfrm>
                      <a:off x="0" y="0"/>
                      <a:ext cx="17416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2"/>
        <w:rPr/>
      </w:pPr>
      <w:bookmarkStart w:colFirst="0" w:colLast="0" w:name="_heading=h.2jxsxqh" w:id="17"/>
      <w:bookmarkEnd w:id="17"/>
      <w:r w:rsidDel="00000000" w:rsidR="00000000" w:rsidRPr="00000000">
        <w:rPr>
          <w:rtl w:val="0"/>
        </w:rPr>
        <w:t xml:space="preserve">Declaração e inicialização de ponteiros</w:t>
      </w:r>
    </w:p>
    <w:p w:rsidR="00000000" w:rsidDel="00000000" w:rsidP="00000000" w:rsidRDefault="00000000" w:rsidRPr="00000000" w14:paraId="000001BA">
      <w:pPr>
        <w:jc w:val="both"/>
        <w:rPr/>
      </w:pPr>
      <w:r w:rsidDel="00000000" w:rsidR="00000000" w:rsidRPr="00000000">
        <w:rPr>
          <w:rtl w:val="0"/>
        </w:rPr>
        <w:t xml:space="preserve">Os ponteiros devem ser declarados de acordo com o tipo de valor para o qual apontarão, tanto quando se trata de tipos primitivos quanto para tipos complexos. Um ponteiro para um float será declarado pela instrução </w:t>
      </w:r>
      <w:r w:rsidDel="00000000" w:rsidR="00000000" w:rsidRPr="00000000">
        <w:rPr>
          <w:rFonts w:ascii="Courier New" w:cs="Courier New" w:eastAsia="Courier New" w:hAnsi="Courier New"/>
          <w:rtl w:val="0"/>
        </w:rPr>
        <w:t xml:space="preserve">float *taxa</w:t>
      </w:r>
      <w:r w:rsidDel="00000000" w:rsidR="00000000" w:rsidRPr="00000000">
        <w:rPr>
          <w:rtl w:val="0"/>
        </w:rPr>
        <w:t xml:space="preserve">; para string, o ponteiro será declarado por </w:t>
      </w:r>
      <w:r w:rsidDel="00000000" w:rsidR="00000000" w:rsidRPr="00000000">
        <w:rPr>
          <w:rFonts w:ascii="Courier New" w:cs="Courier New" w:eastAsia="Courier New" w:hAnsi="Courier New"/>
          <w:rtl w:val="0"/>
        </w:rPr>
        <w:t xml:space="preserve">string *nome</w:t>
      </w:r>
      <w:r w:rsidDel="00000000" w:rsidR="00000000" w:rsidRPr="00000000">
        <w:rPr>
          <w:rtl w:val="0"/>
        </w:rPr>
        <w:t xml:space="preserve">; para um vetor de inteiros, será </w:t>
      </w:r>
      <w:r w:rsidDel="00000000" w:rsidR="00000000" w:rsidRPr="00000000">
        <w:rPr>
          <w:rFonts w:ascii="Courier New" w:cs="Courier New" w:eastAsia="Courier New" w:hAnsi="Courier New"/>
          <w:rtl w:val="0"/>
        </w:rPr>
        <w:t xml:space="preserve">int *v[]</w:t>
      </w:r>
      <w:r w:rsidDel="00000000" w:rsidR="00000000" w:rsidRPr="00000000">
        <w:rPr>
          <w:rtl w:val="0"/>
        </w:rPr>
        <w:t xml:space="preserve">.</w:t>
      </w:r>
    </w:p>
    <w:p w:rsidR="00000000" w:rsidDel="00000000" w:rsidP="00000000" w:rsidRDefault="00000000" w:rsidRPr="00000000" w14:paraId="000001BB">
      <w:pPr>
        <w:ind w:firstLine="720"/>
        <w:jc w:val="both"/>
        <w:rPr/>
      </w:pPr>
      <w:r w:rsidDel="00000000" w:rsidR="00000000" w:rsidRPr="00000000">
        <w:rPr>
          <w:rtl w:val="0"/>
        </w:rPr>
        <w:t xml:space="preserve">A inicialização de um ponteiro é feita com a constante </w:t>
      </w:r>
      <w:r w:rsidDel="00000000" w:rsidR="00000000" w:rsidRPr="00000000">
        <w:rPr>
          <w:b w:val="1"/>
          <w:rtl w:val="0"/>
        </w:rPr>
        <w:t xml:space="preserve">NULL </w:t>
      </w:r>
      <w:r w:rsidDel="00000000" w:rsidR="00000000" w:rsidRPr="00000000">
        <w:rPr>
          <w:rtl w:val="0"/>
        </w:rPr>
        <w:t xml:space="preserve">(em geral, equivale a zero), definida nas bibliotecas padrão de C/C++ (Feofiloff 2009). </w:t>
      </w:r>
    </w:p>
    <w:p w:rsidR="00000000" w:rsidDel="00000000" w:rsidP="00000000" w:rsidRDefault="00000000" w:rsidRPr="00000000" w14:paraId="000001BC">
      <w:pPr>
        <w:ind w:firstLine="720"/>
        <w:jc w:val="both"/>
        <w:rPr>
          <w:sz w:val="10"/>
          <w:szCs w:val="10"/>
        </w:rPr>
      </w:pPr>
      <w:r w:rsidDel="00000000" w:rsidR="00000000" w:rsidRPr="00000000">
        <w:rPr>
          <w:rtl w:val="0"/>
        </w:rPr>
        <w:t xml:space="preserve">O acesso a ponteiros não inicializados pode ser desastroso; o erro mais comum (e menos perigoso) é “Segmentation fault” na compilação, pois, em tempo de execução, valores podem ser corrompidos indevidamente. Considere o fragmento de código:</w:t>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before="0" w:lineRule="auto"/>
        <w:ind w:firstLine="170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 *p;</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before="0" w:lineRule="auto"/>
        <w:ind w:firstLine="170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 = 43;</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before="0" w:lineRule="auto"/>
        <w:ind w:firstLine="170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cout &lt;&lt; *p;</w:t>
      </w:r>
    </w:p>
    <w:p w:rsidR="00000000" w:rsidDel="00000000" w:rsidP="00000000" w:rsidRDefault="00000000" w:rsidRPr="00000000" w14:paraId="000001C0">
      <w:pPr>
        <w:ind w:firstLine="720"/>
        <w:jc w:val="both"/>
        <w:rPr/>
      </w:pPr>
      <w:r w:rsidDel="00000000" w:rsidR="00000000" w:rsidRPr="00000000">
        <w:rPr>
          <w:rtl w:val="0"/>
        </w:rPr>
        <w:t xml:space="preserve">O ponteiro </w:t>
      </w:r>
      <w:r w:rsidDel="00000000" w:rsidR="00000000" w:rsidRPr="00000000">
        <w:rPr>
          <w:rFonts w:ascii="Courier New" w:cs="Courier New" w:eastAsia="Courier New" w:hAnsi="Courier New"/>
          <w:rtl w:val="0"/>
        </w:rPr>
        <w:t xml:space="preserve">p</w:t>
      </w:r>
      <w:r w:rsidDel="00000000" w:rsidR="00000000" w:rsidRPr="00000000">
        <w:rPr>
          <w:rtl w:val="0"/>
        </w:rPr>
        <w:t xml:space="preserve"> não foi inicializado, ou seja, não é possível saber para qual posição de memória </w:t>
      </w:r>
      <w:r w:rsidDel="00000000" w:rsidR="00000000" w:rsidRPr="00000000">
        <w:rPr>
          <w:rFonts w:ascii="Courier New" w:cs="Courier New" w:eastAsia="Courier New" w:hAnsi="Courier New"/>
          <w:rtl w:val="0"/>
        </w:rPr>
        <w:t xml:space="preserve">p</w:t>
      </w:r>
      <w:r w:rsidDel="00000000" w:rsidR="00000000" w:rsidRPr="00000000">
        <w:rPr>
          <w:rtl w:val="0"/>
        </w:rPr>
        <w:t xml:space="preserve"> está apontando. O valor 43 está sendo atribuído para essa posição. Eventualmente, pode-se obter o resultado esperado (43 será mostrado), mas isso será pura sorte de iniciante!</w:t>
      </w:r>
    </w:p>
    <w:p w:rsidR="00000000" w:rsidDel="00000000" w:rsidP="00000000" w:rsidRDefault="00000000" w:rsidRPr="00000000" w14:paraId="000001C1">
      <w:pPr>
        <w:ind w:firstLine="720"/>
        <w:jc w:val="both"/>
        <w:rPr>
          <w:sz w:val="8"/>
          <w:szCs w:val="8"/>
        </w:rPr>
      </w:pPr>
      <w:r w:rsidDel="00000000" w:rsidR="00000000" w:rsidRPr="00000000">
        <w:rPr>
          <w:rtl w:val="0"/>
        </w:rPr>
      </w:r>
    </w:p>
    <w:tbl>
      <w:tblPr>
        <w:tblStyle w:val="Table17"/>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1C2">
            <w:pPr>
              <w:widowControl w:val="0"/>
              <w:spacing w:before="0" w:line="240" w:lineRule="auto"/>
              <w:jc w:val="center"/>
              <w:rPr>
                <w:b w:val="1"/>
                <w:color w:val="ff0000"/>
                <w:sz w:val="28"/>
                <w:szCs w:val="28"/>
              </w:rPr>
            </w:pPr>
            <w:r w:rsidDel="00000000" w:rsidR="00000000" w:rsidRPr="00000000">
              <w:rPr>
                <w:b w:val="1"/>
                <w:color w:val="ff0000"/>
                <w:sz w:val="28"/>
                <w:szCs w:val="28"/>
                <w:rtl w:val="0"/>
              </w:rPr>
              <w:t xml:space="preserve">Atenção!</w:t>
            </w:r>
          </w:p>
          <w:p w:rsidR="00000000" w:rsidDel="00000000" w:rsidP="00000000" w:rsidRDefault="00000000" w:rsidRPr="00000000" w14:paraId="000001C3">
            <w:pPr>
              <w:widowControl w:val="0"/>
              <w:spacing w:before="0" w:line="240" w:lineRule="auto"/>
              <w:jc w:val="both"/>
              <w:rPr/>
            </w:pPr>
            <w:r w:rsidDel="00000000" w:rsidR="00000000" w:rsidRPr="00000000">
              <w:rPr>
                <w:rtl w:val="0"/>
              </w:rPr>
              <w:t xml:space="preserve">Só podemos adicionar conteúdo a um ponteiro se ele tiver sido devidamente inicializado, isto é, ele deve apontar para um espaço de memória onde já se prevê o armazenamento de valores para o  tipo de dados em questão.</w:t>
              <w:br w:type="textWrapping"/>
              <w:t xml:space="preserve">Nesse caso, é boa prática garantir na declaração a inicialização do ponteiro com NULL.</w:t>
            </w:r>
          </w:p>
        </w:tc>
      </w:tr>
    </w:tbl>
    <w:p w:rsidR="00000000" w:rsidDel="00000000" w:rsidP="00000000" w:rsidRDefault="00000000" w:rsidRPr="00000000" w14:paraId="000001C4">
      <w:pPr>
        <w:pStyle w:val="Heading2"/>
        <w:rPr/>
      </w:pPr>
      <w:bookmarkStart w:colFirst="0" w:colLast="0" w:name="_heading=h.z337ya" w:id="18"/>
      <w:bookmarkEnd w:id="18"/>
      <w:r w:rsidDel="00000000" w:rsidR="00000000" w:rsidRPr="00000000">
        <w:rPr>
          <w:rtl w:val="0"/>
        </w:rPr>
        <w:t xml:space="preserve">Operações com ponteiros </w:t>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pPr>
      <w:r w:rsidDel="00000000" w:rsidR="00000000" w:rsidRPr="00000000">
        <w:rPr>
          <w:rtl w:val="0"/>
        </w:rPr>
        <w:t xml:space="preserve">Como já citado, há dois operadores próprios para ponteiros:</w:t>
      </w:r>
    </w:p>
    <w:p w:rsidR="00000000" w:rsidDel="00000000" w:rsidP="00000000" w:rsidRDefault="00000000" w:rsidRPr="00000000" w14:paraId="000001C6">
      <w:pPr>
        <w:numPr>
          <w:ilvl w:val="0"/>
          <w:numId w:val="7"/>
        </w:numPr>
        <w:pBdr>
          <w:top w:space="0" w:sz="0" w:val="nil"/>
          <w:left w:space="0" w:sz="0" w:val="nil"/>
          <w:bottom w:space="0" w:sz="0" w:val="nil"/>
          <w:right w:space="0" w:sz="0" w:val="nil"/>
          <w:between w:space="0" w:sz="0" w:val="nil"/>
        </w:pBdr>
        <w:ind w:left="720" w:hanging="360"/>
        <w:jc w:val="both"/>
        <w:rPr/>
      </w:pPr>
      <w:r w:rsidDel="00000000" w:rsidR="00000000" w:rsidRPr="00000000">
        <w:rPr>
          <w:b w:val="1"/>
          <w:rtl w:val="0"/>
        </w:rPr>
        <w:t xml:space="preserve">&amp; </w:t>
      </w:r>
      <w:r w:rsidDel="00000000" w:rsidR="00000000" w:rsidRPr="00000000">
        <w:rPr>
          <w:rtl w:val="0"/>
        </w:rPr>
        <w:t xml:space="preserve">: operador de endereço, retorna o endereço de uma variável;</w:t>
      </w:r>
    </w:p>
    <w:p w:rsidR="00000000" w:rsidDel="00000000" w:rsidP="00000000" w:rsidRDefault="00000000" w:rsidRPr="00000000" w14:paraId="000001C7">
      <w:pPr>
        <w:numPr>
          <w:ilvl w:val="0"/>
          <w:numId w:val="7"/>
        </w:numPr>
        <w:pBdr>
          <w:top w:space="0" w:sz="0" w:val="nil"/>
          <w:left w:space="0" w:sz="0" w:val="nil"/>
          <w:bottom w:space="0" w:sz="0" w:val="nil"/>
          <w:right w:space="0" w:sz="0" w:val="nil"/>
          <w:between w:space="0" w:sz="0" w:val="nil"/>
        </w:pBdr>
        <w:spacing w:before="0" w:lineRule="auto"/>
        <w:ind w:left="720" w:hanging="360"/>
        <w:jc w:val="both"/>
        <w:rPr/>
      </w:pPr>
      <w:r w:rsidDel="00000000" w:rsidR="00000000" w:rsidRPr="00000000">
        <w:rPr>
          <w:b w:val="1"/>
          <w:rtl w:val="0"/>
        </w:rPr>
        <w:t xml:space="preserve">* </w:t>
      </w:r>
      <w:r w:rsidDel="00000000" w:rsidR="00000000" w:rsidRPr="00000000">
        <w:rPr>
          <w:rtl w:val="0"/>
        </w:rPr>
        <w:t xml:space="preserve">: operador de indireção ou desreferenciação, retorna o valor apontado. </w:t>
      </w:r>
    </w:p>
    <w:p w:rsidR="00000000" w:rsidDel="00000000" w:rsidP="00000000" w:rsidRDefault="00000000" w:rsidRPr="00000000" w14:paraId="000001C8">
      <w:pPr>
        <w:ind w:firstLine="720"/>
        <w:jc w:val="both"/>
        <w:rPr/>
      </w:pPr>
      <w:r w:rsidDel="00000000" w:rsidR="00000000" w:rsidRPr="00000000">
        <w:rPr>
          <w:rtl w:val="0"/>
        </w:rPr>
        <w:t xml:space="preserve">Veja o exemplo das instruções da figura a seguir, bem como a representação em um bloco de memória de acordo com cada instrução executada.</w:t>
      </w:r>
    </w:p>
    <w:p w:rsidR="00000000" w:rsidDel="00000000" w:rsidP="00000000" w:rsidRDefault="00000000" w:rsidRPr="00000000" w14:paraId="000001C9">
      <w:pPr>
        <w:jc w:val="center"/>
        <w:rPr/>
      </w:pPr>
      <w:r w:rsidDel="00000000" w:rsidR="00000000" w:rsidRPr="00000000">
        <w:rPr/>
        <w:drawing>
          <wp:inline distB="114300" distT="114300" distL="114300" distR="114300">
            <wp:extent cx="4208625" cy="2332387"/>
            <wp:effectExtent b="12700" l="12700" r="12700" t="12700"/>
            <wp:docPr id="8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208625" cy="2332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spacing w:before="0" w:lineRule="auto"/>
        <w:jc w:val="center"/>
        <w:rPr>
          <w:rFonts w:ascii="Arial" w:cs="Arial" w:eastAsia="Arial" w:hAnsi="Arial"/>
        </w:rPr>
      </w:pPr>
      <w:r w:rsidDel="00000000" w:rsidR="00000000" w:rsidRPr="00000000">
        <w:rPr>
          <w:rFonts w:ascii="Arial" w:cs="Arial" w:eastAsia="Arial" w:hAnsi="Arial"/>
          <w:rtl w:val="0"/>
        </w:rPr>
        <w:t xml:space="preserve">Adaptado de Celes and Rangel (2002)</w:t>
      </w:r>
    </w:p>
    <w:p w:rsidR="00000000" w:rsidDel="00000000" w:rsidP="00000000" w:rsidRDefault="00000000" w:rsidRPr="00000000" w14:paraId="000001CB">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No exemplo abaixo, qual será o valor mostrado pela instrução de saída na linha 6?</w:t>
      </w:r>
    </w:p>
    <w:p w:rsidR="00000000" w:rsidDel="00000000" w:rsidP="00000000" w:rsidRDefault="00000000" w:rsidRPr="00000000" w14:paraId="000001CC">
      <w:pPr>
        <w:pBdr>
          <w:top w:space="0" w:sz="0" w:val="nil"/>
          <w:left w:space="0" w:sz="0" w:val="nil"/>
          <w:bottom w:space="0" w:sz="0" w:val="nil"/>
          <w:right w:space="0" w:sz="0" w:val="nil"/>
          <w:between w:space="0" w:sz="0" w:val="nil"/>
        </w:pBdr>
        <w:ind w:firstLine="720"/>
        <w:jc w:val="both"/>
        <w:rPr>
          <w:sz w:val="10"/>
          <w:szCs w:val="10"/>
        </w:rPr>
      </w:pPr>
      <w:r w:rsidDel="00000000" w:rsidR="00000000" w:rsidRPr="00000000">
        <w:rPr>
          <w:rtl w:val="0"/>
        </w:rPr>
      </w:r>
    </w:p>
    <w:tbl>
      <w:tblPr>
        <w:tblStyle w:val="Table18"/>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1C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1C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1C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1D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1D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1D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1D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1D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tc>
        <w:tc>
          <w:tcPr>
            <w:shd w:fill="f0f0f0" w:val="clear"/>
            <w:tcMar>
              <w:top w:w="0.0" w:type="dxa"/>
              <w:left w:w="0.0" w:type="dxa"/>
              <w:bottom w:w="0.0" w:type="dxa"/>
              <w:right w:w="0.0" w:type="dxa"/>
            </w:tcMar>
          </w:tcPr>
          <w:p w:rsidR="00000000" w:rsidDel="00000000" w:rsidP="00000000" w:rsidRDefault="00000000" w:rsidRPr="00000000" w14:paraId="000001D5">
            <w:pPr>
              <w:widowControl w:val="0"/>
              <w:spacing w:before="0" w:line="276" w:lineRule="auto"/>
              <w:rPr>
                <w:rFonts w:ascii="Consolas" w:cs="Consolas" w:eastAsia="Consolas" w:hAnsi="Consolas"/>
                <w:color w:val="1f7199"/>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*p = NULL;</w:t>
              <w:br w:type="textWrapping"/>
              <w:tab/>
              <w:t xml:space="preserve">p = &amp;a;</w:t>
              <w:br w:type="textWrapping"/>
              <w:tab/>
              <w:t xml:space="preserve">*p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"%d"</w:t>
            </w:r>
            <w:r w:rsidDel="00000000" w:rsidR="00000000" w:rsidRPr="00000000">
              <w:rPr>
                <w:rFonts w:ascii="Consolas" w:cs="Consolas" w:eastAsia="Consolas" w:hAnsi="Consolas"/>
                <w:color w:val="444444"/>
                <w:sz w:val="19"/>
                <w:szCs w:val="19"/>
                <w:shd w:fill="f0f0f0" w:val="clear"/>
                <w:rtl w:val="0"/>
              </w:rPr>
              <w:t xml:space="preserve">, a);</w:t>
              <w:br w:type="textWrapping"/>
              <w:tab/>
            </w:r>
            <w:r w:rsidDel="00000000" w:rsidR="00000000" w:rsidRPr="00000000">
              <w:rPr>
                <w:rFonts w:ascii="Consolas" w:cs="Consolas" w:eastAsia="Consolas" w:hAnsi="Consolas"/>
                <w:b w:val="1"/>
                <w:color w:val="444444"/>
                <w:sz w:val="19"/>
                <w:szCs w:val="19"/>
                <w:shd w:fill="f0f0f0" w:val="clear"/>
                <w:rtl w:val="0"/>
              </w:rPr>
              <w:t xml:space="preserve">return 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sz w:val="10"/>
          <w:szCs w:val="1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200" w:lineRule="auto"/>
        <w:ind w:firstLine="720"/>
        <w:jc w:val="both"/>
        <w:rPr/>
      </w:pPr>
      <w:r w:rsidDel="00000000" w:rsidR="00000000" w:rsidRPr="00000000">
        <w:rPr>
          <w:rtl w:val="0"/>
        </w:rPr>
        <w:t xml:space="preserve">Outras operações podem ser aplicadas, tais como atribuir um ponteiro a outro, comparar o conteúdo de valores apontados, utilizar o conteúdo do valor apontado em expressões aritméticas e lógicas, entre outras. Segue um exemplo de manipulação de ponteiros de inteiros, com o teste de mesa (especificado por linha de código).</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200" w:lineRule="auto"/>
        <w:jc w:val="both"/>
        <w:rPr>
          <w:sz w:val="10"/>
          <w:szCs w:val="10"/>
        </w:rPr>
      </w:pPr>
      <w:r w:rsidDel="00000000" w:rsidR="00000000" w:rsidRPr="00000000">
        <w:rPr>
          <w:rtl w:val="0"/>
        </w:rPr>
      </w:r>
    </w:p>
    <w:tbl>
      <w:tblPr>
        <w:tblStyle w:val="Table19"/>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1D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1D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1D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1D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1D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1D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1D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1E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1E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1E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1E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1E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1E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tc>
        <w:tc>
          <w:tcPr>
            <w:shd w:fill="f0f0f0" w:val="clear"/>
            <w:tcMar>
              <w:top w:w="0.0" w:type="dxa"/>
              <w:left w:w="0.0" w:type="dxa"/>
              <w:bottom w:w="0.0" w:type="dxa"/>
              <w:right w:w="0.0" w:type="dxa"/>
            </w:tcMar>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 = </w:t>
            </w:r>
            <w:r w:rsidDel="00000000" w:rsidR="00000000" w:rsidRPr="00000000">
              <w:rPr>
                <w:rFonts w:ascii="Consolas" w:cs="Consolas" w:eastAsia="Consolas" w:hAnsi="Consolas"/>
                <w:color w:val="880000"/>
                <w:sz w:val="19"/>
                <w:szCs w:val="19"/>
                <w:shd w:fill="f0f0f0" w:val="clear"/>
                <w:rtl w:val="0"/>
              </w:rPr>
              <w:t xml:space="preserve">5</w:t>
            </w:r>
            <w:r w:rsidDel="00000000" w:rsidR="00000000" w:rsidRPr="00000000">
              <w:rPr>
                <w:rFonts w:ascii="Consolas" w:cs="Consolas" w:eastAsia="Consolas" w:hAnsi="Consolas"/>
                <w:color w:val="444444"/>
                <w:sz w:val="19"/>
                <w:szCs w:val="19"/>
                <w:shd w:fill="f0f0f0" w:val="clear"/>
                <w:rtl w:val="0"/>
              </w:rPr>
              <w:t xml:space="preserve">, n = </w:t>
            </w:r>
            <w:r w:rsidDel="00000000" w:rsidR="00000000" w:rsidRPr="00000000">
              <w:rPr>
                <w:rFonts w:ascii="Consolas" w:cs="Consolas" w:eastAsia="Consolas" w:hAnsi="Consolas"/>
                <w:color w:val="880000"/>
                <w:sz w:val="19"/>
                <w:szCs w:val="19"/>
                <w:shd w:fill="f0f0f0" w:val="clear"/>
                <w:rtl w:val="0"/>
              </w:rPr>
              <w:t xml:space="preserve">6</w:t>
            </w:r>
            <w:r w:rsidDel="00000000" w:rsidR="00000000" w:rsidRPr="00000000">
              <w:rPr>
                <w:rFonts w:ascii="Consolas" w:cs="Consolas" w:eastAsia="Consolas" w:hAnsi="Consolas"/>
                <w:color w:val="444444"/>
                <w:sz w:val="19"/>
                <w:szCs w:val="19"/>
                <w:shd w:fill="f0f0f0" w:val="clear"/>
                <w:rtl w:val="0"/>
              </w:rPr>
              <w:t xml:space="preserve">, *p = </w:t>
            </w:r>
            <w:r w:rsidDel="00000000" w:rsidR="00000000" w:rsidRPr="00000000">
              <w:rPr>
                <w:rFonts w:ascii="Consolas" w:cs="Consolas" w:eastAsia="Consolas" w:hAnsi="Consolas"/>
                <w:color w:val="78a960"/>
                <w:sz w:val="19"/>
                <w:szCs w:val="19"/>
                <w:shd w:fill="f0f0f0" w:val="clear"/>
                <w:rtl w:val="0"/>
              </w:rPr>
              <w:t xml:space="preserve">NULL</w:t>
            </w:r>
            <w:r w:rsidDel="00000000" w:rsidR="00000000" w:rsidRPr="00000000">
              <w:rPr>
                <w:rFonts w:ascii="Consolas" w:cs="Consolas" w:eastAsia="Consolas" w:hAnsi="Consolas"/>
                <w:color w:val="444444"/>
                <w:sz w:val="19"/>
                <w:szCs w:val="19"/>
                <w:shd w:fill="f0f0f0" w:val="clear"/>
                <w:rtl w:val="0"/>
              </w:rPr>
              <w:t xml:space="preserve">, *q = </w:t>
            </w:r>
            <w:r w:rsidDel="00000000" w:rsidR="00000000" w:rsidRPr="00000000">
              <w:rPr>
                <w:rFonts w:ascii="Consolas" w:cs="Consolas" w:eastAsia="Consolas" w:hAnsi="Consolas"/>
                <w:color w:val="78a960"/>
                <w:sz w:val="19"/>
                <w:szCs w:val="19"/>
                <w:shd w:fill="f0f0f0" w:val="clear"/>
                <w:rtl w:val="0"/>
              </w:rPr>
              <w:t xml:space="preserve">NULL</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p = &amp;m;</w:t>
              <w:br w:type="textWrapping"/>
              <w:tab/>
              <w:t xml:space="preserve">*p += </w:t>
            </w:r>
            <w:r w:rsidDel="00000000" w:rsidR="00000000" w:rsidRPr="00000000">
              <w:rPr>
                <w:rFonts w:ascii="Consolas" w:cs="Consolas" w:eastAsia="Consolas" w:hAnsi="Consolas"/>
                <w:color w:val="880000"/>
                <w:sz w:val="19"/>
                <w:szCs w:val="19"/>
                <w:shd w:fill="f0f0f0" w:val="clear"/>
                <w:rtl w:val="0"/>
              </w:rPr>
              <w:t xml:space="preserve">5</w:t>
            </w:r>
            <w:r w:rsidDel="00000000" w:rsidR="00000000" w:rsidRPr="00000000">
              <w:rPr>
                <w:rFonts w:ascii="Consolas" w:cs="Consolas" w:eastAsia="Consolas" w:hAnsi="Consolas"/>
                <w:color w:val="444444"/>
                <w:sz w:val="19"/>
                <w:szCs w:val="19"/>
                <w:shd w:fill="f0f0f0" w:val="clear"/>
                <w:rtl w:val="0"/>
              </w:rPr>
              <w:t xml:space="preserve">; // *p = *p +5;</w:t>
              <w:br w:type="textWrapping"/>
              <w:tab/>
              <w:t xml:space="preserve">q = p;</w:t>
              <w:br w:type="textWrapping"/>
              <w:tab/>
              <w:t xml:space="preserve">*q += </w:t>
            </w:r>
            <w:r w:rsidDel="00000000" w:rsidR="00000000" w:rsidRPr="00000000">
              <w:rPr>
                <w:rFonts w:ascii="Consolas" w:cs="Consolas" w:eastAsia="Consolas" w:hAnsi="Consolas"/>
                <w:color w:val="880000"/>
                <w:sz w:val="19"/>
                <w:szCs w:val="19"/>
                <w:shd w:fill="f0f0f0" w:val="clear"/>
                <w:rtl w:val="0"/>
              </w:rPr>
              <w:t xml:space="preserve">5</w:t>
            </w:r>
            <w:r w:rsidDel="00000000" w:rsidR="00000000" w:rsidRPr="00000000">
              <w:rPr>
                <w:rFonts w:ascii="Consolas" w:cs="Consolas" w:eastAsia="Consolas" w:hAnsi="Consolas"/>
                <w:color w:val="444444"/>
                <w:sz w:val="19"/>
                <w:szCs w:val="19"/>
                <w:shd w:fill="f0f0f0" w:val="clear"/>
                <w:rtl w:val="0"/>
              </w:rPr>
              <w:t xml:space="preserve">; // *q = *q + 5;</w:t>
              <w:br w:type="textWrapping"/>
              <w:tab/>
              <w:t xml:space="preserve">q = &amp;n;</w:t>
              <w:br w:type="textWrapping"/>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(*p &gt; *q)</w:t>
              <w:br w:type="textWrapping"/>
              <w:tab/>
              <w:tab/>
              <w:t xml:space="preserve">*q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 // *q = *q * 2;</w:t>
            </w:r>
          </w:p>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before="0" w:line="276" w:lineRule="auto"/>
              <w:rPr>
                <w:rFonts w:ascii="Courier New" w:cs="Courier New" w:eastAsia="Courier New" w:hAnsi="Courier New"/>
                <w:sz w:val="19"/>
                <w:szCs w:val="19"/>
              </w:rPr>
            </w:pPr>
            <w:r w:rsidDel="00000000" w:rsidR="00000000" w:rsidRPr="00000000">
              <w:rPr>
                <w:rFonts w:ascii="Consolas" w:cs="Consolas" w:eastAsia="Consolas" w:hAnsi="Consolas"/>
                <w:color w:val="444444"/>
                <w:sz w:val="19"/>
                <w:szCs w:val="19"/>
                <w:shd w:fill="f0f0f0" w:val="clear"/>
                <w:rtl w:val="0"/>
              </w:rPr>
              <w:tab/>
              <w:t xml:space="preserve">*p = *q;</w:t>
              <w:br w:type="textWrapping"/>
              <w:tab/>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m &lt;&lt; n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*p &lt;&lt; *q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sz w:val="4"/>
          <w:szCs w:val="4"/>
        </w:rPr>
      </w:pPr>
      <w:r w:rsidDel="00000000" w:rsidR="00000000" w:rsidRPr="00000000">
        <w:br w:type="page"/>
      </w:r>
      <w:r w:rsidDel="00000000" w:rsidR="00000000" w:rsidRPr="00000000">
        <w:rPr>
          <w:rtl w:val="0"/>
        </w:rPr>
      </w:r>
    </w:p>
    <w:tbl>
      <w:tblPr>
        <w:tblStyle w:val="Table20"/>
        <w:tblW w:w="804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15"/>
        <w:gridCol w:w="1050"/>
        <w:gridCol w:w="1050"/>
        <w:gridCol w:w="1050"/>
        <w:gridCol w:w="1050"/>
        <w:gridCol w:w="1305"/>
        <w:gridCol w:w="1320"/>
        <w:tblGridChange w:id="0">
          <w:tblGrid>
            <w:gridCol w:w="1215"/>
            <w:gridCol w:w="1050"/>
            <w:gridCol w:w="1050"/>
            <w:gridCol w:w="1050"/>
            <w:gridCol w:w="1050"/>
            <w:gridCol w:w="1305"/>
            <w:gridCol w:w="1320"/>
          </w:tblGrid>
        </w:tblGridChange>
      </w:tblGrid>
      <w:tr>
        <w:trPr>
          <w:cantSplit w:val="0"/>
          <w:trHeight w:val="255"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9">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Linha de execução</w:t>
            </w:r>
          </w:p>
        </w:tc>
        <w:tc>
          <w:tcPr>
            <w:tcBorders>
              <w:top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w:t>
            </w:r>
            <w:r w:rsidDel="00000000" w:rsidR="00000000" w:rsidRPr="00000000">
              <w:rPr>
                <w:rtl w:val="0"/>
              </w:rPr>
            </w:r>
          </w:p>
        </w:tc>
        <w:tc>
          <w:tcPr>
            <w:tcBorders>
              <w:top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w:t>
            </w:r>
            <w:r w:rsidDel="00000000" w:rsidR="00000000" w:rsidRPr="00000000">
              <w:rPr>
                <w:rtl w:val="0"/>
              </w:rPr>
            </w:r>
          </w:p>
        </w:tc>
        <w:tc>
          <w:tcPr>
            <w:tcBorders>
              <w:top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w:t>
            </w:r>
            <w:r w:rsidDel="00000000" w:rsidR="00000000" w:rsidRPr="00000000">
              <w:rPr>
                <w:rtl w:val="0"/>
              </w:rPr>
            </w:r>
          </w:p>
        </w:tc>
        <w:tc>
          <w:tcPr>
            <w:tcBorders>
              <w:top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q</w:t>
            </w:r>
            <w:r w:rsidDel="00000000" w:rsidR="00000000" w:rsidRPr="00000000">
              <w:rPr>
                <w:rtl w:val="0"/>
              </w:rPr>
            </w:r>
          </w:p>
        </w:tc>
        <w:tc>
          <w:tcPr>
            <w:vMerge w:val="restart"/>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E">
            <w:pPr>
              <w:widowControl w:val="0"/>
              <w:spacing w:before="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 &gt; *q)?</w:t>
            </w:r>
          </w:p>
        </w:tc>
        <w:tc>
          <w:tcPr>
            <w:vMerge w:val="restart"/>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widowControl w:val="0"/>
              <w:spacing w:before="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Saída</w:t>
            </w:r>
          </w:p>
        </w:tc>
      </w:tr>
      <w:tr>
        <w:trPr>
          <w:cantSplit w:val="0"/>
          <w:trHeight w:val="25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&amp;1000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&amp;1004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&amp;1008</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&amp;1012</w:t>
            </w:r>
          </w:p>
        </w:tc>
        <w:tc>
          <w:tcPr>
            <w:vMerge w:val="continue"/>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8">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trike w:val="1"/>
                <w:sz w:val="20"/>
                <w:szCs w:val="20"/>
                <w:rtl w:val="0"/>
              </w:rPr>
              <w:t xml:space="preserve">5</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trike w:val="1"/>
                <w:sz w:val="20"/>
                <w:szCs w:val="20"/>
                <w:rtl w:val="0"/>
              </w:rPr>
              <w:t xml:space="preserve">6</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trike w:val="1"/>
                <w:sz w:val="20"/>
                <w:szCs w:val="20"/>
                <w:rtl w:val="0"/>
              </w:rPr>
              <w:t xml:space="preserve">NULL</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trike w:val="1"/>
                <w:sz w:val="20"/>
                <w:szCs w:val="20"/>
                <w:rtl w:val="0"/>
              </w:rPr>
              <w:t xml:space="preserve">NULL</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spacing w:before="0" w:line="276" w:lineRule="auto"/>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widowControl w:val="0"/>
              <w:spacing w:before="0" w:line="276" w:lineRule="auto"/>
              <w:jc w:val="center"/>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0">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2">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3">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4">
            <w:pPr>
              <w:widowControl w:val="0"/>
              <w:spacing w:before="0" w:line="276" w:lineRule="auto"/>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5">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6">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trike w:val="1"/>
                <w:sz w:val="20"/>
                <w:szCs w:val="20"/>
                <w:rtl w:val="0"/>
              </w:rPr>
              <w:t xml:space="preserve">10</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8">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9">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spacing w:before="0" w:line="276" w:lineRule="auto"/>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trike w:val="1"/>
                <w:sz w:val="20"/>
                <w:szCs w:val="20"/>
                <w:rtl w:val="0"/>
              </w:rPr>
              <w:t xml:space="preserve">1000</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widowControl w:val="0"/>
              <w:spacing w:before="0" w:line="276" w:lineRule="auto"/>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trike w:val="1"/>
                <w:sz w:val="20"/>
                <w:szCs w:val="20"/>
                <w:rtl w:val="0"/>
              </w:rPr>
              <w:t xml:space="preserve">15</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widowControl w:val="0"/>
              <w:spacing w:before="0" w:line="276" w:lineRule="auto"/>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1004</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widowControl w:val="0"/>
              <w:spacing w:before="0" w:line="276" w:lineRule="auto"/>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spacing w:before="0" w:line="276" w:lineRule="auto"/>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spacing w:before="0" w:line="276" w:lineRule="auto"/>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widowControl w:val="0"/>
              <w:spacing w:before="0" w:line="276" w:lineRule="auto"/>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spacing w:before="0" w:line="276" w:lineRule="auto"/>
              <w:rPr>
                <w:rFonts w:ascii="Arial" w:cs="Arial" w:eastAsia="Arial" w:hAnsi="Arial"/>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12 12</w:t>
            </w:r>
          </w:p>
        </w:tc>
      </w:tr>
      <w:tr>
        <w:trPr>
          <w:cantSplit w:val="0"/>
          <w:trHeight w:val="2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spacing w:before="0" w:line="276" w:lineRule="auto"/>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spacing w:before="0" w:line="276" w:lineRule="auto"/>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spacing w:before="0" w:line="276" w:lineRule="auto"/>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spacing w:before="0" w:line="276" w:lineRule="auto"/>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spacing w:before="0" w:line="276" w:lineRule="auto"/>
              <w:rPr>
                <w:rFonts w:ascii="Arial" w:cs="Arial" w:eastAsia="Arial" w:hAnsi="Arial"/>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12 12</w:t>
            </w:r>
          </w:p>
        </w:tc>
      </w:tr>
    </w:tbl>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ind w:firstLine="720"/>
        <w:jc w:val="both"/>
        <w:rPr>
          <w:sz w:val="10"/>
          <w:szCs w:val="10"/>
        </w:rPr>
      </w:pPr>
      <w:r w:rsidDel="00000000" w:rsidR="00000000" w:rsidRPr="00000000">
        <w:rPr>
          <w:rtl w:val="0"/>
        </w:rPr>
        <w:t xml:space="preserve">Algumas vezes, pode ser necessário mostrar o endereço de uma variável. Com a função </w:t>
      </w:r>
      <w:r w:rsidDel="00000000" w:rsidR="00000000" w:rsidRPr="00000000">
        <w:rPr>
          <w:rFonts w:ascii="Courier New" w:cs="Courier New" w:eastAsia="Courier New" w:hAnsi="Courier New"/>
          <w:rtl w:val="0"/>
        </w:rPr>
        <w:t xml:space="preserve">printf</w:t>
      </w:r>
      <w:r w:rsidDel="00000000" w:rsidR="00000000" w:rsidRPr="00000000">
        <w:rPr>
          <w:rtl w:val="0"/>
        </w:rPr>
        <w:t xml:space="preserve">, é necessário usar o formato</w:t>
      </w:r>
      <w:r w:rsidDel="00000000" w:rsidR="00000000" w:rsidRPr="00000000">
        <w:rPr>
          <w:rFonts w:ascii="Courier New" w:cs="Courier New" w:eastAsia="Courier New" w:hAnsi="Courier New"/>
          <w:rtl w:val="0"/>
        </w:rPr>
        <w:t xml:space="preserve"> %p</w:t>
      </w:r>
      <w:r w:rsidDel="00000000" w:rsidR="00000000" w:rsidRPr="00000000">
        <w:rPr>
          <w:rtl w:val="0"/>
        </w:rPr>
        <w:t xml:space="preserve">. Veja os exemplos a seguir, em C e C++, em que são mostrados os endereços, valores e referências de três variáveis (um inteiro e dois ponteiros). A tela de execução segue os códigos.</w:t>
      </w:r>
      <w:r w:rsidDel="00000000" w:rsidR="00000000" w:rsidRPr="00000000">
        <w:rPr>
          <w:rtl w:val="0"/>
        </w:rPr>
      </w:r>
    </w:p>
    <w:tbl>
      <w:tblPr>
        <w:tblStyle w:val="Table21"/>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24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24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24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24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24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24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24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24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24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24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25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25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tc>
        <w:tc>
          <w:tcPr>
            <w:shd w:fill="f0f0f0" w:val="clear"/>
            <w:tcMar>
              <w:top w:w="0.0" w:type="dxa"/>
              <w:left w:w="0.0" w:type="dxa"/>
              <w:bottom w:w="0.0" w:type="dxa"/>
              <w:right w:w="0.0" w:type="dxa"/>
            </w:tcMar>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444444"/>
                <w:sz w:val="18"/>
                <w:szCs w:val="18"/>
                <w:shd w:fill="f0f0f0" w:val="clear"/>
                <w:rtl w:val="0"/>
              </w:rPr>
              <w:t xml:space="preserve">#include &lt;stdio.h&gt;</w:t>
              <w:br w:type="textWrapping"/>
              <w:br w:type="textWrapping"/>
              <w:t xml:space="preserve">int main(){</w:t>
              <w:br w:type="textWrapping"/>
              <w:t xml:space="preserve">   int x = </w:t>
            </w:r>
            <w:r w:rsidDel="00000000" w:rsidR="00000000" w:rsidRPr="00000000">
              <w:rPr>
                <w:rFonts w:ascii="Consolas" w:cs="Consolas" w:eastAsia="Consolas" w:hAnsi="Consolas"/>
                <w:color w:val="880000"/>
                <w:sz w:val="18"/>
                <w:szCs w:val="18"/>
                <w:shd w:fill="f0f0f0" w:val="clear"/>
                <w:rtl w:val="0"/>
              </w:rPr>
              <w:t xml:space="preserve">10</w:t>
            </w:r>
            <w:r w:rsidDel="00000000" w:rsidR="00000000" w:rsidRPr="00000000">
              <w:rPr>
                <w:rFonts w:ascii="Consolas" w:cs="Consolas" w:eastAsia="Consolas" w:hAnsi="Consolas"/>
                <w:color w:val="444444"/>
                <w:sz w:val="18"/>
                <w:szCs w:val="18"/>
                <w:shd w:fill="f0f0f0" w:val="clear"/>
                <w:rtl w:val="0"/>
              </w:rPr>
              <w:t xml:space="preserve">;</w:t>
              <w:br w:type="textWrapping"/>
              <w:t xml:space="preserve">   int *p1, *p2;    </w:t>
            </w:r>
            <w:r w:rsidDel="00000000" w:rsidR="00000000" w:rsidRPr="00000000">
              <w:rPr>
                <w:rFonts w:ascii="Consolas" w:cs="Consolas" w:eastAsia="Consolas" w:hAnsi="Consolas"/>
                <w:color w:val="888888"/>
                <w:sz w:val="18"/>
                <w:szCs w:val="18"/>
                <w:shd w:fill="f0f0f0" w:val="clear"/>
                <w:rtl w:val="0"/>
              </w:rPr>
              <w:t xml:space="preserve">//declaração de dois ponteiros inteiros</w:t>
            </w:r>
            <w:r w:rsidDel="00000000" w:rsidR="00000000" w:rsidRPr="00000000">
              <w:rPr>
                <w:rFonts w:ascii="Consolas" w:cs="Consolas" w:eastAsia="Consolas" w:hAnsi="Consolas"/>
                <w:color w:val="444444"/>
                <w:sz w:val="18"/>
                <w:szCs w:val="18"/>
                <w:shd w:fill="f0f0f0" w:val="clear"/>
                <w:rtl w:val="0"/>
              </w:rPr>
              <w:br w:type="textWrapping"/>
              <w:t xml:space="preserve">   p1 = &amp;x;         </w:t>
            </w:r>
            <w:r w:rsidDel="00000000" w:rsidR="00000000" w:rsidRPr="00000000">
              <w:rPr>
                <w:rFonts w:ascii="Consolas" w:cs="Consolas" w:eastAsia="Consolas" w:hAnsi="Consolas"/>
                <w:color w:val="888888"/>
                <w:sz w:val="18"/>
                <w:szCs w:val="18"/>
                <w:shd w:fill="f0f0f0" w:val="clear"/>
                <w:rtl w:val="0"/>
              </w:rPr>
              <w:t xml:space="preserve">//atribui a p1 o endereço de x</w:t>
            </w:r>
            <w:r w:rsidDel="00000000" w:rsidR="00000000" w:rsidRPr="00000000">
              <w:rPr>
                <w:rFonts w:ascii="Consolas" w:cs="Consolas" w:eastAsia="Consolas" w:hAnsi="Consolas"/>
                <w:color w:val="444444"/>
                <w:sz w:val="18"/>
                <w:szCs w:val="18"/>
                <w:shd w:fill="f0f0f0" w:val="clear"/>
                <w:rtl w:val="0"/>
              </w:rPr>
              <w:br w:type="textWrapping"/>
              <w:t xml:space="preserve">   p2 = p1;         </w:t>
            </w:r>
            <w:r w:rsidDel="00000000" w:rsidR="00000000" w:rsidRPr="00000000">
              <w:rPr>
                <w:rFonts w:ascii="Consolas" w:cs="Consolas" w:eastAsia="Consolas" w:hAnsi="Consolas"/>
                <w:color w:val="888888"/>
                <w:sz w:val="18"/>
                <w:szCs w:val="18"/>
                <w:shd w:fill="f0f0f0" w:val="clear"/>
                <w:rtl w:val="0"/>
              </w:rPr>
              <w:t xml:space="preserve">//atribui a p2 o endereço que p1 está apontando</w:t>
            </w:r>
            <w:r w:rsidDel="00000000" w:rsidR="00000000" w:rsidRPr="00000000">
              <w:rPr>
                <w:rFonts w:ascii="Consolas" w:cs="Consolas" w:eastAsia="Consolas" w:hAnsi="Consolas"/>
                <w:color w:val="444444"/>
                <w:sz w:val="18"/>
                <w:szCs w:val="18"/>
                <w:shd w:fill="f0f0f0" w:val="clear"/>
                <w:rtl w:val="0"/>
              </w:rPr>
              <w:br w:type="textWrapping"/>
              <w:t xml:space="preserve">   printf(</w:t>
            </w:r>
            <w:r w:rsidDel="00000000" w:rsidR="00000000" w:rsidRPr="00000000">
              <w:rPr>
                <w:rFonts w:ascii="Consolas" w:cs="Consolas" w:eastAsia="Consolas" w:hAnsi="Consolas"/>
                <w:color w:val="880000"/>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\t\t</w:t>
            </w:r>
            <w:r w:rsidDel="00000000" w:rsidR="00000000" w:rsidRPr="00000000">
              <w:rPr>
                <w:rFonts w:ascii="Consolas" w:cs="Consolas" w:eastAsia="Consolas" w:hAnsi="Consolas"/>
                <w:color w:val="880000"/>
                <w:sz w:val="18"/>
                <w:szCs w:val="18"/>
                <w:shd w:fill="f0f0f0" w:val="clear"/>
                <w:rtl w:val="0"/>
              </w:rPr>
              <w:tab/>
              <w:t xml:space="preserve">x</w:t>
            </w:r>
            <w:r w:rsidDel="00000000" w:rsidR="00000000" w:rsidRPr="00000000">
              <w:rPr>
                <w:rFonts w:ascii="Consolas" w:cs="Consolas" w:eastAsia="Consolas" w:hAnsi="Consolas"/>
                <w:color w:val="444444"/>
                <w:sz w:val="18"/>
                <w:szCs w:val="18"/>
                <w:shd w:fill="f0f0f0" w:val="clear"/>
                <w:rtl w:val="0"/>
              </w:rPr>
              <w:t xml:space="preserve">\t\t</w:t>
            </w:r>
            <w:r w:rsidDel="00000000" w:rsidR="00000000" w:rsidRPr="00000000">
              <w:rPr>
                <w:rFonts w:ascii="Consolas" w:cs="Consolas" w:eastAsia="Consolas" w:hAnsi="Consolas"/>
                <w:color w:val="880000"/>
                <w:sz w:val="18"/>
                <w:szCs w:val="18"/>
                <w:shd w:fill="f0f0f0" w:val="clear"/>
                <w:rtl w:val="0"/>
              </w:rPr>
              <w:t xml:space="preserve">   p1</w:t>
            </w:r>
            <w:r w:rsidDel="00000000" w:rsidR="00000000" w:rsidRPr="00000000">
              <w:rPr>
                <w:rFonts w:ascii="Consolas" w:cs="Consolas" w:eastAsia="Consolas" w:hAnsi="Consolas"/>
                <w:color w:val="444444"/>
                <w:sz w:val="18"/>
                <w:szCs w:val="18"/>
                <w:shd w:fill="f0f0f0" w:val="clear"/>
                <w:rtl w:val="0"/>
              </w:rPr>
              <w:t xml:space="preserve">\t\t</w:t>
            </w:r>
            <w:r w:rsidDel="00000000" w:rsidR="00000000" w:rsidRPr="00000000">
              <w:rPr>
                <w:rFonts w:ascii="Consolas" w:cs="Consolas" w:eastAsia="Consolas" w:hAnsi="Consolas"/>
                <w:color w:val="880000"/>
                <w:sz w:val="18"/>
                <w:szCs w:val="18"/>
                <w:shd w:fill="f0f0f0" w:val="clear"/>
                <w:rtl w:val="0"/>
              </w:rPr>
              <w:t xml:space="preserve">   p2</w:t>
            </w:r>
            <w:r w:rsidDel="00000000" w:rsidR="00000000" w:rsidRPr="00000000">
              <w:rPr>
                <w:rFonts w:ascii="Consolas" w:cs="Consolas" w:eastAsia="Consolas" w:hAnsi="Consolas"/>
                <w:color w:val="444444"/>
                <w:sz w:val="18"/>
                <w:szCs w:val="18"/>
                <w:shd w:fill="f0f0f0" w:val="clear"/>
                <w:rtl w:val="0"/>
              </w:rPr>
              <w:t xml:space="preserve">\n</w:t>
            </w:r>
            <w:r w:rsidDel="00000000" w:rsidR="00000000" w:rsidRPr="00000000">
              <w:rPr>
                <w:rFonts w:ascii="Consolas" w:cs="Consolas" w:eastAsia="Consolas" w:hAnsi="Consolas"/>
                <w:color w:val="880000"/>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w:t>
              <w:br w:type="textWrapping"/>
              <w:t xml:space="preserve">   printf(</w:t>
            </w:r>
            <w:r w:rsidDel="00000000" w:rsidR="00000000" w:rsidRPr="00000000">
              <w:rPr>
                <w:rFonts w:ascii="Consolas" w:cs="Consolas" w:eastAsia="Consolas" w:hAnsi="Consolas"/>
                <w:color w:val="880000"/>
                <w:sz w:val="18"/>
                <w:szCs w:val="18"/>
                <w:shd w:fill="f0f0f0" w:val="clear"/>
                <w:rtl w:val="0"/>
              </w:rPr>
              <w:t xml:space="preserve">"Endereco: </w:t>
            </w:r>
            <w:r w:rsidDel="00000000" w:rsidR="00000000" w:rsidRPr="00000000">
              <w:rPr>
                <w:rFonts w:ascii="Consolas" w:cs="Consolas" w:eastAsia="Consolas" w:hAnsi="Consolas"/>
                <w:color w:val="444444"/>
                <w:sz w:val="18"/>
                <w:szCs w:val="18"/>
                <w:shd w:fill="f0f0f0" w:val="clear"/>
                <w:rtl w:val="0"/>
              </w:rPr>
              <w:t xml:space="preserve">\t</w:t>
            </w:r>
            <w:r w:rsidDel="00000000" w:rsidR="00000000" w:rsidRPr="00000000">
              <w:rPr>
                <w:rFonts w:ascii="Consolas" w:cs="Consolas" w:eastAsia="Consolas" w:hAnsi="Consolas"/>
                <w:color w:val="880000"/>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\t</w:t>
            </w:r>
            <w:r w:rsidDel="00000000" w:rsidR="00000000" w:rsidRPr="00000000">
              <w:rPr>
                <w:rFonts w:ascii="Consolas" w:cs="Consolas" w:eastAsia="Consolas" w:hAnsi="Consolas"/>
                <w:color w:val="880000"/>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\t</w:t>
            </w:r>
            <w:r w:rsidDel="00000000" w:rsidR="00000000" w:rsidRPr="00000000">
              <w:rPr>
                <w:rFonts w:ascii="Consolas" w:cs="Consolas" w:eastAsia="Consolas" w:hAnsi="Consolas"/>
                <w:color w:val="880000"/>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\n</w:t>
            </w:r>
            <w:r w:rsidDel="00000000" w:rsidR="00000000" w:rsidRPr="00000000">
              <w:rPr>
                <w:rFonts w:ascii="Consolas" w:cs="Consolas" w:eastAsia="Consolas" w:hAnsi="Consolas"/>
                <w:color w:val="880000"/>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&amp;x, &amp;p1, &amp;p2);</w:t>
              <w:br w:type="textWrapping"/>
              <w:t xml:space="preserve">   printf(</w:t>
            </w:r>
            <w:r w:rsidDel="00000000" w:rsidR="00000000" w:rsidRPr="00000000">
              <w:rPr>
                <w:rFonts w:ascii="Consolas" w:cs="Consolas" w:eastAsia="Consolas" w:hAnsi="Consolas"/>
                <w:color w:val="880000"/>
                <w:sz w:val="18"/>
                <w:szCs w:val="18"/>
                <w:shd w:fill="f0f0f0" w:val="clear"/>
                <w:rtl w:val="0"/>
              </w:rPr>
              <w:t xml:space="preserve">"Conteudo: </w:t>
            </w:r>
            <w:r w:rsidDel="00000000" w:rsidR="00000000" w:rsidRPr="00000000">
              <w:rPr>
                <w:rFonts w:ascii="Consolas" w:cs="Consolas" w:eastAsia="Consolas" w:hAnsi="Consolas"/>
                <w:color w:val="444444"/>
                <w:sz w:val="18"/>
                <w:szCs w:val="18"/>
                <w:shd w:fill="f0f0f0" w:val="clear"/>
                <w:rtl w:val="0"/>
              </w:rPr>
              <w:t xml:space="preserve">\t</w:t>
            </w:r>
            <w:r w:rsidDel="00000000" w:rsidR="00000000" w:rsidRPr="00000000">
              <w:rPr>
                <w:rFonts w:ascii="Consolas" w:cs="Consolas" w:eastAsia="Consolas" w:hAnsi="Consolas"/>
                <w:color w:val="880000"/>
                <w:sz w:val="18"/>
                <w:szCs w:val="18"/>
                <w:shd w:fill="f0f0f0" w:val="clear"/>
                <w:rtl w:val="0"/>
              </w:rPr>
              <w:t xml:space="preserve">   %d</w:t>
            </w:r>
            <w:r w:rsidDel="00000000" w:rsidR="00000000" w:rsidRPr="00000000">
              <w:rPr>
                <w:rFonts w:ascii="Consolas" w:cs="Consolas" w:eastAsia="Consolas" w:hAnsi="Consolas"/>
                <w:color w:val="444444"/>
                <w:sz w:val="18"/>
                <w:szCs w:val="18"/>
                <w:shd w:fill="f0f0f0" w:val="clear"/>
                <w:rtl w:val="0"/>
              </w:rPr>
              <w:t xml:space="preserve">\t\t</w:t>
            </w:r>
            <w:r w:rsidDel="00000000" w:rsidR="00000000" w:rsidRPr="00000000">
              <w:rPr>
                <w:rFonts w:ascii="Consolas" w:cs="Consolas" w:eastAsia="Consolas" w:hAnsi="Consolas"/>
                <w:color w:val="880000"/>
                <w:sz w:val="18"/>
                <w:szCs w:val="18"/>
                <w:shd w:fill="f0f0f0" w:val="clear"/>
                <w:rtl w:val="0"/>
              </w:rPr>
              <w:t xml:space="preserve">%p</w:t>
            </w:r>
            <w:r w:rsidDel="00000000" w:rsidR="00000000" w:rsidRPr="00000000">
              <w:rPr>
                <w:rFonts w:ascii="Consolas" w:cs="Consolas" w:eastAsia="Consolas" w:hAnsi="Consolas"/>
                <w:color w:val="444444"/>
                <w:sz w:val="18"/>
                <w:szCs w:val="18"/>
                <w:shd w:fill="f0f0f0" w:val="clear"/>
                <w:rtl w:val="0"/>
              </w:rPr>
              <w:t xml:space="preserve">\t</w:t>
            </w:r>
            <w:r w:rsidDel="00000000" w:rsidR="00000000" w:rsidRPr="00000000">
              <w:rPr>
                <w:rFonts w:ascii="Consolas" w:cs="Consolas" w:eastAsia="Consolas" w:hAnsi="Consolas"/>
                <w:color w:val="880000"/>
                <w:sz w:val="18"/>
                <w:szCs w:val="18"/>
                <w:shd w:fill="f0f0f0" w:val="clear"/>
                <w:rtl w:val="0"/>
              </w:rPr>
              <w:t xml:space="preserve">%p </w:t>
            </w:r>
            <w:r w:rsidDel="00000000" w:rsidR="00000000" w:rsidRPr="00000000">
              <w:rPr>
                <w:rFonts w:ascii="Consolas" w:cs="Consolas" w:eastAsia="Consolas" w:hAnsi="Consolas"/>
                <w:color w:val="444444"/>
                <w:sz w:val="18"/>
                <w:szCs w:val="18"/>
                <w:shd w:fill="f0f0f0" w:val="clear"/>
                <w:rtl w:val="0"/>
              </w:rPr>
              <w:t xml:space="preserve">\n</w:t>
            </w:r>
            <w:r w:rsidDel="00000000" w:rsidR="00000000" w:rsidRPr="00000000">
              <w:rPr>
                <w:rFonts w:ascii="Consolas" w:cs="Consolas" w:eastAsia="Consolas" w:hAnsi="Consolas"/>
                <w:color w:val="880000"/>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x, p1, p2);</w:t>
              <w:br w:type="textWrapping"/>
              <w:t xml:space="preserve">   printf(</w:t>
            </w:r>
            <w:r w:rsidDel="00000000" w:rsidR="00000000" w:rsidRPr="00000000">
              <w:rPr>
                <w:rFonts w:ascii="Consolas" w:cs="Consolas" w:eastAsia="Consolas" w:hAnsi="Consolas"/>
                <w:color w:val="880000"/>
                <w:sz w:val="18"/>
                <w:szCs w:val="18"/>
                <w:shd w:fill="f0f0f0" w:val="clear"/>
                <w:rtl w:val="0"/>
              </w:rPr>
              <w:t xml:space="preserve">"Valor: </w:t>
            </w:r>
            <w:r w:rsidDel="00000000" w:rsidR="00000000" w:rsidRPr="00000000">
              <w:rPr>
                <w:rFonts w:ascii="Consolas" w:cs="Consolas" w:eastAsia="Consolas" w:hAnsi="Consolas"/>
                <w:color w:val="444444"/>
                <w:sz w:val="18"/>
                <w:szCs w:val="18"/>
                <w:shd w:fill="f0f0f0" w:val="clear"/>
                <w:rtl w:val="0"/>
              </w:rPr>
              <w:t xml:space="preserve">\t\t</w:t>
            </w:r>
            <w:r w:rsidDel="00000000" w:rsidR="00000000" w:rsidRPr="00000000">
              <w:rPr>
                <w:rFonts w:ascii="Consolas" w:cs="Consolas" w:eastAsia="Consolas" w:hAnsi="Consolas"/>
                <w:color w:val="880000"/>
                <w:sz w:val="18"/>
                <w:szCs w:val="18"/>
                <w:shd w:fill="f0f0f0" w:val="clear"/>
                <w:rtl w:val="0"/>
              </w:rPr>
              <w:t xml:space="preserve">   %d</w:t>
            </w:r>
            <w:r w:rsidDel="00000000" w:rsidR="00000000" w:rsidRPr="00000000">
              <w:rPr>
                <w:rFonts w:ascii="Consolas" w:cs="Consolas" w:eastAsia="Consolas" w:hAnsi="Consolas"/>
                <w:color w:val="444444"/>
                <w:sz w:val="18"/>
                <w:szCs w:val="18"/>
                <w:shd w:fill="f0f0f0" w:val="clear"/>
                <w:rtl w:val="0"/>
              </w:rPr>
              <w:t xml:space="preserve">\t\t</w:t>
            </w:r>
            <w:r w:rsidDel="00000000" w:rsidR="00000000" w:rsidRPr="00000000">
              <w:rPr>
                <w:rFonts w:ascii="Consolas" w:cs="Consolas" w:eastAsia="Consolas" w:hAnsi="Consolas"/>
                <w:color w:val="880000"/>
                <w:sz w:val="18"/>
                <w:szCs w:val="18"/>
                <w:shd w:fill="f0f0f0" w:val="clear"/>
                <w:rtl w:val="0"/>
              </w:rPr>
              <w:t xml:space="preserve">   %d</w:t>
            </w:r>
            <w:r w:rsidDel="00000000" w:rsidR="00000000" w:rsidRPr="00000000">
              <w:rPr>
                <w:rFonts w:ascii="Consolas" w:cs="Consolas" w:eastAsia="Consolas" w:hAnsi="Consolas"/>
                <w:color w:val="444444"/>
                <w:sz w:val="18"/>
                <w:szCs w:val="18"/>
                <w:shd w:fill="f0f0f0" w:val="clear"/>
                <w:rtl w:val="0"/>
              </w:rPr>
              <w:t xml:space="preserve">\t\t</w:t>
            </w:r>
            <w:r w:rsidDel="00000000" w:rsidR="00000000" w:rsidRPr="00000000">
              <w:rPr>
                <w:rFonts w:ascii="Consolas" w:cs="Consolas" w:eastAsia="Consolas" w:hAnsi="Consolas"/>
                <w:color w:val="880000"/>
                <w:sz w:val="18"/>
                <w:szCs w:val="18"/>
                <w:shd w:fill="f0f0f0" w:val="clear"/>
                <w:rtl w:val="0"/>
              </w:rPr>
              <w:t xml:space="preserve">   %d</w:t>
            </w:r>
            <w:r w:rsidDel="00000000" w:rsidR="00000000" w:rsidRPr="00000000">
              <w:rPr>
                <w:rFonts w:ascii="Consolas" w:cs="Consolas" w:eastAsia="Consolas" w:hAnsi="Consolas"/>
                <w:color w:val="444444"/>
                <w:sz w:val="18"/>
                <w:szCs w:val="18"/>
                <w:shd w:fill="f0f0f0" w:val="clear"/>
                <w:rtl w:val="0"/>
              </w:rPr>
              <w:t xml:space="preserve">\n</w:t>
            </w:r>
            <w:r w:rsidDel="00000000" w:rsidR="00000000" w:rsidRPr="00000000">
              <w:rPr>
                <w:rFonts w:ascii="Consolas" w:cs="Consolas" w:eastAsia="Consolas" w:hAnsi="Consolas"/>
                <w:color w:val="880000"/>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x, *p1, *p2);</w:t>
              <w:br w:type="textWrapping"/>
              <w:t xml:space="preserve">}</w:t>
            </w:r>
          </w:p>
        </w:tc>
      </w:tr>
    </w:tbl>
    <w:p w:rsidR="00000000" w:rsidDel="00000000" w:rsidP="00000000" w:rsidRDefault="00000000" w:rsidRPr="00000000" w14:paraId="00000253">
      <w:pPr>
        <w:ind w:firstLine="720"/>
        <w:jc w:val="both"/>
        <w:rPr>
          <w:sz w:val="10"/>
          <w:szCs w:val="10"/>
        </w:rPr>
      </w:pPr>
      <w:r w:rsidDel="00000000" w:rsidR="00000000" w:rsidRPr="00000000">
        <w:rPr>
          <w:rtl w:val="0"/>
        </w:rPr>
      </w:r>
    </w:p>
    <w:tbl>
      <w:tblPr>
        <w:tblStyle w:val="Table22"/>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25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25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25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25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25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25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25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25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25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25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25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25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26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26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26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tc>
        <w:tc>
          <w:tcPr>
            <w:shd w:fill="f0f0f0" w:val="clear"/>
            <w:tcMar>
              <w:top w:w="0.0" w:type="dxa"/>
              <w:left w:w="0.0" w:type="dxa"/>
              <w:bottom w:w="0.0" w:type="dxa"/>
              <w:right w:w="0.0" w:type="dxa"/>
            </w:tcMar>
          </w:tcPr>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b w:val="1"/>
                <w:color w:val="1f7199"/>
                <w:sz w:val="18"/>
                <w:szCs w:val="18"/>
                <w:shd w:fill="f0f0f0" w:val="clear"/>
                <w:rtl w:val="0"/>
              </w:rPr>
              <w:t xml:space="preserve">include</w:t>
            </w:r>
            <w:r w:rsidDel="00000000" w:rsidR="00000000" w:rsidRPr="00000000">
              <w:rPr>
                <w:rFonts w:ascii="Consolas" w:cs="Consolas" w:eastAsia="Consolas" w:hAnsi="Consolas"/>
                <w:color w:val="1f7199"/>
                <w:sz w:val="18"/>
                <w:szCs w:val="18"/>
                <w:shd w:fill="f0f0f0" w:val="clear"/>
                <w:rtl w:val="0"/>
              </w:rPr>
              <w:t xml:space="preserve"> </w:t>
            </w:r>
            <w:r w:rsidDel="00000000" w:rsidR="00000000" w:rsidRPr="00000000">
              <w:rPr>
                <w:rFonts w:ascii="Consolas" w:cs="Consolas" w:eastAsia="Consolas" w:hAnsi="Consolas"/>
                <w:color w:val="4d99bf"/>
                <w:sz w:val="18"/>
                <w:szCs w:val="18"/>
                <w:shd w:fill="f0f0f0" w:val="clear"/>
                <w:rtl w:val="0"/>
              </w:rPr>
              <w:t xml:space="preserve">&lt;iostream&gt;</w:t>
            </w:r>
            <w:r w:rsidDel="00000000" w:rsidR="00000000" w:rsidRPr="00000000">
              <w:rPr>
                <w:rFonts w:ascii="Consolas" w:cs="Consolas" w:eastAsia="Consolas" w:hAnsi="Consolas"/>
                <w:color w:val="444444"/>
                <w:sz w:val="18"/>
                <w:szCs w:val="18"/>
                <w:shd w:fill="f0f0f0" w:val="clear"/>
                <w:rtl w:val="0"/>
              </w:rPr>
              <w:br w:type="textWrapping"/>
            </w: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b w:val="1"/>
                <w:color w:val="1f7199"/>
                <w:sz w:val="18"/>
                <w:szCs w:val="18"/>
                <w:shd w:fill="f0f0f0" w:val="clear"/>
                <w:rtl w:val="0"/>
              </w:rPr>
              <w:t xml:space="preserve">include</w:t>
            </w:r>
            <w:r w:rsidDel="00000000" w:rsidR="00000000" w:rsidRPr="00000000">
              <w:rPr>
                <w:rFonts w:ascii="Consolas" w:cs="Consolas" w:eastAsia="Consolas" w:hAnsi="Consolas"/>
                <w:color w:val="1f7199"/>
                <w:sz w:val="18"/>
                <w:szCs w:val="18"/>
                <w:shd w:fill="f0f0f0" w:val="clear"/>
                <w:rtl w:val="0"/>
              </w:rPr>
              <w:t xml:space="preserve"> </w:t>
            </w:r>
            <w:r w:rsidDel="00000000" w:rsidR="00000000" w:rsidRPr="00000000">
              <w:rPr>
                <w:rFonts w:ascii="Consolas" w:cs="Consolas" w:eastAsia="Consolas" w:hAnsi="Consolas"/>
                <w:color w:val="4d99bf"/>
                <w:sz w:val="18"/>
                <w:szCs w:val="18"/>
                <w:shd w:fill="f0f0f0" w:val="clear"/>
                <w:rtl w:val="0"/>
              </w:rPr>
              <w:t xml:space="preserve">&lt;iomanip&gt;</w:t>
            </w:r>
            <w:r w:rsidDel="00000000" w:rsidR="00000000" w:rsidRPr="00000000">
              <w:rPr>
                <w:rFonts w:ascii="Consolas" w:cs="Consolas" w:eastAsia="Consolas" w:hAnsi="Consolas"/>
                <w:color w:val="444444"/>
                <w:sz w:val="18"/>
                <w:szCs w:val="18"/>
                <w:shd w:fill="f0f0f0" w:val="clear"/>
                <w:rtl w:val="0"/>
              </w:rPr>
              <w:br w:type="textWrapping"/>
              <w:br w:type="textWrapping"/>
            </w:r>
            <w:r w:rsidDel="00000000" w:rsidR="00000000" w:rsidRPr="00000000">
              <w:rPr>
                <w:rFonts w:ascii="Consolas" w:cs="Consolas" w:eastAsia="Consolas" w:hAnsi="Consolas"/>
                <w:b w:val="1"/>
                <w:color w:val="444444"/>
                <w:sz w:val="18"/>
                <w:szCs w:val="18"/>
                <w:shd w:fill="f0f0f0" w:val="clear"/>
                <w:rtl w:val="0"/>
              </w:rPr>
              <w:t xml:space="preserve">using</w:t>
            </w:r>
            <w:r w:rsidDel="00000000" w:rsidR="00000000" w:rsidRPr="00000000">
              <w:rPr>
                <w:rFonts w:ascii="Consolas" w:cs="Consolas" w:eastAsia="Consolas" w:hAnsi="Consolas"/>
                <w:color w:val="444444"/>
                <w:sz w:val="18"/>
                <w:szCs w:val="18"/>
                <w:shd w:fill="f0f0f0" w:val="clear"/>
                <w:rtl w:val="0"/>
              </w:rPr>
              <w:t xml:space="preserve"> </w:t>
            </w:r>
            <w:r w:rsidDel="00000000" w:rsidR="00000000" w:rsidRPr="00000000">
              <w:rPr>
                <w:rFonts w:ascii="Consolas" w:cs="Consolas" w:eastAsia="Consolas" w:hAnsi="Consolas"/>
                <w:b w:val="1"/>
                <w:color w:val="444444"/>
                <w:sz w:val="18"/>
                <w:szCs w:val="18"/>
                <w:shd w:fill="f0f0f0" w:val="clear"/>
                <w:rtl w:val="0"/>
              </w:rPr>
              <w:t xml:space="preserve">namespace</w:t>
            </w:r>
            <w:r w:rsidDel="00000000" w:rsidR="00000000" w:rsidRPr="00000000">
              <w:rPr>
                <w:rFonts w:ascii="Consolas" w:cs="Consolas" w:eastAsia="Consolas" w:hAnsi="Consolas"/>
                <w:color w:val="444444"/>
                <w:sz w:val="18"/>
                <w:szCs w:val="18"/>
                <w:shd w:fill="f0f0f0" w:val="clear"/>
                <w:rtl w:val="0"/>
              </w:rPr>
              <w:t xml:space="preserve"> </w:t>
            </w:r>
            <w:r w:rsidDel="00000000" w:rsidR="00000000" w:rsidRPr="00000000">
              <w:rPr>
                <w:rFonts w:ascii="Consolas" w:cs="Consolas" w:eastAsia="Consolas" w:hAnsi="Consolas"/>
                <w:color w:val="397300"/>
                <w:sz w:val="18"/>
                <w:szCs w:val="18"/>
                <w:shd w:fill="f0f0f0" w:val="clear"/>
                <w:rtl w:val="0"/>
              </w:rPr>
              <w:t xml:space="preserve">std</w:t>
            </w:r>
            <w:r w:rsidDel="00000000" w:rsidR="00000000" w:rsidRPr="00000000">
              <w:rPr>
                <w:rFonts w:ascii="Consolas" w:cs="Consolas" w:eastAsia="Consolas" w:hAnsi="Consolas"/>
                <w:color w:val="444444"/>
                <w:sz w:val="18"/>
                <w:szCs w:val="18"/>
                <w:shd w:fill="f0f0f0" w:val="clear"/>
                <w:rtl w:val="0"/>
              </w:rPr>
              <w:t xml:space="preserve">;</w:t>
              <w:br w:type="textWrapping"/>
              <w:br w:type="textWrapping"/>
            </w:r>
            <w:r w:rsidDel="00000000" w:rsidR="00000000" w:rsidRPr="00000000">
              <w:rPr>
                <w:rFonts w:ascii="Consolas" w:cs="Consolas" w:eastAsia="Consolas" w:hAnsi="Consolas"/>
                <w:b w:val="1"/>
                <w:color w:val="444444"/>
                <w:sz w:val="18"/>
                <w:szCs w:val="18"/>
                <w:shd w:fill="f0f0f0" w:val="clear"/>
                <w:rtl w:val="0"/>
              </w:rPr>
              <w:t xml:space="preserve">int</w:t>
            </w:r>
            <w:r w:rsidDel="00000000" w:rsidR="00000000" w:rsidRPr="00000000">
              <w:rPr>
                <w:rFonts w:ascii="Consolas" w:cs="Consolas" w:eastAsia="Consolas" w:hAnsi="Consolas"/>
                <w:color w:val="444444"/>
                <w:sz w:val="18"/>
                <w:szCs w:val="18"/>
                <w:shd w:fill="f0f0f0" w:val="clear"/>
                <w:rtl w:val="0"/>
              </w:rPr>
              <w:t xml:space="preserve"> </w:t>
            </w:r>
            <w:r w:rsidDel="00000000" w:rsidR="00000000" w:rsidRPr="00000000">
              <w:rPr>
                <w:rFonts w:ascii="Consolas" w:cs="Consolas" w:eastAsia="Consolas" w:hAnsi="Consolas"/>
                <w:b w:val="1"/>
                <w:color w:val="880000"/>
                <w:sz w:val="18"/>
                <w:szCs w:val="18"/>
                <w:shd w:fill="f0f0f0" w:val="clear"/>
                <w:rtl w:val="0"/>
              </w:rPr>
              <w:t xml:space="preserve">main</w:t>
            </w:r>
            <w:r w:rsidDel="00000000" w:rsidR="00000000" w:rsidRPr="00000000">
              <w:rPr>
                <w:rFonts w:ascii="Consolas" w:cs="Consolas" w:eastAsia="Consolas" w:hAnsi="Consolas"/>
                <w:color w:val="444444"/>
                <w:sz w:val="18"/>
                <w:szCs w:val="18"/>
                <w:shd w:fill="f0f0f0" w:val="clear"/>
                <w:rtl w:val="0"/>
              </w:rPr>
              <w:t xml:space="preserve">(){</w:t>
              <w:br w:type="textWrapping"/>
              <w:t xml:space="preserve">   </w:t>
            </w:r>
            <w:r w:rsidDel="00000000" w:rsidR="00000000" w:rsidRPr="00000000">
              <w:rPr>
                <w:rFonts w:ascii="Consolas" w:cs="Consolas" w:eastAsia="Consolas" w:hAnsi="Consolas"/>
                <w:b w:val="1"/>
                <w:color w:val="444444"/>
                <w:sz w:val="18"/>
                <w:szCs w:val="18"/>
                <w:shd w:fill="f0f0f0" w:val="clear"/>
                <w:rtl w:val="0"/>
              </w:rPr>
              <w:t xml:space="preserve">int</w:t>
            </w:r>
            <w:r w:rsidDel="00000000" w:rsidR="00000000" w:rsidRPr="00000000">
              <w:rPr>
                <w:rFonts w:ascii="Consolas" w:cs="Consolas" w:eastAsia="Consolas" w:hAnsi="Consolas"/>
                <w:color w:val="444444"/>
                <w:sz w:val="18"/>
                <w:szCs w:val="18"/>
                <w:shd w:fill="f0f0f0" w:val="clear"/>
                <w:rtl w:val="0"/>
              </w:rPr>
              <w:t xml:space="preserve"> x = </w:t>
            </w:r>
            <w:r w:rsidDel="00000000" w:rsidR="00000000" w:rsidRPr="00000000">
              <w:rPr>
                <w:rFonts w:ascii="Consolas" w:cs="Consolas" w:eastAsia="Consolas" w:hAnsi="Consolas"/>
                <w:color w:val="880000"/>
                <w:sz w:val="18"/>
                <w:szCs w:val="18"/>
                <w:shd w:fill="f0f0f0" w:val="clear"/>
                <w:rtl w:val="0"/>
              </w:rPr>
              <w:t xml:space="preserve">10</w:t>
            </w:r>
            <w:r w:rsidDel="00000000" w:rsidR="00000000" w:rsidRPr="00000000">
              <w:rPr>
                <w:rFonts w:ascii="Consolas" w:cs="Consolas" w:eastAsia="Consolas" w:hAnsi="Consolas"/>
                <w:color w:val="444444"/>
                <w:sz w:val="18"/>
                <w:szCs w:val="18"/>
                <w:shd w:fill="f0f0f0" w:val="clear"/>
                <w:rtl w:val="0"/>
              </w:rPr>
              <w:t xml:space="preserve">;</w:t>
              <w:br w:type="textWrapping"/>
              <w:t xml:space="preserve">   </w:t>
            </w:r>
            <w:r w:rsidDel="00000000" w:rsidR="00000000" w:rsidRPr="00000000">
              <w:rPr>
                <w:rFonts w:ascii="Consolas" w:cs="Consolas" w:eastAsia="Consolas" w:hAnsi="Consolas"/>
                <w:b w:val="1"/>
                <w:color w:val="444444"/>
                <w:sz w:val="18"/>
                <w:szCs w:val="18"/>
                <w:shd w:fill="f0f0f0" w:val="clear"/>
                <w:rtl w:val="0"/>
              </w:rPr>
              <w:t xml:space="preserve">int</w:t>
            </w:r>
            <w:r w:rsidDel="00000000" w:rsidR="00000000" w:rsidRPr="00000000">
              <w:rPr>
                <w:rFonts w:ascii="Consolas" w:cs="Consolas" w:eastAsia="Consolas" w:hAnsi="Consolas"/>
                <w:color w:val="444444"/>
                <w:sz w:val="18"/>
                <w:szCs w:val="18"/>
                <w:shd w:fill="f0f0f0" w:val="clear"/>
                <w:rtl w:val="0"/>
              </w:rPr>
              <w:t xml:space="preserve"> *p1, *p2;   </w:t>
            </w:r>
            <w:r w:rsidDel="00000000" w:rsidR="00000000" w:rsidRPr="00000000">
              <w:rPr>
                <w:rFonts w:ascii="Consolas" w:cs="Consolas" w:eastAsia="Consolas" w:hAnsi="Consolas"/>
                <w:color w:val="888888"/>
                <w:sz w:val="18"/>
                <w:szCs w:val="18"/>
                <w:shd w:fill="f0f0f0" w:val="clear"/>
                <w:rtl w:val="0"/>
              </w:rPr>
              <w:t xml:space="preserve">//declaração de dois ponteiros inteiros</w:t>
            </w:r>
            <w:r w:rsidDel="00000000" w:rsidR="00000000" w:rsidRPr="00000000">
              <w:rPr>
                <w:rFonts w:ascii="Consolas" w:cs="Consolas" w:eastAsia="Consolas" w:hAnsi="Consolas"/>
                <w:color w:val="444444"/>
                <w:sz w:val="18"/>
                <w:szCs w:val="18"/>
                <w:shd w:fill="f0f0f0" w:val="clear"/>
                <w:rtl w:val="0"/>
              </w:rPr>
              <w:br w:type="textWrapping"/>
              <w:t xml:space="preserve">   p1 = &amp;x;        </w:t>
            </w:r>
            <w:r w:rsidDel="00000000" w:rsidR="00000000" w:rsidRPr="00000000">
              <w:rPr>
                <w:rFonts w:ascii="Consolas" w:cs="Consolas" w:eastAsia="Consolas" w:hAnsi="Consolas"/>
                <w:color w:val="888888"/>
                <w:sz w:val="18"/>
                <w:szCs w:val="18"/>
                <w:shd w:fill="f0f0f0" w:val="clear"/>
                <w:rtl w:val="0"/>
              </w:rPr>
              <w:t xml:space="preserve">//atribui a p1 o endereço de x</w:t>
            </w:r>
            <w:r w:rsidDel="00000000" w:rsidR="00000000" w:rsidRPr="00000000">
              <w:rPr>
                <w:rFonts w:ascii="Consolas" w:cs="Consolas" w:eastAsia="Consolas" w:hAnsi="Consolas"/>
                <w:color w:val="444444"/>
                <w:sz w:val="18"/>
                <w:szCs w:val="18"/>
                <w:shd w:fill="f0f0f0" w:val="clear"/>
                <w:rtl w:val="0"/>
              </w:rPr>
              <w:br w:type="textWrapping"/>
              <w:t xml:space="preserve">   p2 = p1;        </w:t>
            </w:r>
            <w:r w:rsidDel="00000000" w:rsidR="00000000" w:rsidRPr="00000000">
              <w:rPr>
                <w:rFonts w:ascii="Consolas" w:cs="Consolas" w:eastAsia="Consolas" w:hAnsi="Consolas"/>
                <w:color w:val="888888"/>
                <w:sz w:val="18"/>
                <w:szCs w:val="18"/>
                <w:shd w:fill="f0f0f0" w:val="clear"/>
                <w:rtl w:val="0"/>
              </w:rPr>
              <w:t xml:space="preserve">//atribui a p2 o endereço que p1 está apontando</w:t>
            </w:r>
            <w:r w:rsidDel="00000000" w:rsidR="00000000" w:rsidRPr="00000000">
              <w:rPr>
                <w:rFonts w:ascii="Consolas" w:cs="Consolas" w:eastAsia="Consolas" w:hAnsi="Consolas"/>
                <w:color w:val="444444"/>
                <w:sz w:val="18"/>
                <w:szCs w:val="18"/>
                <w:shd w:fill="f0f0f0" w:val="clear"/>
                <w:rtl w:val="0"/>
              </w:rPr>
              <w:br w:type="textWrapping"/>
              <w:t xml:space="preserve">   </w:t>
            </w:r>
            <w:r w:rsidDel="00000000" w:rsidR="00000000" w:rsidRPr="00000000">
              <w:rPr>
                <w:rFonts w:ascii="Consolas" w:cs="Consolas" w:eastAsia="Consolas" w:hAnsi="Consolas"/>
                <w:color w:val="397300"/>
                <w:sz w:val="18"/>
                <w:szCs w:val="18"/>
                <w:shd w:fill="f0f0f0" w:val="clear"/>
                <w:rtl w:val="0"/>
              </w:rPr>
              <w:t xml:space="preserve">cout</w:t>
            </w:r>
            <w:r w:rsidDel="00000000" w:rsidR="00000000" w:rsidRPr="00000000">
              <w:rPr>
                <w:rFonts w:ascii="Consolas" w:cs="Consolas" w:eastAsia="Consolas" w:hAnsi="Consolas"/>
                <w:color w:val="444444"/>
                <w:sz w:val="18"/>
                <w:szCs w:val="18"/>
                <w:shd w:fill="f0f0f0" w:val="clear"/>
                <w:rtl w:val="0"/>
              </w:rPr>
              <w:t xml:space="preserve"> &lt;&lt; setw(</w:t>
            </w:r>
            <w:r w:rsidDel="00000000" w:rsidR="00000000" w:rsidRPr="00000000">
              <w:rPr>
                <w:rFonts w:ascii="Consolas" w:cs="Consolas" w:eastAsia="Consolas" w:hAnsi="Consolas"/>
                <w:color w:val="880000"/>
                <w:sz w:val="18"/>
                <w:szCs w:val="18"/>
                <w:shd w:fill="f0f0f0" w:val="clear"/>
                <w:rtl w:val="0"/>
              </w:rPr>
              <w:t xml:space="preserve">18</w:t>
            </w:r>
            <w:r w:rsidDel="00000000" w:rsidR="00000000" w:rsidRPr="00000000">
              <w:rPr>
                <w:rFonts w:ascii="Consolas" w:cs="Consolas" w:eastAsia="Consolas" w:hAnsi="Consolas"/>
                <w:color w:val="444444"/>
                <w:sz w:val="18"/>
                <w:szCs w:val="18"/>
                <w:shd w:fill="f0f0f0" w:val="clear"/>
                <w:rtl w:val="0"/>
              </w:rPr>
              <w:t xml:space="preserve">) &lt;&lt; </w:t>
            </w:r>
            <w:r w:rsidDel="00000000" w:rsidR="00000000" w:rsidRPr="00000000">
              <w:rPr>
                <w:rFonts w:ascii="Consolas" w:cs="Consolas" w:eastAsia="Consolas" w:hAnsi="Consolas"/>
                <w:color w:val="880000"/>
                <w:sz w:val="18"/>
                <w:szCs w:val="18"/>
                <w:shd w:fill="f0f0f0" w:val="clear"/>
                <w:rtl w:val="0"/>
              </w:rPr>
              <w:t xml:space="preserve">"x"</w:t>
            </w:r>
            <w:r w:rsidDel="00000000" w:rsidR="00000000" w:rsidRPr="00000000">
              <w:rPr>
                <w:rFonts w:ascii="Consolas" w:cs="Consolas" w:eastAsia="Consolas" w:hAnsi="Consolas"/>
                <w:color w:val="444444"/>
                <w:sz w:val="18"/>
                <w:szCs w:val="18"/>
                <w:shd w:fill="f0f0f0" w:val="clear"/>
                <w:rtl w:val="0"/>
              </w:rPr>
              <w:t xml:space="preserve"> &lt;&lt; setw(</w:t>
            </w:r>
            <w:r w:rsidDel="00000000" w:rsidR="00000000" w:rsidRPr="00000000">
              <w:rPr>
                <w:rFonts w:ascii="Consolas" w:cs="Consolas" w:eastAsia="Consolas" w:hAnsi="Consolas"/>
                <w:color w:val="880000"/>
                <w:sz w:val="18"/>
                <w:szCs w:val="18"/>
                <w:shd w:fill="f0f0f0" w:val="clear"/>
                <w:rtl w:val="0"/>
              </w:rPr>
              <w:t xml:space="preserve">16</w:t>
            </w:r>
            <w:r w:rsidDel="00000000" w:rsidR="00000000" w:rsidRPr="00000000">
              <w:rPr>
                <w:rFonts w:ascii="Consolas" w:cs="Consolas" w:eastAsia="Consolas" w:hAnsi="Consolas"/>
                <w:color w:val="444444"/>
                <w:sz w:val="18"/>
                <w:szCs w:val="18"/>
                <w:shd w:fill="f0f0f0" w:val="clear"/>
                <w:rtl w:val="0"/>
              </w:rPr>
              <w:t xml:space="preserve">) &lt;&lt; </w:t>
            </w:r>
            <w:r w:rsidDel="00000000" w:rsidR="00000000" w:rsidRPr="00000000">
              <w:rPr>
                <w:rFonts w:ascii="Consolas" w:cs="Consolas" w:eastAsia="Consolas" w:hAnsi="Consolas"/>
                <w:color w:val="880000"/>
                <w:sz w:val="18"/>
                <w:szCs w:val="18"/>
                <w:shd w:fill="f0f0f0" w:val="clear"/>
                <w:rtl w:val="0"/>
              </w:rPr>
              <w:t xml:space="preserve">"p1"</w:t>
            </w:r>
            <w:r w:rsidDel="00000000" w:rsidR="00000000" w:rsidRPr="00000000">
              <w:rPr>
                <w:rFonts w:ascii="Consolas" w:cs="Consolas" w:eastAsia="Consolas" w:hAnsi="Consolas"/>
                <w:color w:val="444444"/>
                <w:sz w:val="18"/>
                <w:szCs w:val="18"/>
                <w:shd w:fill="f0f0f0" w:val="clear"/>
                <w:rtl w:val="0"/>
              </w:rPr>
              <w:t xml:space="preserve"> &lt;&lt; setw(</w:t>
            </w:r>
            <w:r w:rsidDel="00000000" w:rsidR="00000000" w:rsidRPr="00000000">
              <w:rPr>
                <w:rFonts w:ascii="Consolas" w:cs="Consolas" w:eastAsia="Consolas" w:hAnsi="Consolas"/>
                <w:color w:val="880000"/>
                <w:sz w:val="18"/>
                <w:szCs w:val="18"/>
                <w:shd w:fill="f0f0f0" w:val="clear"/>
                <w:rtl w:val="0"/>
              </w:rPr>
              <w:t xml:space="preserve">15</w:t>
            </w:r>
            <w:r w:rsidDel="00000000" w:rsidR="00000000" w:rsidRPr="00000000">
              <w:rPr>
                <w:rFonts w:ascii="Consolas" w:cs="Consolas" w:eastAsia="Consolas" w:hAnsi="Consolas"/>
                <w:color w:val="444444"/>
                <w:sz w:val="18"/>
                <w:szCs w:val="18"/>
                <w:shd w:fill="f0f0f0" w:val="clear"/>
                <w:rtl w:val="0"/>
              </w:rPr>
              <w:t xml:space="preserve">) &lt;&lt; </w:t>
            </w:r>
            <w:r w:rsidDel="00000000" w:rsidR="00000000" w:rsidRPr="00000000">
              <w:rPr>
                <w:rFonts w:ascii="Consolas" w:cs="Consolas" w:eastAsia="Consolas" w:hAnsi="Consolas"/>
                <w:color w:val="880000"/>
                <w:sz w:val="18"/>
                <w:szCs w:val="18"/>
                <w:shd w:fill="f0f0f0" w:val="clear"/>
                <w:rtl w:val="0"/>
              </w:rPr>
              <w:t xml:space="preserve">"p2"</w:t>
            </w:r>
            <w:r w:rsidDel="00000000" w:rsidR="00000000" w:rsidRPr="00000000">
              <w:rPr>
                <w:rFonts w:ascii="Consolas" w:cs="Consolas" w:eastAsia="Consolas" w:hAnsi="Consolas"/>
                <w:color w:val="444444"/>
                <w:sz w:val="18"/>
                <w:szCs w:val="18"/>
                <w:shd w:fill="f0f0f0" w:val="clear"/>
                <w:rtl w:val="0"/>
              </w:rPr>
              <w:t xml:space="preserve"> &lt;&lt; </w:t>
            </w:r>
            <w:r w:rsidDel="00000000" w:rsidR="00000000" w:rsidRPr="00000000">
              <w:rPr>
                <w:rFonts w:ascii="Consolas" w:cs="Consolas" w:eastAsia="Consolas" w:hAnsi="Consolas"/>
                <w:color w:val="397300"/>
                <w:sz w:val="18"/>
                <w:szCs w:val="18"/>
                <w:shd w:fill="f0f0f0" w:val="clear"/>
                <w:rtl w:val="0"/>
              </w:rPr>
              <w:t xml:space="preserve">endl</w:t>
            </w:r>
            <w:r w:rsidDel="00000000" w:rsidR="00000000" w:rsidRPr="00000000">
              <w:rPr>
                <w:rFonts w:ascii="Consolas" w:cs="Consolas" w:eastAsia="Consolas" w:hAnsi="Consolas"/>
                <w:color w:val="444444"/>
                <w:sz w:val="18"/>
                <w:szCs w:val="18"/>
                <w:shd w:fill="f0f0f0" w:val="clear"/>
                <w:rtl w:val="0"/>
              </w:rPr>
              <w:t xml:space="preserve">;</w:t>
              <w:br w:type="textWrapping"/>
              <w:t xml:space="preserve">   </w:t>
            </w:r>
            <w:r w:rsidDel="00000000" w:rsidR="00000000" w:rsidRPr="00000000">
              <w:rPr>
                <w:rFonts w:ascii="Consolas" w:cs="Consolas" w:eastAsia="Consolas" w:hAnsi="Consolas"/>
                <w:color w:val="397300"/>
                <w:sz w:val="18"/>
                <w:szCs w:val="18"/>
                <w:shd w:fill="f0f0f0" w:val="clear"/>
                <w:rtl w:val="0"/>
              </w:rPr>
              <w:t xml:space="preserve">cout</w:t>
            </w:r>
            <w:r w:rsidDel="00000000" w:rsidR="00000000" w:rsidRPr="00000000">
              <w:rPr>
                <w:rFonts w:ascii="Consolas" w:cs="Consolas" w:eastAsia="Consolas" w:hAnsi="Consolas"/>
                <w:color w:val="444444"/>
                <w:sz w:val="18"/>
                <w:szCs w:val="18"/>
                <w:shd w:fill="f0f0f0" w:val="clear"/>
                <w:rtl w:val="0"/>
              </w:rPr>
              <w:t xml:space="preserve"> &lt;&lt; </w:t>
            </w:r>
            <w:r w:rsidDel="00000000" w:rsidR="00000000" w:rsidRPr="00000000">
              <w:rPr>
                <w:rFonts w:ascii="Consolas" w:cs="Consolas" w:eastAsia="Consolas" w:hAnsi="Consolas"/>
                <w:color w:val="880000"/>
                <w:sz w:val="18"/>
                <w:szCs w:val="18"/>
                <w:shd w:fill="f0f0f0" w:val="clear"/>
                <w:rtl w:val="0"/>
              </w:rPr>
              <w:t xml:space="preserve">"Endereco:"</w:t>
            </w:r>
            <w:r w:rsidDel="00000000" w:rsidR="00000000" w:rsidRPr="00000000">
              <w:rPr>
                <w:rFonts w:ascii="Consolas" w:cs="Consolas" w:eastAsia="Consolas" w:hAnsi="Consolas"/>
                <w:color w:val="444444"/>
                <w:sz w:val="18"/>
                <w:szCs w:val="18"/>
                <w:shd w:fill="f0f0f0" w:val="clear"/>
                <w:rtl w:val="0"/>
              </w:rPr>
              <w:t xml:space="preserve"> &lt;&lt; setw(</w:t>
            </w:r>
            <w:r w:rsidDel="00000000" w:rsidR="00000000" w:rsidRPr="00000000">
              <w:rPr>
                <w:rFonts w:ascii="Consolas" w:cs="Consolas" w:eastAsia="Consolas" w:hAnsi="Consolas"/>
                <w:color w:val="880000"/>
                <w:sz w:val="18"/>
                <w:szCs w:val="18"/>
                <w:shd w:fill="f0f0f0" w:val="clear"/>
                <w:rtl w:val="0"/>
              </w:rPr>
              <w:t xml:space="preserve">12</w:t>
            </w:r>
            <w:r w:rsidDel="00000000" w:rsidR="00000000" w:rsidRPr="00000000">
              <w:rPr>
                <w:rFonts w:ascii="Consolas" w:cs="Consolas" w:eastAsia="Consolas" w:hAnsi="Consolas"/>
                <w:color w:val="444444"/>
                <w:sz w:val="18"/>
                <w:szCs w:val="18"/>
                <w:shd w:fill="f0f0f0" w:val="clear"/>
                <w:rtl w:val="0"/>
              </w:rPr>
              <w:t xml:space="preserve">) &lt;&lt; &amp;x &lt;&lt; setw(</w:t>
            </w:r>
            <w:r w:rsidDel="00000000" w:rsidR="00000000" w:rsidRPr="00000000">
              <w:rPr>
                <w:rFonts w:ascii="Consolas" w:cs="Consolas" w:eastAsia="Consolas" w:hAnsi="Consolas"/>
                <w:color w:val="880000"/>
                <w:sz w:val="18"/>
                <w:szCs w:val="18"/>
                <w:shd w:fill="f0f0f0" w:val="clear"/>
                <w:rtl w:val="0"/>
              </w:rPr>
              <w:t xml:space="preserve">15</w:t>
            </w:r>
            <w:r w:rsidDel="00000000" w:rsidR="00000000" w:rsidRPr="00000000">
              <w:rPr>
                <w:rFonts w:ascii="Consolas" w:cs="Consolas" w:eastAsia="Consolas" w:hAnsi="Consolas"/>
                <w:color w:val="444444"/>
                <w:sz w:val="18"/>
                <w:szCs w:val="18"/>
                <w:shd w:fill="f0f0f0" w:val="clear"/>
                <w:rtl w:val="0"/>
              </w:rPr>
              <w:t xml:space="preserve">) &lt;&lt; &amp;p1 &lt;&lt; setw(</w:t>
            </w:r>
            <w:r w:rsidDel="00000000" w:rsidR="00000000" w:rsidRPr="00000000">
              <w:rPr>
                <w:rFonts w:ascii="Consolas" w:cs="Consolas" w:eastAsia="Consolas" w:hAnsi="Consolas"/>
                <w:color w:val="880000"/>
                <w:sz w:val="18"/>
                <w:szCs w:val="18"/>
                <w:shd w:fill="f0f0f0" w:val="clear"/>
                <w:rtl w:val="0"/>
              </w:rPr>
              <w:t xml:space="preserve">15</w:t>
            </w:r>
            <w:r w:rsidDel="00000000" w:rsidR="00000000" w:rsidRPr="00000000">
              <w:rPr>
                <w:rFonts w:ascii="Consolas" w:cs="Consolas" w:eastAsia="Consolas" w:hAnsi="Consolas"/>
                <w:color w:val="444444"/>
                <w:sz w:val="18"/>
                <w:szCs w:val="18"/>
                <w:shd w:fill="f0f0f0" w:val="clear"/>
                <w:rtl w:val="0"/>
              </w:rPr>
              <w:t xml:space="preserve">) &lt;&lt; &amp;p2 &lt;&lt;  </w:t>
            </w:r>
            <w:r w:rsidDel="00000000" w:rsidR="00000000" w:rsidRPr="00000000">
              <w:rPr>
                <w:rFonts w:ascii="Consolas" w:cs="Consolas" w:eastAsia="Consolas" w:hAnsi="Consolas"/>
                <w:color w:val="397300"/>
                <w:sz w:val="18"/>
                <w:szCs w:val="18"/>
                <w:shd w:fill="f0f0f0" w:val="clear"/>
                <w:rtl w:val="0"/>
              </w:rPr>
              <w:t xml:space="preserve">endl</w:t>
            </w:r>
            <w:r w:rsidDel="00000000" w:rsidR="00000000" w:rsidRPr="00000000">
              <w:rPr>
                <w:rFonts w:ascii="Consolas" w:cs="Consolas" w:eastAsia="Consolas" w:hAnsi="Consolas"/>
                <w:color w:val="444444"/>
                <w:sz w:val="18"/>
                <w:szCs w:val="18"/>
                <w:shd w:fill="f0f0f0" w:val="clear"/>
                <w:rtl w:val="0"/>
              </w:rPr>
              <w:t xml:space="preserve">;</w:t>
              <w:br w:type="textWrapping"/>
              <w:t xml:space="preserve">   </w:t>
            </w:r>
            <w:r w:rsidDel="00000000" w:rsidR="00000000" w:rsidRPr="00000000">
              <w:rPr>
                <w:rFonts w:ascii="Consolas" w:cs="Consolas" w:eastAsia="Consolas" w:hAnsi="Consolas"/>
                <w:color w:val="397300"/>
                <w:sz w:val="18"/>
                <w:szCs w:val="18"/>
                <w:shd w:fill="f0f0f0" w:val="clear"/>
                <w:rtl w:val="0"/>
              </w:rPr>
              <w:t xml:space="preserve">cout</w:t>
            </w:r>
            <w:r w:rsidDel="00000000" w:rsidR="00000000" w:rsidRPr="00000000">
              <w:rPr>
                <w:rFonts w:ascii="Consolas" w:cs="Consolas" w:eastAsia="Consolas" w:hAnsi="Consolas"/>
                <w:color w:val="444444"/>
                <w:sz w:val="18"/>
                <w:szCs w:val="18"/>
                <w:shd w:fill="f0f0f0" w:val="clear"/>
                <w:rtl w:val="0"/>
              </w:rPr>
              <w:t xml:space="preserve"> &lt;&lt; </w:t>
            </w:r>
            <w:r w:rsidDel="00000000" w:rsidR="00000000" w:rsidRPr="00000000">
              <w:rPr>
                <w:rFonts w:ascii="Consolas" w:cs="Consolas" w:eastAsia="Consolas" w:hAnsi="Consolas"/>
                <w:color w:val="880000"/>
                <w:sz w:val="18"/>
                <w:szCs w:val="18"/>
                <w:shd w:fill="f0f0f0" w:val="clear"/>
                <w:rtl w:val="0"/>
              </w:rPr>
              <w:t xml:space="preserve">"Conteudo:"</w:t>
            </w:r>
            <w:r w:rsidDel="00000000" w:rsidR="00000000" w:rsidRPr="00000000">
              <w:rPr>
                <w:rFonts w:ascii="Consolas" w:cs="Consolas" w:eastAsia="Consolas" w:hAnsi="Consolas"/>
                <w:color w:val="444444"/>
                <w:sz w:val="18"/>
                <w:szCs w:val="18"/>
                <w:shd w:fill="f0f0f0" w:val="clear"/>
                <w:rtl w:val="0"/>
              </w:rPr>
              <w:t xml:space="preserve"> &lt;&lt; setw(</w:t>
            </w:r>
            <w:r w:rsidDel="00000000" w:rsidR="00000000" w:rsidRPr="00000000">
              <w:rPr>
                <w:rFonts w:ascii="Consolas" w:cs="Consolas" w:eastAsia="Consolas" w:hAnsi="Consolas"/>
                <w:color w:val="880000"/>
                <w:sz w:val="18"/>
                <w:szCs w:val="18"/>
                <w:shd w:fill="f0f0f0" w:val="clear"/>
                <w:rtl w:val="0"/>
              </w:rPr>
              <w:t xml:space="preserve">9</w:t>
            </w:r>
            <w:r w:rsidDel="00000000" w:rsidR="00000000" w:rsidRPr="00000000">
              <w:rPr>
                <w:rFonts w:ascii="Consolas" w:cs="Consolas" w:eastAsia="Consolas" w:hAnsi="Consolas"/>
                <w:color w:val="444444"/>
                <w:sz w:val="18"/>
                <w:szCs w:val="18"/>
                <w:shd w:fill="f0f0f0" w:val="clear"/>
                <w:rtl w:val="0"/>
              </w:rPr>
              <w:t xml:space="preserve">) &lt;&lt; x &lt;&lt; setw(</w:t>
            </w:r>
            <w:r w:rsidDel="00000000" w:rsidR="00000000" w:rsidRPr="00000000">
              <w:rPr>
                <w:rFonts w:ascii="Consolas" w:cs="Consolas" w:eastAsia="Consolas" w:hAnsi="Consolas"/>
                <w:color w:val="880000"/>
                <w:sz w:val="18"/>
                <w:szCs w:val="18"/>
                <w:shd w:fill="f0f0f0" w:val="clear"/>
                <w:rtl w:val="0"/>
              </w:rPr>
              <w:t xml:space="preserve">19</w:t>
            </w:r>
            <w:r w:rsidDel="00000000" w:rsidR="00000000" w:rsidRPr="00000000">
              <w:rPr>
                <w:rFonts w:ascii="Consolas" w:cs="Consolas" w:eastAsia="Consolas" w:hAnsi="Consolas"/>
                <w:color w:val="444444"/>
                <w:sz w:val="18"/>
                <w:szCs w:val="18"/>
                <w:shd w:fill="f0f0f0" w:val="clear"/>
                <w:rtl w:val="0"/>
              </w:rPr>
              <w:t xml:space="preserve">) &lt;&lt; p1 &lt;&lt; setw(</w:t>
            </w:r>
            <w:r w:rsidDel="00000000" w:rsidR="00000000" w:rsidRPr="00000000">
              <w:rPr>
                <w:rFonts w:ascii="Consolas" w:cs="Consolas" w:eastAsia="Consolas" w:hAnsi="Consolas"/>
                <w:color w:val="880000"/>
                <w:sz w:val="18"/>
                <w:szCs w:val="18"/>
                <w:shd w:fill="f0f0f0" w:val="clear"/>
                <w:rtl w:val="0"/>
              </w:rPr>
              <w:t xml:space="preserve">15</w:t>
            </w:r>
            <w:r w:rsidDel="00000000" w:rsidR="00000000" w:rsidRPr="00000000">
              <w:rPr>
                <w:rFonts w:ascii="Consolas" w:cs="Consolas" w:eastAsia="Consolas" w:hAnsi="Consolas"/>
                <w:color w:val="444444"/>
                <w:sz w:val="18"/>
                <w:szCs w:val="18"/>
                <w:shd w:fill="f0f0f0" w:val="clear"/>
                <w:rtl w:val="0"/>
              </w:rPr>
              <w:t xml:space="preserve">) &lt;&lt; p2 &lt;&lt;  </w:t>
            </w:r>
            <w:r w:rsidDel="00000000" w:rsidR="00000000" w:rsidRPr="00000000">
              <w:rPr>
                <w:rFonts w:ascii="Consolas" w:cs="Consolas" w:eastAsia="Consolas" w:hAnsi="Consolas"/>
                <w:color w:val="397300"/>
                <w:sz w:val="18"/>
                <w:szCs w:val="18"/>
                <w:shd w:fill="f0f0f0" w:val="clear"/>
                <w:rtl w:val="0"/>
              </w:rPr>
              <w:t xml:space="preserve">endl</w:t>
            </w:r>
            <w:r w:rsidDel="00000000" w:rsidR="00000000" w:rsidRPr="00000000">
              <w:rPr>
                <w:rFonts w:ascii="Consolas" w:cs="Consolas" w:eastAsia="Consolas" w:hAnsi="Consolas"/>
                <w:color w:val="444444"/>
                <w:sz w:val="18"/>
                <w:szCs w:val="18"/>
                <w:shd w:fill="f0f0f0" w:val="clear"/>
                <w:rtl w:val="0"/>
              </w:rPr>
              <w:t xml:space="preserve">;</w:t>
              <w:br w:type="textWrapping"/>
              <w:t xml:space="preserve">   </w:t>
            </w:r>
            <w:r w:rsidDel="00000000" w:rsidR="00000000" w:rsidRPr="00000000">
              <w:rPr>
                <w:rFonts w:ascii="Consolas" w:cs="Consolas" w:eastAsia="Consolas" w:hAnsi="Consolas"/>
                <w:color w:val="397300"/>
                <w:sz w:val="18"/>
                <w:szCs w:val="18"/>
                <w:shd w:fill="f0f0f0" w:val="clear"/>
                <w:rtl w:val="0"/>
              </w:rPr>
              <w:t xml:space="preserve">cout</w:t>
            </w:r>
            <w:r w:rsidDel="00000000" w:rsidR="00000000" w:rsidRPr="00000000">
              <w:rPr>
                <w:rFonts w:ascii="Consolas" w:cs="Consolas" w:eastAsia="Consolas" w:hAnsi="Consolas"/>
                <w:color w:val="444444"/>
                <w:sz w:val="18"/>
                <w:szCs w:val="18"/>
                <w:shd w:fill="f0f0f0" w:val="clear"/>
                <w:rtl w:val="0"/>
              </w:rPr>
              <w:t xml:space="preserve"> &lt;&lt; </w:t>
            </w:r>
            <w:r w:rsidDel="00000000" w:rsidR="00000000" w:rsidRPr="00000000">
              <w:rPr>
                <w:rFonts w:ascii="Consolas" w:cs="Consolas" w:eastAsia="Consolas" w:hAnsi="Consolas"/>
                <w:color w:val="880000"/>
                <w:sz w:val="18"/>
                <w:szCs w:val="18"/>
                <w:shd w:fill="f0f0f0" w:val="clear"/>
                <w:rtl w:val="0"/>
              </w:rPr>
              <w:t xml:space="preserve">"Valor:"</w:t>
            </w:r>
            <w:r w:rsidDel="00000000" w:rsidR="00000000" w:rsidRPr="00000000">
              <w:rPr>
                <w:rFonts w:ascii="Consolas" w:cs="Consolas" w:eastAsia="Consolas" w:hAnsi="Consolas"/>
                <w:color w:val="444444"/>
                <w:sz w:val="18"/>
                <w:szCs w:val="18"/>
                <w:shd w:fill="f0f0f0" w:val="clear"/>
                <w:rtl w:val="0"/>
              </w:rPr>
              <w:t xml:space="preserve"> &lt;&lt; setw(</w:t>
            </w:r>
            <w:r w:rsidDel="00000000" w:rsidR="00000000" w:rsidRPr="00000000">
              <w:rPr>
                <w:rFonts w:ascii="Consolas" w:cs="Consolas" w:eastAsia="Consolas" w:hAnsi="Consolas"/>
                <w:color w:val="880000"/>
                <w:sz w:val="18"/>
                <w:szCs w:val="18"/>
                <w:shd w:fill="f0f0f0" w:val="clear"/>
                <w:rtl w:val="0"/>
              </w:rPr>
              <w:t xml:space="preserve">12</w:t>
            </w:r>
            <w:r w:rsidDel="00000000" w:rsidR="00000000" w:rsidRPr="00000000">
              <w:rPr>
                <w:rFonts w:ascii="Consolas" w:cs="Consolas" w:eastAsia="Consolas" w:hAnsi="Consolas"/>
                <w:color w:val="444444"/>
                <w:sz w:val="18"/>
                <w:szCs w:val="18"/>
                <w:shd w:fill="f0f0f0" w:val="clear"/>
                <w:rtl w:val="0"/>
              </w:rPr>
              <w:t xml:space="preserve">) &lt;&lt; x &lt;&lt; setw(</w:t>
            </w:r>
            <w:r w:rsidDel="00000000" w:rsidR="00000000" w:rsidRPr="00000000">
              <w:rPr>
                <w:rFonts w:ascii="Consolas" w:cs="Consolas" w:eastAsia="Consolas" w:hAnsi="Consolas"/>
                <w:color w:val="880000"/>
                <w:sz w:val="18"/>
                <w:szCs w:val="18"/>
                <w:shd w:fill="f0f0f0" w:val="clear"/>
                <w:rtl w:val="0"/>
              </w:rPr>
              <w:t xml:space="preserve">16</w:t>
            </w:r>
            <w:r w:rsidDel="00000000" w:rsidR="00000000" w:rsidRPr="00000000">
              <w:rPr>
                <w:rFonts w:ascii="Consolas" w:cs="Consolas" w:eastAsia="Consolas" w:hAnsi="Consolas"/>
                <w:color w:val="444444"/>
                <w:sz w:val="18"/>
                <w:szCs w:val="18"/>
                <w:shd w:fill="f0f0f0" w:val="clear"/>
                <w:rtl w:val="0"/>
              </w:rPr>
              <w:t xml:space="preserve">) &lt;&lt; *p1 &lt;&lt; setw(</w:t>
            </w:r>
            <w:r w:rsidDel="00000000" w:rsidR="00000000" w:rsidRPr="00000000">
              <w:rPr>
                <w:rFonts w:ascii="Consolas" w:cs="Consolas" w:eastAsia="Consolas" w:hAnsi="Consolas"/>
                <w:color w:val="880000"/>
                <w:sz w:val="18"/>
                <w:szCs w:val="18"/>
                <w:shd w:fill="f0f0f0" w:val="clear"/>
                <w:rtl w:val="0"/>
              </w:rPr>
              <w:t xml:space="preserve">15</w:t>
            </w:r>
            <w:r w:rsidDel="00000000" w:rsidR="00000000" w:rsidRPr="00000000">
              <w:rPr>
                <w:rFonts w:ascii="Consolas" w:cs="Consolas" w:eastAsia="Consolas" w:hAnsi="Consolas"/>
                <w:color w:val="444444"/>
                <w:sz w:val="18"/>
                <w:szCs w:val="18"/>
                <w:shd w:fill="f0f0f0" w:val="clear"/>
                <w:rtl w:val="0"/>
              </w:rPr>
              <w:t xml:space="preserve">) &lt;&lt; *p2 &lt;&lt;  </w:t>
            </w:r>
            <w:r w:rsidDel="00000000" w:rsidR="00000000" w:rsidRPr="00000000">
              <w:rPr>
                <w:rFonts w:ascii="Consolas" w:cs="Consolas" w:eastAsia="Consolas" w:hAnsi="Consolas"/>
                <w:color w:val="397300"/>
                <w:sz w:val="18"/>
                <w:szCs w:val="18"/>
                <w:shd w:fill="f0f0f0" w:val="clear"/>
                <w:rtl w:val="0"/>
              </w:rPr>
              <w:t xml:space="preserve">endl</w:t>
            </w:r>
            <w:r w:rsidDel="00000000" w:rsidR="00000000" w:rsidRPr="00000000">
              <w:rPr>
                <w:rFonts w:ascii="Consolas" w:cs="Consolas" w:eastAsia="Consolas" w:hAnsi="Consolas"/>
                <w:color w:val="444444"/>
                <w:sz w:val="18"/>
                <w:szCs w:val="18"/>
                <w:shd w:fill="f0f0f0" w:val="clear"/>
                <w:rtl w:val="0"/>
              </w:rPr>
              <w:t xml:space="preserve">;</w:t>
              <w:br w:type="textWrapping"/>
              <w:t xml:space="preserve">}</w:t>
            </w:r>
          </w:p>
        </w:tc>
      </w:tr>
    </w:tbl>
    <w:p w:rsidR="00000000" w:rsidDel="00000000" w:rsidP="00000000" w:rsidRDefault="00000000" w:rsidRPr="00000000" w14:paraId="00000264">
      <w:pPr>
        <w:ind w:firstLine="720"/>
        <w:jc w:val="both"/>
        <w:rPr>
          <w:sz w:val="10"/>
          <w:szCs w:val="10"/>
        </w:rPr>
      </w:pPr>
      <w:r w:rsidDel="00000000" w:rsidR="00000000" w:rsidRPr="00000000">
        <w:rPr>
          <w:rtl w:val="0"/>
        </w:rPr>
      </w:r>
    </w:p>
    <w:p w:rsidR="00000000" w:rsidDel="00000000" w:rsidP="00000000" w:rsidRDefault="00000000" w:rsidRPr="00000000" w14:paraId="00000265">
      <w:pPr>
        <w:spacing w:before="240" w:lineRule="auto"/>
        <w:jc w:val="center"/>
        <w:rPr/>
      </w:pPr>
      <w:r w:rsidDel="00000000" w:rsidR="00000000" w:rsidRPr="00000000">
        <w:rPr/>
        <w:drawing>
          <wp:inline distB="114300" distT="114300" distL="114300" distR="114300">
            <wp:extent cx="5629275" cy="1609725"/>
            <wp:effectExtent b="0" l="0" r="0" t="0"/>
            <wp:docPr id="9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6292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before="0" w:lineRule="auto"/>
        <w:ind w:hanging="15"/>
        <w:jc w:val="center"/>
        <w:rPr>
          <w:sz w:val="10"/>
          <w:szCs w:val="10"/>
        </w:rPr>
      </w:pPr>
      <w:r w:rsidDel="00000000" w:rsidR="00000000" w:rsidRPr="00000000">
        <w:rPr>
          <w:rtl w:val="0"/>
        </w:rPr>
      </w:r>
    </w:p>
    <w:p w:rsidR="00000000" w:rsidDel="00000000" w:rsidP="00000000" w:rsidRDefault="00000000" w:rsidRPr="00000000" w14:paraId="00000267">
      <w:pPr>
        <w:spacing w:before="0" w:lineRule="auto"/>
        <w:ind w:hanging="15"/>
        <w:rPr>
          <w:sz w:val="10"/>
          <w:szCs w:val="10"/>
        </w:rPr>
      </w:pPr>
      <w:r w:rsidDel="00000000" w:rsidR="00000000" w:rsidRPr="00000000">
        <w:rPr>
          <w:rtl w:val="0"/>
        </w:rPr>
      </w:r>
    </w:p>
    <w:p w:rsidR="00000000" w:rsidDel="00000000" w:rsidP="00000000" w:rsidRDefault="00000000" w:rsidRPr="00000000" w14:paraId="00000268">
      <w:pPr>
        <w:spacing w:before="0" w:lineRule="auto"/>
        <w:ind w:hanging="15"/>
        <w:jc w:val="center"/>
        <w:rPr>
          <w:sz w:val="10"/>
          <w:szCs w:val="10"/>
        </w:rPr>
      </w:pPr>
      <w:r w:rsidDel="00000000" w:rsidR="00000000" w:rsidRPr="00000000">
        <w:rPr>
          <w:rtl w:val="0"/>
        </w:rPr>
      </w:r>
    </w:p>
    <w:p w:rsidR="00000000" w:rsidDel="00000000" w:rsidP="00000000" w:rsidRDefault="00000000" w:rsidRPr="00000000" w14:paraId="00000269">
      <w:pPr>
        <w:spacing w:before="0" w:lineRule="auto"/>
        <w:ind w:hanging="15"/>
        <w:jc w:val="center"/>
        <w:rPr/>
      </w:pPr>
      <w:r w:rsidDel="00000000" w:rsidR="00000000" w:rsidRPr="00000000">
        <w:rPr/>
        <w:drawing>
          <wp:inline distB="114300" distT="114300" distL="114300" distR="114300">
            <wp:extent cx="2751336" cy="280988"/>
            <wp:effectExtent b="0" l="0" r="0" t="0"/>
            <wp:docPr descr="quebra de página" id="89"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Style w:val="Heading2"/>
        <w:spacing w:before="240" w:lineRule="auto"/>
        <w:rPr/>
      </w:pPr>
      <w:bookmarkStart w:colFirst="0" w:colLast="0" w:name="_heading=h.3j2qqm3" w:id="19"/>
      <w:bookmarkEnd w:id="19"/>
      <w:r w:rsidDel="00000000" w:rsidR="00000000" w:rsidRPr="00000000">
        <w:rPr>
          <w:color w:val="1155cc"/>
          <w:sz w:val="28"/>
          <w:szCs w:val="28"/>
          <w:rtl w:val="0"/>
        </w:rPr>
        <w:t xml:space="preserve">Bibliografia</w:t>
      </w:r>
      <w:r w:rsidDel="00000000" w:rsidR="00000000" w:rsidRPr="00000000">
        <w:rPr>
          <w:rtl w:val="0"/>
        </w:rPr>
      </w:r>
    </w:p>
    <w:p w:rsidR="00000000" w:rsidDel="00000000" w:rsidP="00000000" w:rsidRDefault="00000000" w:rsidRPr="00000000" w14:paraId="0000026B">
      <w:pPr>
        <w:spacing w:after="200" w:before="0" w:line="240" w:lineRule="auto"/>
        <w:ind w:left="425" w:firstLine="0"/>
        <w:rPr>
          <w:sz w:val="22"/>
          <w:szCs w:val="22"/>
        </w:rPr>
      </w:pPr>
      <w:r w:rsidDel="00000000" w:rsidR="00000000" w:rsidRPr="00000000">
        <w:rPr>
          <w:rtl w:val="0"/>
        </w:rPr>
      </w:r>
    </w:p>
    <w:p w:rsidR="00000000" w:rsidDel="00000000" w:rsidP="00000000" w:rsidRDefault="00000000" w:rsidRPr="00000000" w14:paraId="0000026C">
      <w:pPr>
        <w:spacing w:before="0" w:line="480" w:lineRule="auto"/>
        <w:ind w:left="720" w:firstLine="0"/>
        <w:rPr>
          <w:sz w:val="22"/>
          <w:szCs w:val="22"/>
        </w:rPr>
      </w:pPr>
      <w:r w:rsidDel="00000000" w:rsidR="00000000" w:rsidRPr="00000000">
        <w:rPr>
          <w:sz w:val="22"/>
          <w:szCs w:val="22"/>
          <w:rtl w:val="0"/>
        </w:rPr>
        <w:t xml:space="preserve">Celes, W., and L. Rangel. 2002. “Funções.” Instituto de Computação. http://www.ic.uff.br/~cbraga/ed/apostila/ed04-funcoes.pdf.</w:t>
      </w:r>
    </w:p>
    <w:p w:rsidR="00000000" w:rsidDel="00000000" w:rsidP="00000000" w:rsidRDefault="00000000" w:rsidRPr="00000000" w14:paraId="0000026D">
      <w:pPr>
        <w:spacing w:after="200" w:before="0" w:line="240" w:lineRule="auto"/>
        <w:ind w:left="425" w:firstLine="0"/>
        <w:rPr>
          <w:sz w:val="22"/>
          <w:szCs w:val="22"/>
        </w:rPr>
      </w:pPr>
      <w:r w:rsidDel="00000000" w:rsidR="00000000" w:rsidRPr="00000000">
        <w:rPr>
          <w:sz w:val="22"/>
          <w:szCs w:val="22"/>
          <w:rtl w:val="0"/>
        </w:rPr>
        <w:t xml:space="preserve">Feofiloff, Paulo. 2009. Algoritmos em Linguagem C. Rio de Janeiro: Elsevier.</w:t>
      </w:r>
    </w:p>
    <w:p w:rsidR="00000000" w:rsidDel="00000000" w:rsidP="00000000" w:rsidRDefault="00000000" w:rsidRPr="00000000" w14:paraId="0000026E">
      <w:pPr>
        <w:spacing w:after="240" w:before="240" w:lineRule="auto"/>
        <w:rPr/>
      </w:pPr>
      <w:r w:rsidDel="00000000" w:rsidR="00000000" w:rsidRPr="00000000">
        <w:rPr>
          <w:rtl w:val="0"/>
        </w:rPr>
      </w:r>
    </w:p>
    <w:p w:rsidR="00000000" w:rsidDel="00000000" w:rsidP="00000000" w:rsidRDefault="00000000" w:rsidRPr="00000000" w14:paraId="0000026F">
      <w:pPr>
        <w:pStyle w:val="Heading2"/>
        <w:spacing w:before="240" w:lineRule="auto"/>
        <w:rPr/>
      </w:pPr>
      <w:bookmarkStart w:colFirst="0" w:colLast="0" w:name="_heading=h.1y810tw" w:id="20"/>
      <w:bookmarkEnd w:id="20"/>
      <w:r w:rsidDel="00000000" w:rsidR="00000000" w:rsidRPr="00000000">
        <w:rPr>
          <w:color w:val="1155cc"/>
          <w:rtl w:val="0"/>
        </w:rPr>
        <w:t xml:space="preserve">Exercícios</w:t>
      </w:r>
      <w:r w:rsidDel="00000000" w:rsidR="00000000" w:rsidRPr="00000000">
        <w:rPr>
          <w:rtl w:val="0"/>
        </w:rPr>
      </w:r>
    </w:p>
    <w:p w:rsidR="00000000" w:rsidDel="00000000" w:rsidP="00000000" w:rsidRDefault="00000000" w:rsidRPr="00000000" w14:paraId="00000270">
      <w:pPr>
        <w:ind w:left="283" w:firstLine="0"/>
        <w:rPr>
          <w:sz w:val="10"/>
          <w:szCs w:val="10"/>
        </w:rPr>
      </w:pPr>
      <w:r w:rsidDel="00000000" w:rsidR="00000000" w:rsidRPr="00000000">
        <w:rPr>
          <w:rtl w:val="0"/>
        </w:rPr>
      </w:r>
    </w:p>
    <w:p w:rsidR="00000000" w:rsidDel="00000000" w:rsidP="00000000" w:rsidRDefault="00000000" w:rsidRPr="00000000" w14:paraId="00000271">
      <w:pPr>
        <w:spacing w:after="200" w:lineRule="auto"/>
        <w:ind w:left="283" w:firstLine="0"/>
        <w:rPr/>
      </w:pPr>
      <w:r w:rsidDel="00000000" w:rsidR="00000000" w:rsidRPr="00000000">
        <w:rPr>
          <w:rtl w:val="0"/>
        </w:rPr>
        <w:t xml:space="preserve">A. Considerando os fragmentos de código, responda (explicando os valores que serão mostrados</w:t>
      </w:r>
      <w:r w:rsidDel="00000000" w:rsidR="00000000" w:rsidRPr="00000000">
        <w:rPr>
          <w:vertAlign w:val="superscript"/>
        </w:rPr>
        <w:footnoteReference w:customMarkFollows="0" w:id="1"/>
      </w:r>
      <w:r w:rsidDel="00000000" w:rsidR="00000000" w:rsidRPr="00000000">
        <w:rPr>
          <w:rtl w:val="0"/>
        </w:rPr>
        <w:t xml:space="preserve">, e não mostrando a tela de execução ou copiando os valores):</w:t>
      </w:r>
    </w:p>
    <w:p w:rsidR="00000000" w:rsidDel="00000000" w:rsidP="00000000" w:rsidRDefault="00000000" w:rsidRPr="00000000" w14:paraId="00000272">
      <w:pPr>
        <w:numPr>
          <w:ilvl w:val="0"/>
          <w:numId w:val="8"/>
        </w:numPr>
        <w:spacing w:after="200" w:lineRule="auto"/>
        <w:ind w:left="720" w:hanging="360"/>
        <w:rPr/>
      </w:pPr>
      <w:r w:rsidDel="00000000" w:rsidR="00000000" w:rsidRPr="00000000">
        <w:rPr>
          <w:rtl w:val="0"/>
        </w:rPr>
        <w:t xml:space="preserve">Quais serão os valores impressos pelas instruções das linhas 4 e 5?</w:t>
      </w:r>
    </w:p>
    <w:tbl>
      <w:tblPr>
        <w:tblStyle w:val="Table23"/>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27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27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27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27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27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tc>
        <w:tc>
          <w:tcPr>
            <w:shd w:fill="f0f0f0" w:val="clear"/>
            <w:tcMar>
              <w:top w:w="0.0" w:type="dxa"/>
              <w:left w:w="0.0" w:type="dxa"/>
              <w:bottom w:w="0.0" w:type="dxa"/>
              <w:right w:w="0.0" w:type="dxa"/>
            </w:tcMar>
          </w:tcPr>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int i, *p_contador</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 xml:space="preserve">   i = </w:t>
            </w:r>
            <w:r w:rsidDel="00000000" w:rsidR="00000000" w:rsidRPr="00000000">
              <w:rPr>
                <w:rFonts w:ascii="Consolas" w:cs="Consolas" w:eastAsia="Consolas" w:hAnsi="Consolas"/>
                <w:color w:val="880000"/>
                <w:sz w:val="19"/>
                <w:szCs w:val="19"/>
                <w:shd w:fill="f0f0f0" w:val="clear"/>
                <w:rtl w:val="0"/>
              </w:rPr>
              <w:t xml:space="preserve">5</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 xml:space="preserve">   p_contador = &amp;i</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 xml:space="preserve">   printf(</w:t>
            </w:r>
            <w:r w:rsidDel="00000000" w:rsidR="00000000" w:rsidRPr="00000000">
              <w:rPr>
                <w:rFonts w:ascii="Consolas" w:cs="Consolas" w:eastAsia="Consolas" w:hAnsi="Consolas"/>
                <w:color w:val="880000"/>
                <w:sz w:val="19"/>
                <w:szCs w:val="19"/>
                <w:shd w:fill="f0f0f0" w:val="clear"/>
                <w:rtl w:val="0"/>
              </w:rPr>
              <w:t xml:space="preserve">"\n Valor de i: %d"</w:t>
            </w:r>
            <w:r w:rsidDel="00000000" w:rsidR="00000000" w:rsidRPr="00000000">
              <w:rPr>
                <w:rFonts w:ascii="Consolas" w:cs="Consolas" w:eastAsia="Consolas" w:hAnsi="Consolas"/>
                <w:color w:val="444444"/>
                <w:sz w:val="19"/>
                <w:szCs w:val="19"/>
                <w:shd w:fill="f0f0f0" w:val="clear"/>
                <w:rtl w:val="0"/>
              </w:rPr>
              <w:t xml:space="preserve">, *p_contador)</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 xml:space="preserve">   printf(</w:t>
            </w:r>
            <w:r w:rsidDel="00000000" w:rsidR="00000000" w:rsidRPr="00000000">
              <w:rPr>
                <w:rFonts w:ascii="Consolas" w:cs="Consolas" w:eastAsia="Consolas" w:hAnsi="Consolas"/>
                <w:color w:val="880000"/>
                <w:sz w:val="19"/>
                <w:szCs w:val="19"/>
                <w:shd w:fill="f0f0f0" w:val="clear"/>
                <w:rtl w:val="0"/>
              </w:rPr>
              <w:t xml:space="preserve">"\n Valor de i: %d"</w:t>
            </w:r>
            <w:r w:rsidDel="00000000" w:rsidR="00000000" w:rsidRPr="00000000">
              <w:rPr>
                <w:rFonts w:ascii="Consolas" w:cs="Consolas" w:eastAsia="Consolas" w:hAnsi="Consolas"/>
                <w:color w:val="444444"/>
                <w:sz w:val="19"/>
                <w:szCs w:val="19"/>
                <w:shd w:fill="f0f0f0" w:val="clear"/>
                <w:rtl w:val="0"/>
              </w:rPr>
              <w:t xml:space="preserve">, p_contador)</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tl w:val="0"/>
              </w:rPr>
            </w:r>
          </w:p>
        </w:tc>
      </w:tr>
    </w:tbl>
    <w:p w:rsidR="00000000" w:rsidDel="00000000" w:rsidP="00000000" w:rsidRDefault="00000000" w:rsidRPr="00000000" w14:paraId="00000279">
      <w:pPr>
        <w:spacing w:after="200" w:lineRule="auto"/>
        <w:ind w:left="283" w:firstLine="0"/>
        <w:rPr>
          <w:sz w:val="10"/>
          <w:szCs w:val="10"/>
        </w:rPr>
      </w:pPr>
      <w:r w:rsidDel="00000000" w:rsidR="00000000" w:rsidRPr="00000000">
        <w:rPr>
          <w:rtl w:val="0"/>
        </w:rPr>
      </w:r>
    </w:p>
    <w:p w:rsidR="00000000" w:rsidDel="00000000" w:rsidP="00000000" w:rsidRDefault="00000000" w:rsidRPr="00000000" w14:paraId="0000027A">
      <w:pPr>
        <w:numPr>
          <w:ilvl w:val="0"/>
          <w:numId w:val="8"/>
        </w:numPr>
        <w:pBdr>
          <w:top w:space="0" w:sz="0" w:val="nil"/>
          <w:left w:space="0" w:sz="0" w:val="nil"/>
          <w:bottom w:space="0" w:sz="0" w:val="nil"/>
          <w:right w:space="0" w:sz="0" w:val="nil"/>
          <w:between w:space="0" w:sz="0" w:val="nil"/>
        </w:pBdr>
        <w:spacing w:after="200" w:lineRule="auto"/>
        <w:ind w:left="720" w:hanging="360"/>
        <w:rPr/>
      </w:pPr>
      <w:r w:rsidDel="00000000" w:rsidR="00000000" w:rsidRPr="00000000">
        <w:rPr>
          <w:rtl w:val="0"/>
        </w:rPr>
        <w:t xml:space="preserve">Quais valores serão resultantes das instruções das linhas 4 a 6?</w:t>
      </w:r>
    </w:p>
    <w:tbl>
      <w:tblPr>
        <w:tblStyle w:val="Table24"/>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27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27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27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27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27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28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tc>
        <w:tc>
          <w:tcPr>
            <w:shd w:fill="f0f0f0" w:val="clear"/>
            <w:tcMar>
              <w:top w:w="0.0" w:type="dxa"/>
              <w:left w:w="0.0" w:type="dxa"/>
              <w:bottom w:w="0.0" w:type="dxa"/>
              <w:right w:w="0.0" w:type="dxa"/>
            </w:tcMar>
          </w:tcPr>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888888"/>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int</w:t>
            </w:r>
            <w:r w:rsidDel="00000000" w:rsidR="00000000" w:rsidRPr="00000000">
              <w:rPr>
                <w:rFonts w:ascii="Consolas" w:cs="Consolas" w:eastAsia="Consolas" w:hAnsi="Consolas"/>
                <w:color w:val="444444"/>
                <w:sz w:val="19"/>
                <w:szCs w:val="19"/>
                <w:shd w:fill="f0f0f0" w:val="clear"/>
                <w:rtl w:val="0"/>
              </w:rPr>
              <w:t xml:space="preserve"> conta = </w:t>
            </w:r>
            <w:r w:rsidDel="00000000" w:rsidR="00000000" w:rsidRPr="00000000">
              <w:rPr>
                <w:rFonts w:ascii="Consolas" w:cs="Consolas" w:eastAsia="Consolas" w:hAnsi="Consolas"/>
                <w:color w:val="880000"/>
                <w:sz w:val="19"/>
                <w:szCs w:val="19"/>
                <w:shd w:fill="f0f0f0" w:val="clear"/>
                <w:rtl w:val="0"/>
              </w:rPr>
              <w:t xml:space="preserve">1</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float salario = </w:t>
            </w:r>
            <w:r w:rsidDel="00000000" w:rsidR="00000000" w:rsidRPr="00000000">
              <w:rPr>
                <w:rFonts w:ascii="Consolas" w:cs="Consolas" w:eastAsia="Consolas" w:hAnsi="Consolas"/>
                <w:color w:val="880000"/>
                <w:sz w:val="19"/>
                <w:szCs w:val="19"/>
                <w:shd w:fill="f0f0f0" w:val="clear"/>
                <w:rtl w:val="0"/>
              </w:rPr>
              <w:t xml:space="preserve">40000.0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char resposta = </w:t>
            </w:r>
            <w:r w:rsidDel="00000000" w:rsidR="00000000" w:rsidRPr="00000000">
              <w:rPr>
                <w:rFonts w:ascii="Consolas" w:cs="Consolas" w:eastAsia="Consolas" w:hAnsi="Consolas"/>
                <w:color w:val="880000"/>
                <w:sz w:val="19"/>
                <w:szCs w:val="19"/>
                <w:shd w:fill="f0f0f0" w:val="clear"/>
                <w:rtl w:val="0"/>
              </w:rPr>
              <w:t xml:space="preserve">'S'</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"O endereco de conta ' %x\n"</w:t>
            </w:r>
            <w:r w:rsidDel="00000000" w:rsidR="00000000" w:rsidRPr="00000000">
              <w:rPr>
                <w:rFonts w:ascii="Consolas" w:cs="Consolas" w:eastAsia="Consolas" w:hAnsi="Consolas"/>
                <w:color w:val="444444"/>
                <w:sz w:val="19"/>
                <w:szCs w:val="19"/>
                <w:shd w:fill="f0f0f0" w:val="clear"/>
                <w:rtl w:val="0"/>
              </w:rPr>
              <w:t xml:space="preserve">, &amp;conta);</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"O endereco de salario ' %x\n"</w:t>
            </w:r>
            <w:r w:rsidDel="00000000" w:rsidR="00000000" w:rsidRPr="00000000">
              <w:rPr>
                <w:rFonts w:ascii="Consolas" w:cs="Consolas" w:eastAsia="Consolas" w:hAnsi="Consolas"/>
                <w:color w:val="444444"/>
                <w:sz w:val="19"/>
                <w:szCs w:val="19"/>
                <w:shd w:fill="f0f0f0" w:val="clear"/>
                <w:rtl w:val="0"/>
              </w:rPr>
              <w:t xml:space="preserve">, &amp;salario);</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"O endereco de resposta ' %x\n"</w:t>
            </w:r>
            <w:r w:rsidDel="00000000" w:rsidR="00000000" w:rsidRPr="00000000">
              <w:rPr>
                <w:rFonts w:ascii="Consolas" w:cs="Consolas" w:eastAsia="Consolas" w:hAnsi="Consolas"/>
                <w:color w:val="444444"/>
                <w:sz w:val="19"/>
                <w:szCs w:val="19"/>
                <w:shd w:fill="f0f0f0" w:val="clear"/>
                <w:rtl w:val="0"/>
              </w:rPr>
              <w:t xml:space="preserve">, &amp;resposta);</w:t>
            </w:r>
            <w:r w:rsidDel="00000000" w:rsidR="00000000" w:rsidRPr="00000000">
              <w:rPr>
                <w:rtl w:val="0"/>
              </w:rPr>
            </w:r>
          </w:p>
        </w:tc>
      </w:tr>
    </w:tbl>
    <w:p w:rsidR="00000000" w:rsidDel="00000000" w:rsidP="00000000" w:rsidRDefault="00000000" w:rsidRPr="00000000" w14:paraId="00000282">
      <w:pPr>
        <w:spacing w:after="200" w:lineRule="auto"/>
        <w:rPr>
          <w:sz w:val="10"/>
          <w:szCs w:val="10"/>
        </w:rPr>
      </w:pPr>
      <w:r w:rsidDel="00000000" w:rsidR="00000000" w:rsidRPr="00000000">
        <w:rPr>
          <w:rtl w:val="0"/>
        </w:rPr>
      </w:r>
    </w:p>
    <w:p w:rsidR="00000000" w:rsidDel="00000000" w:rsidP="00000000" w:rsidRDefault="00000000" w:rsidRPr="00000000" w14:paraId="00000283">
      <w:pPr>
        <w:numPr>
          <w:ilvl w:val="0"/>
          <w:numId w:val="8"/>
        </w:numPr>
        <w:spacing w:after="200" w:lineRule="auto"/>
        <w:ind w:left="720" w:hanging="360"/>
        <w:rPr/>
      </w:pPr>
      <w:r w:rsidDel="00000000" w:rsidR="00000000" w:rsidRPr="00000000">
        <w:rPr>
          <w:rtl w:val="0"/>
        </w:rPr>
        <w:t xml:space="preserve">Quais valores serão resultantes das instruções das linhas 6 a 8?</w:t>
      </w:r>
    </w:p>
    <w:tbl>
      <w:tblPr>
        <w:tblStyle w:val="Table25"/>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28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28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28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28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28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28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28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28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tc>
        <w:tc>
          <w:tcPr>
            <w:shd w:fill="f0f0f0" w:val="clear"/>
            <w:tcMar>
              <w:top w:w="0.0" w:type="dxa"/>
              <w:left w:w="0.0" w:type="dxa"/>
              <w:bottom w:w="0.0" w:type="dxa"/>
              <w:right w:w="0.0" w:type="dxa"/>
            </w:tcMar>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int num, valor</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 xml:space="preserve">   int *p</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 xml:space="preserve">   num = </w:t>
            </w:r>
            <w:r w:rsidDel="00000000" w:rsidR="00000000" w:rsidRPr="00000000">
              <w:rPr>
                <w:rFonts w:ascii="Consolas" w:cs="Consolas" w:eastAsia="Consolas" w:hAnsi="Consolas"/>
                <w:color w:val="880000"/>
                <w:sz w:val="19"/>
                <w:szCs w:val="19"/>
                <w:shd w:fill="f0f0f0" w:val="clear"/>
                <w:rtl w:val="0"/>
              </w:rPr>
              <w:t xml:space="preserve">55</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 xml:space="preserve">   p = &amp;num</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 xml:space="preserve">   valor = *p</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 xml:space="preserve">   printf (</w:t>
            </w:r>
            <w:r w:rsidDel="00000000" w:rsidR="00000000" w:rsidRPr="00000000">
              <w:rPr>
                <w:rFonts w:ascii="Consolas" w:cs="Consolas" w:eastAsia="Consolas" w:hAnsi="Consolas"/>
                <w:color w:val="880000"/>
                <w:sz w:val="19"/>
                <w:szCs w:val="19"/>
                <w:shd w:fill="f0f0f0" w:val="clear"/>
                <w:rtl w:val="0"/>
              </w:rPr>
              <w:t xml:space="preserve">"%d\n"</w:t>
            </w:r>
            <w:r w:rsidDel="00000000" w:rsidR="00000000" w:rsidRPr="00000000">
              <w:rPr>
                <w:rFonts w:ascii="Consolas" w:cs="Consolas" w:eastAsia="Consolas" w:hAnsi="Consolas"/>
                <w:color w:val="444444"/>
                <w:sz w:val="19"/>
                <w:szCs w:val="19"/>
                <w:shd w:fill="f0f0f0" w:val="clear"/>
                <w:rtl w:val="0"/>
              </w:rPr>
              <w:t xml:space="preserve">, valor)</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 xml:space="preserve">   printf (</w:t>
            </w:r>
            <w:r w:rsidDel="00000000" w:rsidR="00000000" w:rsidRPr="00000000">
              <w:rPr>
                <w:rFonts w:ascii="Consolas" w:cs="Consolas" w:eastAsia="Consolas" w:hAnsi="Consolas"/>
                <w:color w:val="880000"/>
                <w:sz w:val="19"/>
                <w:szCs w:val="19"/>
                <w:shd w:fill="f0f0f0" w:val="clear"/>
                <w:rtl w:val="0"/>
              </w:rPr>
              <w:t xml:space="preserve">"%p\n"</w:t>
            </w:r>
            <w:r w:rsidDel="00000000" w:rsidR="00000000" w:rsidRPr="00000000">
              <w:rPr>
                <w:rFonts w:ascii="Consolas" w:cs="Consolas" w:eastAsia="Consolas" w:hAnsi="Consolas"/>
                <w:color w:val="444444"/>
                <w:sz w:val="19"/>
                <w:szCs w:val="19"/>
                <w:shd w:fill="f0f0f0" w:val="clear"/>
                <w:rtl w:val="0"/>
              </w:rPr>
              <w:t xml:space="preserve">, p)</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 xml:space="preserve">   printf (</w:t>
            </w:r>
            <w:r w:rsidDel="00000000" w:rsidR="00000000" w:rsidRPr="00000000">
              <w:rPr>
                <w:rFonts w:ascii="Consolas" w:cs="Consolas" w:eastAsia="Consolas" w:hAnsi="Consolas"/>
                <w:color w:val="880000"/>
                <w:sz w:val="19"/>
                <w:szCs w:val="19"/>
                <w:shd w:fill="f0f0f0" w:val="clear"/>
                <w:rtl w:val="0"/>
              </w:rPr>
              <w:t xml:space="preserve">"%d\n"</w:t>
            </w:r>
            <w:r w:rsidDel="00000000" w:rsidR="00000000" w:rsidRPr="00000000">
              <w:rPr>
                <w:rFonts w:ascii="Consolas" w:cs="Consolas" w:eastAsia="Consolas" w:hAnsi="Consolas"/>
                <w:color w:val="444444"/>
                <w:sz w:val="19"/>
                <w:szCs w:val="19"/>
                <w:shd w:fill="f0f0f0" w:val="clear"/>
                <w:rtl w:val="0"/>
              </w:rPr>
              <w:t xml:space="preserve">, *p)</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tl w:val="0"/>
              </w:rPr>
            </w:r>
          </w:p>
        </w:tc>
      </w:tr>
    </w:tbl>
    <w:p w:rsidR="00000000" w:rsidDel="00000000" w:rsidP="00000000" w:rsidRDefault="00000000" w:rsidRPr="00000000" w14:paraId="0000028D">
      <w:pPr>
        <w:spacing w:after="200" w:lineRule="auto"/>
        <w:rPr>
          <w:sz w:val="10"/>
          <w:szCs w:val="10"/>
        </w:rPr>
      </w:pPr>
      <w:r w:rsidDel="00000000" w:rsidR="00000000" w:rsidRPr="00000000">
        <w:rPr>
          <w:rtl w:val="0"/>
        </w:rPr>
      </w:r>
    </w:p>
    <w:p w:rsidR="00000000" w:rsidDel="00000000" w:rsidP="00000000" w:rsidRDefault="00000000" w:rsidRPr="00000000" w14:paraId="0000028E">
      <w:pPr>
        <w:spacing w:after="200" w:lineRule="auto"/>
        <w:rPr/>
      </w:pPr>
      <w:r w:rsidDel="00000000" w:rsidR="00000000" w:rsidRPr="00000000">
        <w:rPr>
          <w:rtl w:val="0"/>
        </w:rPr>
        <w:t xml:space="preserve">B. Considere as seguintes instruções: </w:t>
      </w:r>
    </w:p>
    <w:tbl>
      <w:tblPr>
        <w:tblStyle w:val="Table26"/>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28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a.</w:t>
            </w:r>
          </w:p>
          <w:p w:rsidR="00000000" w:rsidDel="00000000" w:rsidP="00000000" w:rsidRDefault="00000000" w:rsidRPr="00000000" w14:paraId="0000029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9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b.</w:t>
            </w:r>
          </w:p>
          <w:p w:rsidR="00000000" w:rsidDel="00000000" w:rsidP="00000000" w:rsidRDefault="00000000" w:rsidRPr="00000000" w14:paraId="0000029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9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c.</w:t>
            </w:r>
          </w:p>
          <w:p w:rsidR="00000000" w:rsidDel="00000000" w:rsidP="00000000" w:rsidRDefault="00000000" w:rsidRPr="00000000" w14:paraId="0000029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9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d.</w:t>
            </w:r>
          </w:p>
          <w:p w:rsidR="00000000" w:rsidDel="00000000" w:rsidP="00000000" w:rsidRDefault="00000000" w:rsidRPr="00000000" w14:paraId="0000029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29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e.</w:t>
            </w:r>
          </w:p>
        </w:tc>
        <w:tc>
          <w:tcPr>
            <w:shd w:fill="f0f0f0" w:val="clear"/>
            <w:tcMar>
              <w:top w:w="0.0" w:type="dxa"/>
              <w:left w:w="0.0" w:type="dxa"/>
              <w:bottom w:w="0.0" w:type="dxa"/>
              <w:right w:w="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*int pti</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r>
          </w:p>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i = *pti</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r>
          </w:p>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pti = &amp;i</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r>
          </w:p>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int pti</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r>
          </w:p>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int *pti</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tl w:val="0"/>
              </w:rPr>
            </w:r>
          </w:p>
        </w:tc>
      </w:tr>
    </w:tbl>
    <w:p w:rsidR="00000000" w:rsidDel="00000000" w:rsidP="00000000" w:rsidRDefault="00000000" w:rsidRPr="00000000" w14:paraId="0000029D">
      <w:pPr>
        <w:spacing w:before="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E">
      <w:pPr>
        <w:numPr>
          <w:ilvl w:val="0"/>
          <w:numId w:val="10"/>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rtl w:val="0"/>
        </w:rPr>
        <w:t xml:space="preserve">Qual a instrução correta para a declaração de um ponteiro de inteiros? </w:t>
      </w:r>
    </w:p>
    <w:p w:rsidR="00000000" w:rsidDel="00000000" w:rsidP="00000000" w:rsidRDefault="00000000" w:rsidRPr="00000000" w14:paraId="0000029F">
      <w:pPr>
        <w:numPr>
          <w:ilvl w:val="0"/>
          <w:numId w:val="10"/>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Qual instrução atribui o valor para a uma variável do tipo ponteiro?</w:t>
      </w:r>
    </w:p>
    <w:p w:rsidR="00000000" w:rsidDel="00000000" w:rsidP="00000000" w:rsidRDefault="00000000" w:rsidRPr="00000000" w14:paraId="000002A0">
      <w:pPr>
        <w:numPr>
          <w:ilvl w:val="0"/>
          <w:numId w:val="10"/>
        </w:numPr>
        <w:pBdr>
          <w:top w:space="0" w:sz="0" w:val="nil"/>
          <w:left w:space="0" w:sz="0" w:val="nil"/>
          <w:bottom w:space="0" w:sz="0" w:val="nil"/>
          <w:right w:space="0" w:sz="0" w:val="nil"/>
          <w:between w:space="0" w:sz="0" w:val="nil"/>
        </w:pBdr>
        <w:spacing w:after="240" w:before="0" w:lineRule="auto"/>
        <w:ind w:left="720" w:hanging="360"/>
        <w:rPr/>
      </w:pPr>
      <w:r w:rsidDel="00000000" w:rsidR="00000000" w:rsidRPr="00000000">
        <w:rPr>
          <w:rtl w:val="0"/>
        </w:rPr>
        <w:t xml:space="preserve">Há outras instruções válidas? Quais? O que elas fazem?</w:t>
      </w:r>
    </w:p>
    <w:p w:rsidR="00000000" w:rsidDel="00000000" w:rsidP="00000000" w:rsidRDefault="00000000" w:rsidRPr="00000000" w14:paraId="000002A1">
      <w:pPr>
        <w:spacing w:after="200" w:lineRule="auto"/>
        <w:rPr>
          <w:sz w:val="10"/>
          <w:szCs w:val="10"/>
        </w:rPr>
      </w:pPr>
      <w:r w:rsidDel="00000000" w:rsidR="00000000" w:rsidRPr="00000000">
        <w:rPr>
          <w:rtl w:val="0"/>
        </w:rPr>
      </w:r>
    </w:p>
    <w:p w:rsidR="00000000" w:rsidDel="00000000" w:rsidP="00000000" w:rsidRDefault="00000000" w:rsidRPr="00000000" w14:paraId="000002A2">
      <w:pPr>
        <w:spacing w:after="200" w:lineRule="auto"/>
        <w:rPr/>
      </w:pPr>
      <w:r w:rsidDel="00000000" w:rsidR="00000000" w:rsidRPr="00000000">
        <w:rPr>
          <w:rtl w:val="0"/>
        </w:rPr>
        <w:t xml:space="preserve">C. Considere o fragmento de código: </w:t>
      </w:r>
    </w:p>
    <w:tbl>
      <w:tblPr>
        <w:tblStyle w:val="Table27"/>
        <w:tblW w:w="9555.0" w:type="dxa"/>
        <w:jc w:val="left"/>
        <w:tblInd w:w="45.0" w:type="dxa"/>
        <w:tblLayout w:type="fixed"/>
        <w:tblLook w:val="0600"/>
      </w:tblPr>
      <w:tblGrid>
        <w:gridCol w:w="510"/>
        <w:gridCol w:w="9045"/>
        <w:tblGridChange w:id="0">
          <w:tblGrid>
            <w:gridCol w:w="510"/>
            <w:gridCol w:w="9045"/>
          </w:tblGrid>
        </w:tblGridChange>
      </w:tblGrid>
      <w:tr>
        <w:trPr>
          <w:cantSplit w:val="0"/>
          <w:trHeight w:val="795" w:hRule="atLeast"/>
          <w:tblHeader w:val="0"/>
        </w:trPr>
        <w:tc>
          <w:tcPr>
            <w:shd w:fill="auto" w:val="clear"/>
            <w:tcMar>
              <w:top w:w="0.0" w:type="dxa"/>
              <w:left w:w="0.0" w:type="dxa"/>
              <w:bottom w:w="0.0" w:type="dxa"/>
              <w:right w:w="0.0" w:type="dxa"/>
            </w:tcMar>
          </w:tcPr>
          <w:p w:rsidR="00000000" w:rsidDel="00000000" w:rsidP="00000000" w:rsidRDefault="00000000" w:rsidRPr="00000000" w14:paraId="000002A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2A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2A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tc>
        <w:tc>
          <w:tcPr>
            <w:shd w:fill="f0f0f0" w:val="clear"/>
            <w:tcMar>
              <w:top w:w="0.0" w:type="dxa"/>
              <w:left w:w="0.0" w:type="dxa"/>
              <w:bottom w:w="0.0" w:type="dxa"/>
              <w:right w:w="0.0" w:type="dxa"/>
            </w:tcMar>
          </w:tcPr>
          <w:p w:rsidR="00000000" w:rsidDel="00000000" w:rsidP="00000000" w:rsidRDefault="00000000" w:rsidRPr="00000000" w14:paraId="000002A6">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int *pti</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 xml:space="preserve">   int i = </w:t>
            </w:r>
            <w:r w:rsidDel="00000000" w:rsidR="00000000" w:rsidRPr="00000000">
              <w:rPr>
                <w:rFonts w:ascii="Consolas" w:cs="Consolas" w:eastAsia="Consolas" w:hAnsi="Consolas"/>
                <w:color w:val="880000"/>
                <w:sz w:val="19"/>
                <w:szCs w:val="19"/>
                <w:shd w:fill="f0f0f0" w:val="clear"/>
                <w:rtl w:val="0"/>
              </w:rPr>
              <w:t xml:space="preserve">10</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 xml:space="preserve">   pti = &amp;i</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tl w:val="0"/>
              </w:rPr>
            </w:r>
          </w:p>
        </w:tc>
      </w:tr>
    </w:tbl>
    <w:p w:rsidR="00000000" w:rsidDel="00000000" w:rsidP="00000000" w:rsidRDefault="00000000" w:rsidRPr="00000000" w14:paraId="000002A7">
      <w:pPr>
        <w:spacing w:after="240" w:before="240" w:lineRule="auto"/>
        <w:ind w:firstLine="283"/>
        <w:rPr>
          <w:sz w:val="6"/>
          <w:szCs w:val="6"/>
        </w:rPr>
      </w:pPr>
      <w:r w:rsidDel="00000000" w:rsidR="00000000" w:rsidRPr="00000000">
        <w:rPr>
          <w:rtl w:val="0"/>
        </w:rPr>
      </w:r>
    </w:p>
    <w:p w:rsidR="00000000" w:rsidDel="00000000" w:rsidP="00000000" w:rsidRDefault="00000000" w:rsidRPr="00000000" w14:paraId="000002A8">
      <w:pPr>
        <w:spacing w:after="240" w:before="240" w:lineRule="auto"/>
        <w:ind w:firstLine="283"/>
        <w:rPr/>
      </w:pPr>
      <w:r w:rsidDel="00000000" w:rsidR="00000000" w:rsidRPr="00000000">
        <w:rPr>
          <w:rtl w:val="0"/>
        </w:rPr>
        <w:t xml:space="preserve">Qual afirmativa é falsa? </w:t>
      </w:r>
    </w:p>
    <w:p w:rsidR="00000000" w:rsidDel="00000000" w:rsidP="00000000" w:rsidRDefault="00000000" w:rsidRPr="00000000" w14:paraId="000002A9">
      <w:pPr>
        <w:numPr>
          <w:ilvl w:val="0"/>
          <w:numId w:val="18"/>
        </w:numPr>
        <w:spacing w:before="240" w:lineRule="auto"/>
        <w:ind w:left="720" w:hanging="360"/>
        <w:rPr/>
      </w:pPr>
      <w:r w:rsidDel="00000000" w:rsidR="00000000" w:rsidRPr="00000000">
        <w:rPr>
          <w:rFonts w:ascii="Courier New" w:cs="Courier New" w:eastAsia="Courier New" w:hAnsi="Courier New"/>
          <w:rtl w:val="0"/>
        </w:rPr>
        <w:t xml:space="preserve">pti </w:t>
      </w:r>
      <w:r w:rsidDel="00000000" w:rsidR="00000000" w:rsidRPr="00000000">
        <w:rPr>
          <w:rtl w:val="0"/>
        </w:rPr>
        <w:t xml:space="preserve">armazena o endereço de</w:t>
      </w:r>
      <w:r w:rsidDel="00000000" w:rsidR="00000000" w:rsidRPr="00000000">
        <w:rPr>
          <w:rFonts w:ascii="Courier New" w:cs="Courier New" w:eastAsia="Courier New" w:hAnsi="Courier New"/>
          <w:rtl w:val="0"/>
        </w:rPr>
        <w:t xml:space="preserve"> i. </w:t>
      </w:r>
      <w:r w:rsidDel="00000000" w:rsidR="00000000" w:rsidRPr="00000000">
        <w:rPr>
          <w:rtl w:val="0"/>
        </w:rPr>
      </w:r>
    </w:p>
    <w:p w:rsidR="00000000" w:rsidDel="00000000" w:rsidP="00000000" w:rsidRDefault="00000000" w:rsidRPr="00000000" w14:paraId="000002AA">
      <w:pPr>
        <w:numPr>
          <w:ilvl w:val="0"/>
          <w:numId w:val="18"/>
        </w:numPr>
        <w:spacing w:before="0" w:lineRule="auto"/>
        <w:ind w:left="720" w:hanging="360"/>
        <w:rPr/>
      </w:pPr>
      <w:r w:rsidDel="00000000" w:rsidR="00000000" w:rsidRPr="00000000">
        <w:rPr>
          <w:rFonts w:ascii="Courier New" w:cs="Courier New" w:eastAsia="Courier New" w:hAnsi="Courier New"/>
          <w:rtl w:val="0"/>
        </w:rPr>
        <w:t xml:space="preserve">*pti</w:t>
      </w:r>
      <w:r w:rsidDel="00000000" w:rsidR="00000000" w:rsidRPr="00000000">
        <w:rPr>
          <w:rtl w:val="0"/>
        </w:rPr>
        <w:t xml:space="preserve"> é igual a 10.</w:t>
      </w:r>
    </w:p>
    <w:p w:rsidR="00000000" w:rsidDel="00000000" w:rsidP="00000000" w:rsidRDefault="00000000" w:rsidRPr="00000000" w14:paraId="000002AB">
      <w:pPr>
        <w:numPr>
          <w:ilvl w:val="0"/>
          <w:numId w:val="18"/>
        </w:numPr>
        <w:spacing w:before="0" w:lineRule="auto"/>
        <w:ind w:left="720" w:hanging="360"/>
        <w:rPr/>
      </w:pPr>
      <w:r w:rsidDel="00000000" w:rsidR="00000000" w:rsidRPr="00000000">
        <w:rPr>
          <w:rtl w:val="0"/>
        </w:rPr>
        <w:t xml:space="preserve">Ao incluir a instrução </w:t>
      </w:r>
      <w:r w:rsidDel="00000000" w:rsidR="00000000" w:rsidRPr="00000000">
        <w:rPr>
          <w:rFonts w:ascii="Courier New" w:cs="Courier New" w:eastAsia="Courier New" w:hAnsi="Courier New"/>
          <w:rtl w:val="0"/>
        </w:rPr>
        <w:t xml:space="preserve">*pti = 20;</w:t>
      </w:r>
      <w:r w:rsidDel="00000000" w:rsidR="00000000" w:rsidRPr="00000000">
        <w:rPr>
          <w:rtl w:val="0"/>
        </w:rPr>
        <w:t xml:space="preserve"> na linha 4,</w:t>
      </w:r>
      <w:r w:rsidDel="00000000" w:rsidR="00000000" w:rsidRPr="00000000">
        <w:rPr>
          <w:rFonts w:ascii="Courier New" w:cs="Courier New" w:eastAsia="Courier New" w:hAnsi="Courier New"/>
          <w:rtl w:val="0"/>
        </w:rPr>
        <w:t xml:space="preserve"> i </w:t>
      </w:r>
      <w:r w:rsidDel="00000000" w:rsidR="00000000" w:rsidRPr="00000000">
        <w:rPr>
          <w:rtl w:val="0"/>
        </w:rPr>
        <w:t xml:space="preserve">passará a ter o valor 20.</w:t>
      </w:r>
    </w:p>
    <w:p w:rsidR="00000000" w:rsidDel="00000000" w:rsidP="00000000" w:rsidRDefault="00000000" w:rsidRPr="00000000" w14:paraId="000002AC">
      <w:pPr>
        <w:numPr>
          <w:ilvl w:val="0"/>
          <w:numId w:val="18"/>
        </w:numPr>
        <w:spacing w:before="0" w:lineRule="auto"/>
        <w:ind w:left="720" w:hanging="360"/>
        <w:rPr/>
      </w:pPr>
      <w:r w:rsidDel="00000000" w:rsidR="00000000" w:rsidRPr="00000000">
        <w:rPr>
          <w:rtl w:val="0"/>
        </w:rPr>
        <w:t xml:space="preserve">Ao alterar o valor de </w:t>
      </w:r>
      <w:r w:rsidDel="00000000" w:rsidR="00000000" w:rsidRPr="00000000">
        <w:rPr>
          <w:rFonts w:ascii="Courier New" w:cs="Courier New" w:eastAsia="Courier New" w:hAnsi="Courier New"/>
          <w:rtl w:val="0"/>
        </w:rPr>
        <w:t xml:space="preserve">i</w:t>
      </w:r>
      <w:r w:rsidDel="00000000" w:rsidR="00000000" w:rsidRPr="00000000">
        <w:rPr>
          <w:rtl w:val="0"/>
        </w:rPr>
        <w:t xml:space="preserve">, </w:t>
      </w:r>
      <w:r w:rsidDel="00000000" w:rsidR="00000000" w:rsidRPr="00000000">
        <w:rPr>
          <w:rFonts w:ascii="Courier New" w:cs="Courier New" w:eastAsia="Courier New" w:hAnsi="Courier New"/>
          <w:rtl w:val="0"/>
        </w:rPr>
        <w:t xml:space="preserve">*pti </w:t>
      </w:r>
      <w:r w:rsidDel="00000000" w:rsidR="00000000" w:rsidRPr="00000000">
        <w:rPr>
          <w:rtl w:val="0"/>
        </w:rPr>
        <w:t xml:space="preserve">será modificado.</w:t>
      </w:r>
    </w:p>
    <w:p w:rsidR="00000000" w:rsidDel="00000000" w:rsidP="00000000" w:rsidRDefault="00000000" w:rsidRPr="00000000" w14:paraId="000002AD">
      <w:pPr>
        <w:numPr>
          <w:ilvl w:val="0"/>
          <w:numId w:val="18"/>
        </w:numPr>
        <w:spacing w:after="240" w:before="0" w:lineRule="auto"/>
        <w:ind w:left="720" w:hanging="360"/>
        <w:rPr/>
      </w:pPr>
      <w:r w:rsidDel="00000000" w:rsidR="00000000" w:rsidRPr="00000000">
        <w:rPr>
          <w:rFonts w:ascii="Courier New" w:cs="Courier New" w:eastAsia="Courier New" w:hAnsi="Courier New"/>
          <w:rtl w:val="0"/>
        </w:rPr>
        <w:t xml:space="preserve">pti</w:t>
      </w:r>
      <w:r w:rsidDel="00000000" w:rsidR="00000000" w:rsidRPr="00000000">
        <w:rPr>
          <w:rtl w:val="0"/>
        </w:rPr>
        <w:t xml:space="preserve"> tem valor 10.</w:t>
      </w:r>
    </w:p>
    <w:p w:rsidR="00000000" w:rsidDel="00000000" w:rsidP="00000000" w:rsidRDefault="00000000" w:rsidRPr="00000000" w14:paraId="000002AE">
      <w:pPr>
        <w:spacing w:after="200" w:lineRule="auto"/>
        <w:ind w:left="283" w:hanging="283"/>
        <w:rPr>
          <w:sz w:val="10"/>
          <w:szCs w:val="10"/>
        </w:rPr>
      </w:pPr>
      <w:r w:rsidDel="00000000" w:rsidR="00000000" w:rsidRPr="00000000">
        <w:rPr>
          <w:rtl w:val="0"/>
        </w:rPr>
      </w:r>
    </w:p>
    <w:p w:rsidR="00000000" w:rsidDel="00000000" w:rsidP="00000000" w:rsidRDefault="00000000" w:rsidRPr="00000000" w14:paraId="000002AF">
      <w:pPr>
        <w:spacing w:after="200" w:lineRule="auto"/>
        <w:ind w:left="283" w:hanging="283"/>
        <w:rPr/>
      </w:pPr>
      <w:r w:rsidDel="00000000" w:rsidR="00000000" w:rsidRPr="00000000">
        <w:rPr>
          <w:rtl w:val="0"/>
        </w:rPr>
        <w:t xml:space="preserve">D. Supondo duas variáveis de ponto flutuante (</w:t>
      </w:r>
      <w:r w:rsidDel="00000000" w:rsidR="00000000" w:rsidRPr="00000000">
        <w:rPr>
          <w:rFonts w:ascii="Courier New" w:cs="Courier New" w:eastAsia="Courier New" w:hAnsi="Courier New"/>
          <w:rtl w:val="0"/>
        </w:rPr>
        <w:t xml:space="preserve">numero1</w:t>
      </w:r>
      <w:r w:rsidDel="00000000" w:rsidR="00000000" w:rsidRPr="00000000">
        <w:rPr>
          <w:rtl w:val="0"/>
        </w:rPr>
        <w:t xml:space="preserve"> e </w:t>
      </w:r>
      <w:r w:rsidDel="00000000" w:rsidR="00000000" w:rsidRPr="00000000">
        <w:rPr>
          <w:rFonts w:ascii="Courier New" w:cs="Courier New" w:eastAsia="Courier New" w:hAnsi="Courier New"/>
          <w:rtl w:val="0"/>
        </w:rPr>
        <w:t xml:space="preserve">numero2</w:t>
      </w:r>
      <w:r w:rsidDel="00000000" w:rsidR="00000000" w:rsidRPr="00000000">
        <w:rPr>
          <w:rtl w:val="0"/>
        </w:rPr>
        <w:t xml:space="preserve">), e que a primeira tenha sido inicializada com o valor 7.3, escreva instruções que executem as seguintes ações: </w:t>
      </w:r>
    </w:p>
    <w:p w:rsidR="00000000" w:rsidDel="00000000" w:rsidP="00000000" w:rsidRDefault="00000000" w:rsidRPr="00000000" w14:paraId="000002B0">
      <w:pPr>
        <w:numPr>
          <w:ilvl w:val="0"/>
          <w:numId w:val="24"/>
        </w:numPr>
        <w:spacing w:before="240" w:lineRule="auto"/>
        <w:ind w:left="720" w:hanging="360"/>
        <w:rPr/>
      </w:pPr>
      <w:r w:rsidDel="00000000" w:rsidR="00000000" w:rsidRPr="00000000">
        <w:rPr>
          <w:rtl w:val="0"/>
        </w:rPr>
        <w:t xml:space="preserve">Declare a variável </w:t>
      </w:r>
      <w:r w:rsidDel="00000000" w:rsidR="00000000" w:rsidRPr="00000000">
        <w:rPr>
          <w:rFonts w:ascii="Courier New" w:cs="Courier New" w:eastAsia="Courier New" w:hAnsi="Courier New"/>
          <w:rtl w:val="0"/>
        </w:rPr>
        <w:t xml:space="preserve">fP</w:t>
      </w:r>
      <w:r w:rsidDel="00000000" w:rsidR="00000000" w:rsidRPr="00000000">
        <w:rPr>
          <w:rtl w:val="0"/>
        </w:rPr>
        <w:t xml:space="preserve"> como um ponteiro para uma variável do tipo float.</w:t>
      </w:r>
    </w:p>
    <w:p w:rsidR="00000000" w:rsidDel="00000000" w:rsidP="00000000" w:rsidRDefault="00000000" w:rsidRPr="00000000" w14:paraId="000002B1">
      <w:pPr>
        <w:numPr>
          <w:ilvl w:val="0"/>
          <w:numId w:val="2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Atribua o endereço da variável </w:t>
      </w:r>
      <w:r w:rsidDel="00000000" w:rsidR="00000000" w:rsidRPr="00000000">
        <w:rPr>
          <w:rFonts w:ascii="Courier New" w:cs="Courier New" w:eastAsia="Courier New" w:hAnsi="Courier New"/>
          <w:rtl w:val="0"/>
        </w:rPr>
        <w:t xml:space="preserve">numero1</w:t>
      </w:r>
      <w:r w:rsidDel="00000000" w:rsidR="00000000" w:rsidRPr="00000000">
        <w:rPr>
          <w:rtl w:val="0"/>
        </w:rPr>
        <w:t xml:space="preserve"> à variável de ponteiro </w:t>
      </w:r>
      <w:r w:rsidDel="00000000" w:rsidR="00000000" w:rsidRPr="00000000">
        <w:rPr>
          <w:rFonts w:ascii="Courier New" w:cs="Courier New" w:eastAsia="Courier New" w:hAnsi="Courier New"/>
          <w:rtl w:val="0"/>
        </w:rPr>
        <w:t xml:space="preserve">fP</w:t>
      </w:r>
      <w:r w:rsidDel="00000000" w:rsidR="00000000" w:rsidRPr="00000000">
        <w:rPr>
          <w:rtl w:val="0"/>
        </w:rPr>
        <w:t xml:space="preserve">. </w:t>
      </w:r>
    </w:p>
    <w:p w:rsidR="00000000" w:rsidDel="00000000" w:rsidP="00000000" w:rsidRDefault="00000000" w:rsidRPr="00000000" w14:paraId="000002B2">
      <w:pPr>
        <w:numPr>
          <w:ilvl w:val="0"/>
          <w:numId w:val="2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Mostre o valor do objeto apontado por </w:t>
      </w:r>
      <w:r w:rsidDel="00000000" w:rsidR="00000000" w:rsidRPr="00000000">
        <w:rPr>
          <w:rFonts w:ascii="Courier New" w:cs="Courier New" w:eastAsia="Courier New" w:hAnsi="Courier New"/>
          <w:rtl w:val="0"/>
        </w:rPr>
        <w:t xml:space="preserve">fP</w:t>
      </w:r>
      <w:r w:rsidDel="00000000" w:rsidR="00000000" w:rsidRPr="00000000">
        <w:rPr>
          <w:rtl w:val="0"/>
        </w:rPr>
        <w:t xml:space="preserve">.</w:t>
      </w:r>
    </w:p>
    <w:p w:rsidR="00000000" w:rsidDel="00000000" w:rsidP="00000000" w:rsidRDefault="00000000" w:rsidRPr="00000000" w14:paraId="000002B3">
      <w:pPr>
        <w:numPr>
          <w:ilvl w:val="0"/>
          <w:numId w:val="24"/>
        </w:numPr>
        <w:spacing w:before="0" w:lineRule="auto"/>
        <w:ind w:left="720" w:hanging="360"/>
        <w:rPr/>
      </w:pPr>
      <w:r w:rsidDel="00000000" w:rsidR="00000000" w:rsidRPr="00000000">
        <w:rPr>
          <w:rtl w:val="0"/>
        </w:rPr>
        <w:t xml:space="preserve">Atribua o valor do objeto apontado por </w:t>
      </w:r>
      <w:r w:rsidDel="00000000" w:rsidR="00000000" w:rsidRPr="00000000">
        <w:rPr>
          <w:rFonts w:ascii="Courier New" w:cs="Courier New" w:eastAsia="Courier New" w:hAnsi="Courier New"/>
          <w:rtl w:val="0"/>
        </w:rPr>
        <w:t xml:space="preserve">fP</w:t>
      </w:r>
      <w:r w:rsidDel="00000000" w:rsidR="00000000" w:rsidRPr="00000000">
        <w:rPr>
          <w:rtl w:val="0"/>
        </w:rPr>
        <w:t xml:space="preserve"> à variável </w:t>
      </w:r>
      <w:r w:rsidDel="00000000" w:rsidR="00000000" w:rsidRPr="00000000">
        <w:rPr>
          <w:rFonts w:ascii="Courier New" w:cs="Courier New" w:eastAsia="Courier New" w:hAnsi="Courier New"/>
          <w:rtl w:val="0"/>
        </w:rPr>
        <w:t xml:space="preserve">numero2</w:t>
      </w:r>
      <w:r w:rsidDel="00000000" w:rsidR="00000000" w:rsidRPr="00000000">
        <w:rPr>
          <w:rtl w:val="0"/>
        </w:rPr>
        <w:t xml:space="preserve">.</w:t>
      </w:r>
    </w:p>
    <w:p w:rsidR="00000000" w:rsidDel="00000000" w:rsidP="00000000" w:rsidRDefault="00000000" w:rsidRPr="00000000" w14:paraId="000002B4">
      <w:pPr>
        <w:numPr>
          <w:ilvl w:val="0"/>
          <w:numId w:val="24"/>
        </w:numPr>
        <w:spacing w:before="0" w:lineRule="auto"/>
        <w:ind w:left="720" w:hanging="360"/>
        <w:rPr/>
      </w:pPr>
      <w:r w:rsidDel="00000000" w:rsidR="00000000" w:rsidRPr="00000000">
        <w:rPr>
          <w:rtl w:val="0"/>
        </w:rPr>
        <w:t xml:space="preserve">Mostre o valor de </w:t>
      </w:r>
      <w:r w:rsidDel="00000000" w:rsidR="00000000" w:rsidRPr="00000000">
        <w:rPr>
          <w:rFonts w:ascii="Courier New" w:cs="Courier New" w:eastAsia="Courier New" w:hAnsi="Courier New"/>
          <w:rtl w:val="0"/>
        </w:rPr>
        <w:t xml:space="preserve">numero2</w:t>
      </w:r>
      <w:r w:rsidDel="00000000" w:rsidR="00000000" w:rsidRPr="00000000">
        <w:rPr>
          <w:rtl w:val="0"/>
        </w:rPr>
        <w:t xml:space="preserve">.</w:t>
      </w:r>
    </w:p>
    <w:p w:rsidR="00000000" w:rsidDel="00000000" w:rsidP="00000000" w:rsidRDefault="00000000" w:rsidRPr="00000000" w14:paraId="000002B5">
      <w:pPr>
        <w:numPr>
          <w:ilvl w:val="0"/>
          <w:numId w:val="24"/>
        </w:numPr>
        <w:spacing w:before="0" w:lineRule="auto"/>
        <w:ind w:left="720" w:hanging="360"/>
        <w:rPr/>
      </w:pPr>
      <w:r w:rsidDel="00000000" w:rsidR="00000000" w:rsidRPr="00000000">
        <w:rPr>
          <w:rtl w:val="0"/>
        </w:rPr>
        <w:t xml:space="preserve">Mostre o endereço de </w:t>
      </w:r>
      <w:r w:rsidDel="00000000" w:rsidR="00000000" w:rsidRPr="00000000">
        <w:rPr>
          <w:rFonts w:ascii="Courier New" w:cs="Courier New" w:eastAsia="Courier New" w:hAnsi="Courier New"/>
          <w:rtl w:val="0"/>
        </w:rPr>
        <w:t xml:space="preserve">numero1</w:t>
      </w:r>
      <w:r w:rsidDel="00000000" w:rsidR="00000000" w:rsidRPr="00000000">
        <w:rPr>
          <w:rtl w:val="0"/>
        </w:rPr>
        <w:t xml:space="preserve">. (Se usar </w:t>
      </w:r>
      <w:r w:rsidDel="00000000" w:rsidR="00000000" w:rsidRPr="00000000">
        <w:rPr>
          <w:rFonts w:ascii="Courier New" w:cs="Courier New" w:eastAsia="Courier New" w:hAnsi="Courier New"/>
          <w:rtl w:val="0"/>
        </w:rPr>
        <w:t xml:space="preserve">printf</w:t>
      </w:r>
      <w:r w:rsidDel="00000000" w:rsidR="00000000" w:rsidRPr="00000000">
        <w:rPr>
          <w:rtl w:val="0"/>
        </w:rPr>
        <w:t xml:space="preserve">, use o formato </w:t>
      </w:r>
      <w:r w:rsidDel="00000000" w:rsidR="00000000" w:rsidRPr="00000000">
        <w:rPr>
          <w:rFonts w:ascii="Courier New" w:cs="Courier New" w:eastAsia="Courier New" w:hAnsi="Courier New"/>
          <w:rtl w:val="0"/>
        </w:rPr>
        <w:t xml:space="preserve">%p</w:t>
      </w:r>
      <w:r w:rsidDel="00000000" w:rsidR="00000000" w:rsidRPr="00000000">
        <w:rPr>
          <w:rtl w:val="0"/>
        </w:rPr>
        <w:t xml:space="preserve">.)</w:t>
      </w:r>
    </w:p>
    <w:p w:rsidR="00000000" w:rsidDel="00000000" w:rsidP="00000000" w:rsidRDefault="00000000" w:rsidRPr="00000000" w14:paraId="000002B6">
      <w:pPr>
        <w:numPr>
          <w:ilvl w:val="0"/>
          <w:numId w:val="24"/>
        </w:numPr>
        <w:spacing w:after="240" w:before="0" w:lineRule="auto"/>
        <w:ind w:left="720" w:hanging="360"/>
        <w:rPr/>
      </w:pPr>
      <w:r w:rsidDel="00000000" w:rsidR="00000000" w:rsidRPr="00000000">
        <w:rPr>
          <w:rtl w:val="0"/>
        </w:rPr>
        <w:t xml:space="preserve">Mostre o endereço armazenado em </w:t>
      </w:r>
      <w:r w:rsidDel="00000000" w:rsidR="00000000" w:rsidRPr="00000000">
        <w:rPr>
          <w:rFonts w:ascii="Courier New" w:cs="Courier New" w:eastAsia="Courier New" w:hAnsi="Courier New"/>
          <w:rtl w:val="0"/>
        </w:rPr>
        <w:t xml:space="preserve">fP</w:t>
      </w:r>
      <w:r w:rsidDel="00000000" w:rsidR="00000000" w:rsidRPr="00000000">
        <w:rPr>
          <w:rtl w:val="0"/>
        </w:rPr>
        <w:t xml:space="preserve">. Use o especificador de formtato </w:t>
      </w:r>
      <w:r w:rsidDel="00000000" w:rsidR="00000000" w:rsidRPr="00000000">
        <w:rPr>
          <w:rFonts w:ascii="Courier New" w:cs="Courier New" w:eastAsia="Courier New" w:hAnsi="Courier New"/>
          <w:rtl w:val="0"/>
        </w:rPr>
        <w:t xml:space="preserve">%p</w:t>
      </w:r>
      <w:r w:rsidDel="00000000" w:rsidR="00000000" w:rsidRPr="00000000">
        <w:rPr>
          <w:rtl w:val="0"/>
        </w:rPr>
        <w:t xml:space="preserve">. </w:t>
        <w:br w:type="textWrapping"/>
        <w:t xml:space="preserve">O valor impresso é o mesmo que o endereço de </w:t>
      </w:r>
      <w:r w:rsidDel="00000000" w:rsidR="00000000" w:rsidRPr="00000000">
        <w:rPr>
          <w:rFonts w:ascii="Courier New" w:cs="Courier New" w:eastAsia="Courier New" w:hAnsi="Courier New"/>
          <w:rtl w:val="0"/>
        </w:rPr>
        <w:t xml:space="preserve">numero1</w:t>
      </w:r>
      <w:r w:rsidDel="00000000" w:rsidR="00000000" w:rsidRPr="00000000">
        <w:rPr>
          <w:rtl w:val="0"/>
        </w:rPr>
        <w:t xml:space="preserve">?</w:t>
        <w:br w:type="textWrapping"/>
        <w:t xml:space="preserve"> </w:t>
      </w:r>
    </w:p>
    <w:p w:rsidR="00000000" w:rsidDel="00000000" w:rsidP="00000000" w:rsidRDefault="00000000" w:rsidRPr="00000000" w14:paraId="000002B7">
      <w:pPr>
        <w:jc w:val="center"/>
        <w:rPr/>
      </w:pPr>
      <w:r w:rsidDel="00000000" w:rsidR="00000000" w:rsidRPr="00000000">
        <w:rPr>
          <w:rtl w:val="0"/>
        </w:rPr>
      </w:r>
    </w:p>
    <w:p w:rsidR="00000000" w:rsidDel="00000000" w:rsidP="00000000" w:rsidRDefault="00000000" w:rsidRPr="00000000" w14:paraId="000002B8">
      <w:pPr>
        <w:jc w:val="center"/>
        <w:rPr>
          <w:color w:val="ff5722"/>
        </w:rPr>
        <w:sectPr>
          <w:type w:val="nextPage"/>
          <w:pgSz w:h="16838" w:w="11906" w:orient="portrait"/>
          <w:pgMar w:bottom="1077" w:top="1077" w:left="1133" w:right="1133" w:header="0" w:footer="720"/>
          <w:titlePg w:val="1"/>
        </w:sectPr>
      </w:pPr>
      <w:r w:rsidDel="00000000" w:rsidR="00000000" w:rsidRPr="00000000">
        <w:rPr/>
        <w:drawing>
          <wp:inline distB="114300" distT="114300" distL="114300" distR="114300">
            <wp:extent cx="2751336" cy="280988"/>
            <wp:effectExtent b="0" l="0" r="0" t="0"/>
            <wp:docPr descr="quebra de página" id="90"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ind w:hanging="15"/>
        <w:jc w:val="center"/>
        <w:rPr/>
      </w:pPr>
      <w:r w:rsidDel="00000000" w:rsidR="00000000" w:rsidRPr="00000000">
        <w:rPr/>
        <w:drawing>
          <wp:inline distB="114300" distT="114300" distL="114300" distR="114300">
            <wp:extent cx="4792897" cy="1834937"/>
            <wp:effectExtent b="12700" l="12700" r="12700" t="12700"/>
            <wp:docPr id="9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792897" cy="18349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A">
      <w:pPr>
        <w:pStyle w:val="Title"/>
        <w:spacing w:before="0" w:line="276" w:lineRule="auto"/>
        <w:ind w:hanging="15"/>
        <w:rPr>
          <w:color w:val="1155cc"/>
        </w:rPr>
      </w:pPr>
      <w:bookmarkStart w:colFirst="0" w:colLast="0" w:name="_heading=h.4i7ojhp" w:id="21"/>
      <w:bookmarkEnd w:id="21"/>
      <w:r w:rsidDel="00000000" w:rsidR="00000000" w:rsidRPr="00000000">
        <w:rPr>
          <w:color w:val="1155cc"/>
          <w:rtl w:val="0"/>
        </w:rPr>
        <w:t xml:space="preserve">Passagem de parâmetros por valor e por referência</w:t>
      </w:r>
    </w:p>
    <w:p w:rsidR="00000000" w:rsidDel="00000000" w:rsidP="00000000" w:rsidRDefault="00000000" w:rsidRPr="00000000" w14:paraId="000002BB">
      <w:pPr>
        <w:pStyle w:val="Heading2"/>
        <w:rPr/>
      </w:pPr>
      <w:bookmarkStart w:colFirst="0" w:colLast="0" w:name="_heading=h.2xcytpi" w:id="22"/>
      <w:bookmarkEnd w:id="22"/>
      <w:r w:rsidDel="00000000" w:rsidR="00000000" w:rsidRPr="00000000">
        <w:rPr>
          <w:rtl w:val="0"/>
        </w:rPr>
        <w:t xml:space="preserve">Passagem de parâmetros por valor</w:t>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240" w:before="240" w:lineRule="auto"/>
        <w:jc w:val="both"/>
        <w:rPr/>
      </w:pPr>
      <w:r w:rsidDel="00000000" w:rsidR="00000000" w:rsidRPr="00000000">
        <w:rPr>
          <w:rtl w:val="0"/>
        </w:rPr>
        <w:t xml:space="preserve">Os argumentos passados quando uma função é chamada são copiados para os parâmetros. Tome como exemplo o código abaixo. A função </w:t>
      </w:r>
      <w:r w:rsidDel="00000000" w:rsidR="00000000" w:rsidRPr="00000000">
        <w:rPr>
          <w:rFonts w:ascii="Courier New" w:cs="Courier New" w:eastAsia="Courier New" w:hAnsi="Courier New"/>
          <w:rtl w:val="0"/>
        </w:rPr>
        <w:t xml:space="preserve">soma()</w:t>
      </w:r>
      <w:r w:rsidDel="00000000" w:rsidR="00000000" w:rsidRPr="00000000">
        <w:rPr>
          <w:rtl w:val="0"/>
        </w:rPr>
        <w:t xml:space="preserve"> espera dois parâmetros do tipo int. Na linha 13, ela está sendo chamada com os valores de </w:t>
      </w:r>
      <w:r w:rsidDel="00000000" w:rsidR="00000000" w:rsidRPr="00000000">
        <w:rPr>
          <w:rFonts w:ascii="Courier New" w:cs="Courier New" w:eastAsia="Courier New" w:hAnsi="Courier New"/>
          <w:rtl w:val="0"/>
        </w:rPr>
        <w:t xml:space="preserve">x</w:t>
      </w:r>
      <w:r w:rsidDel="00000000" w:rsidR="00000000" w:rsidRPr="00000000">
        <w:rPr>
          <w:rtl w:val="0"/>
        </w:rPr>
        <w:t xml:space="preserve"> e </w:t>
      </w:r>
      <w:r w:rsidDel="00000000" w:rsidR="00000000" w:rsidRPr="00000000">
        <w:rPr>
          <w:rFonts w:ascii="Courier New" w:cs="Courier New" w:eastAsia="Courier New" w:hAnsi="Courier New"/>
          <w:rtl w:val="0"/>
        </w:rPr>
        <w:t xml:space="preserve">y</w:t>
      </w:r>
      <w:r w:rsidDel="00000000" w:rsidR="00000000" w:rsidRPr="00000000">
        <w:rPr>
          <w:rtl w:val="0"/>
        </w:rPr>
        <w:t xml:space="preserve">, que são copiados para os parâmetros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Qualquer alteração que seja feita nos valores de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não irá alterar o conteúdo das variáveis </w:t>
      </w:r>
      <w:r w:rsidDel="00000000" w:rsidR="00000000" w:rsidRPr="00000000">
        <w:rPr>
          <w:rFonts w:ascii="Courier New" w:cs="Courier New" w:eastAsia="Courier New" w:hAnsi="Courier New"/>
          <w:rtl w:val="0"/>
        </w:rPr>
        <w:t xml:space="preserve">x</w:t>
      </w:r>
      <w:r w:rsidDel="00000000" w:rsidR="00000000" w:rsidRPr="00000000">
        <w:rPr>
          <w:rtl w:val="0"/>
        </w:rPr>
        <w:t xml:space="preserve"> e </w:t>
      </w:r>
      <w:r w:rsidDel="00000000" w:rsidR="00000000" w:rsidRPr="00000000">
        <w:rPr>
          <w:rFonts w:ascii="Courier New" w:cs="Courier New" w:eastAsia="Courier New" w:hAnsi="Courier New"/>
          <w:rtl w:val="0"/>
        </w:rPr>
        <w:t xml:space="preserve">y</w:t>
      </w:r>
      <w:r w:rsidDel="00000000" w:rsidR="00000000" w:rsidRPr="00000000">
        <w:rPr>
          <w:rtl w:val="0"/>
        </w:rPr>
        <w:t xml:space="preserve">.</w:t>
      </w:r>
    </w:p>
    <w:p w:rsidR="00000000" w:rsidDel="00000000" w:rsidP="00000000" w:rsidRDefault="00000000" w:rsidRPr="00000000" w14:paraId="000002BD">
      <w:pPr>
        <w:spacing w:before="0" w:line="240" w:lineRule="auto"/>
        <w:rPr/>
      </w:pPr>
      <w:r w:rsidDel="00000000" w:rsidR="00000000" w:rsidRPr="00000000">
        <w:rPr>
          <w:rtl w:val="0"/>
        </w:rPr>
      </w:r>
    </w:p>
    <w:tbl>
      <w:tblPr>
        <w:tblStyle w:val="Table28"/>
        <w:tblW w:w="9600.0" w:type="dxa"/>
        <w:jc w:val="left"/>
        <w:tblLayout w:type="fixed"/>
        <w:tblLook w:val="0600"/>
      </w:tblPr>
      <w:tblGrid>
        <w:gridCol w:w="561"/>
        <w:gridCol w:w="9039"/>
        <w:tblGridChange w:id="0">
          <w:tblGrid>
            <w:gridCol w:w="561"/>
            <w:gridCol w:w="9039"/>
          </w:tblGrid>
        </w:tblGridChange>
      </w:tblGrid>
      <w:tr>
        <w:trPr>
          <w:cantSplit w:val="0"/>
          <w:trHeight w:val="562" w:hRule="atLeast"/>
          <w:tblHeader w:val="0"/>
        </w:trPr>
        <w:tc>
          <w:tcPr>
            <w:shd w:fill="auto" w:val="clear"/>
            <w:tcMar>
              <w:top w:w="0.0" w:type="dxa"/>
              <w:left w:w="0.0" w:type="dxa"/>
              <w:bottom w:w="0.0" w:type="dxa"/>
              <w:right w:w="0.0" w:type="dxa"/>
            </w:tcMar>
          </w:tcPr>
          <w:p w:rsidR="00000000" w:rsidDel="00000000" w:rsidP="00000000" w:rsidRDefault="00000000" w:rsidRPr="00000000" w14:paraId="000002B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2B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2C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2C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2C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2C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2C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2C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2C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2C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2C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2C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2C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2C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tc>
        <w:tc>
          <w:tcPr>
            <w:shd w:fill="f0f0f0" w:val="clear"/>
            <w:tcMar>
              <w:top w:w="0.0" w:type="dxa"/>
              <w:left w:w="0.0" w:type="dxa"/>
              <w:bottom w:w="0.0" w:type="dxa"/>
              <w:right w:w="0.0" w:type="dxa"/>
            </w:tcMar>
          </w:tcPr>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&lt;stdio.h&gt;</w:t>
            </w:r>
            <w:r w:rsidDel="00000000" w:rsidR="00000000" w:rsidRPr="00000000">
              <w:rPr>
                <w:rFonts w:ascii="Consolas" w:cs="Consolas" w:eastAsia="Consolas" w:hAnsi="Consolas"/>
                <w:color w:val="444444"/>
                <w:sz w:val="19"/>
                <w:szCs w:val="19"/>
                <w:shd w:fill="f0f0f0" w:val="clear"/>
                <w:rtl w:val="0"/>
              </w:rPr>
              <w:br w:type="textWrapping"/>
              <w:br w:type="textWrapping"/>
            </w:r>
            <w:r w:rsidDel="00000000" w:rsidR="00000000" w:rsidRPr="00000000">
              <w:rPr>
                <w:rFonts w:ascii="Consolas" w:cs="Consolas" w:eastAsia="Consolas" w:hAnsi="Consolas"/>
                <w:color w:val="888888"/>
                <w:sz w:val="19"/>
                <w:szCs w:val="19"/>
                <w:shd w:fill="f0f0f0" w:val="clear"/>
                <w:rtl w:val="0"/>
              </w:rPr>
              <w:t xml:space="preserve">//Retorna a soma inteira de dois inteiros fornecidos como parâmetros</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soma</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b){</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s;</w:t>
              <w:br w:type="textWrapping"/>
              <w:t xml:space="preserve">    s = a + b;</w:t>
            </w:r>
          </w:p>
          <w:p w:rsidR="00000000" w:rsidDel="00000000" w:rsidP="00000000" w:rsidRDefault="00000000" w:rsidRPr="00000000" w14:paraId="000002CD">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(s);</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x, y;</w:t>
              <w:br w:type="textWrapping"/>
              <w:t xml:space="preserve">    x = y = </w:t>
            </w:r>
            <w:r w:rsidDel="00000000" w:rsidR="00000000" w:rsidRPr="00000000">
              <w:rPr>
                <w:rFonts w:ascii="Consolas" w:cs="Consolas" w:eastAsia="Consolas" w:hAnsi="Consolas"/>
                <w:color w:val="880000"/>
                <w:sz w:val="19"/>
                <w:szCs w:val="19"/>
                <w:shd w:fill="f0f0f0" w:val="clear"/>
                <w:rtl w:val="0"/>
              </w:rPr>
              <w:t xml:space="preserve">3</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"%d"</w:t>
            </w:r>
            <w:r w:rsidDel="00000000" w:rsidR="00000000" w:rsidRPr="00000000">
              <w:rPr>
                <w:rFonts w:ascii="Consolas" w:cs="Consolas" w:eastAsia="Consolas" w:hAnsi="Consolas"/>
                <w:color w:val="444444"/>
                <w:sz w:val="19"/>
                <w:szCs w:val="19"/>
                <w:shd w:fill="f0f0f0" w:val="clear"/>
                <w:rtl w:val="0"/>
              </w:rPr>
              <w:t xml:space="preserve">, soma(x, y));</w:t>
            </w:r>
          </w:p>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spacing w:before="0" w:line="276" w:lineRule="auto"/>
              <w:rPr>
                <w:sz w:val="19"/>
                <w:szCs w:val="19"/>
              </w:rPr>
            </w:pP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tl w:val="0"/>
              </w:rPr>
            </w:r>
          </w:p>
        </w:tc>
      </w:tr>
    </w:tbl>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240" w:before="240" w:lineRule="auto"/>
        <w:jc w:val="both"/>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240" w:before="240" w:lineRule="auto"/>
        <w:ind w:firstLine="720"/>
        <w:jc w:val="both"/>
        <w:rPr/>
      </w:pPr>
      <w:r w:rsidDel="00000000" w:rsidR="00000000" w:rsidRPr="00000000">
        <w:rPr>
          <w:rtl w:val="0"/>
        </w:rPr>
        <w:t xml:space="preserve">A passagem de parâmetros por valor garante a integridade do conteúdo das variáveis na função chamadora (no exemplo, as variáveis </w:t>
      </w:r>
      <w:r w:rsidDel="00000000" w:rsidR="00000000" w:rsidRPr="00000000">
        <w:rPr>
          <w:rFonts w:ascii="Courier New" w:cs="Courier New" w:eastAsia="Courier New" w:hAnsi="Courier New"/>
          <w:rtl w:val="0"/>
        </w:rPr>
        <w:t xml:space="preserve">x</w:t>
      </w:r>
      <w:r w:rsidDel="00000000" w:rsidR="00000000" w:rsidRPr="00000000">
        <w:rPr>
          <w:rtl w:val="0"/>
        </w:rPr>
        <w:t xml:space="preserve"> e </w:t>
      </w:r>
      <w:r w:rsidDel="00000000" w:rsidR="00000000" w:rsidRPr="00000000">
        <w:rPr>
          <w:rFonts w:ascii="Courier New" w:cs="Courier New" w:eastAsia="Courier New" w:hAnsi="Courier New"/>
          <w:rtl w:val="0"/>
        </w:rPr>
        <w:t xml:space="preserve">y </w:t>
      </w:r>
      <w:r w:rsidDel="00000000" w:rsidR="00000000" w:rsidRPr="00000000">
        <w:rPr>
          <w:rtl w:val="0"/>
        </w:rPr>
        <w:t xml:space="preserve">no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w:t>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240" w:before="240" w:lineRule="auto"/>
        <w:ind w:firstLine="720"/>
        <w:jc w:val="both"/>
        <w:rPr>
          <w:b w:val="1"/>
        </w:rPr>
      </w:pPr>
      <w:r w:rsidDel="00000000" w:rsidR="00000000" w:rsidRPr="00000000">
        <w:rPr>
          <w:rtl w:val="0"/>
        </w:rPr>
        <w:t xml:space="preserve">Veja outro exemplo, em que a função soma_dobro() faz o processamento a partir dos parâmetros passados por valor (adaptado de Ascencio e Campos (2007)).</w:t>
      </w:r>
      <w:r w:rsidDel="00000000" w:rsidR="00000000" w:rsidRPr="00000000">
        <w:rPr>
          <w:rtl w:val="0"/>
        </w:rPr>
      </w:r>
    </w:p>
    <w:tbl>
      <w:tblPr>
        <w:tblStyle w:val="Table29"/>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2D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2D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2D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2D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2D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2D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2D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2D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2D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2D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2D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2D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2D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2D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2E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2E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2E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tc>
        <w:tc>
          <w:tcPr>
            <w:shd w:fill="f0f0f0" w:val="clear"/>
            <w:tcMar>
              <w:top w:w="0.0" w:type="dxa"/>
              <w:left w:w="0.0" w:type="dxa"/>
              <w:bottom w:w="0.0" w:type="dxa"/>
              <w:right w:w="0.0" w:type="dxa"/>
            </w:tcMar>
          </w:tcPr>
          <w:p w:rsidR="00000000" w:rsidDel="00000000" w:rsidP="00000000" w:rsidRDefault="00000000" w:rsidRPr="00000000" w14:paraId="000002E3">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d99bf"/>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&lt;iostream&gt;</w:t>
            </w:r>
          </w:p>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using namespace std;</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soma_dobro</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b){</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soma;</w:t>
              <w:br w:type="textWrapping"/>
              <w:t xml:space="preserve">    a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 * a;</w:t>
              <w:br w:type="textWrapping"/>
              <w:t xml:space="preserve">    b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 * b;</w:t>
              <w:br w:type="textWrapping"/>
              <w:t xml:space="preserve">    soma = a + b;</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soma;</w:t>
              <w:br w:type="textWrapping"/>
              <w:t xml:space="preserve">}</w:t>
            </w:r>
          </w:p>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1f7199"/>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 (){</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x = 5, y = 3, res;</w:t>
              <w:br w:type="textWrapping"/>
              <w:t xml:space="preserve">    res = soma_dobro (x, y);</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cout &lt;&lt; </w:t>
            </w:r>
            <w:r w:rsidDel="00000000" w:rsidR="00000000" w:rsidRPr="00000000">
              <w:rPr>
                <w:rFonts w:ascii="Consolas" w:cs="Consolas" w:eastAsia="Consolas" w:hAnsi="Consolas"/>
                <w:color w:val="444444"/>
                <w:sz w:val="19"/>
                <w:szCs w:val="19"/>
                <w:shd w:fill="f0f0f0" w:val="clear"/>
                <w:rtl w:val="0"/>
              </w:rPr>
              <w:t xml:space="preserve">x &lt;&lt; y &lt;&lt; res &lt;&lt; endl;</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E6">
      <w:pPr>
        <w:spacing w:after="240" w:before="240" w:lineRule="auto"/>
        <w:ind w:firstLine="720"/>
        <w:jc w:val="both"/>
        <w:rPr/>
      </w:pPr>
      <w:r w:rsidDel="00000000" w:rsidR="00000000" w:rsidRPr="00000000">
        <w:rPr>
          <w:rtl w:val="0"/>
        </w:rPr>
      </w:r>
    </w:p>
    <w:p w:rsidR="00000000" w:rsidDel="00000000" w:rsidP="00000000" w:rsidRDefault="00000000" w:rsidRPr="00000000" w14:paraId="000002E7">
      <w:pPr>
        <w:spacing w:after="240" w:before="240" w:lineRule="auto"/>
        <w:ind w:firstLine="720"/>
        <w:jc w:val="both"/>
        <w:rPr>
          <w:sz w:val="22"/>
          <w:szCs w:val="22"/>
        </w:rPr>
      </w:pPr>
      <w:r w:rsidDel="00000000" w:rsidR="00000000" w:rsidRPr="00000000">
        <w:rPr>
          <w:rFonts w:ascii="Arial" w:cs="Arial" w:eastAsia="Arial" w:hAnsi="Arial"/>
          <w:rtl w:val="0"/>
        </w:rPr>
        <w:t xml:space="preserve">A figura abaixo representa a passagem de parâmetros por valor, conforme o código acima. Quando a linha 14 é executada, os valores das variáveis </w:t>
      </w:r>
      <w:r w:rsidDel="00000000" w:rsidR="00000000" w:rsidRPr="00000000">
        <w:rPr>
          <w:rFonts w:ascii="Courier New" w:cs="Courier New" w:eastAsia="Courier New" w:hAnsi="Courier New"/>
          <w:rtl w:val="0"/>
        </w:rPr>
        <w:t xml:space="preserve">x</w:t>
      </w:r>
      <w:r w:rsidDel="00000000" w:rsidR="00000000" w:rsidRPr="00000000">
        <w:rPr>
          <w:rtl w:val="0"/>
        </w:rPr>
        <w:t xml:space="preserve"> e </w:t>
      </w:r>
      <w:r w:rsidDel="00000000" w:rsidR="00000000" w:rsidRPr="00000000">
        <w:rPr>
          <w:rFonts w:ascii="Courier New" w:cs="Courier New" w:eastAsia="Courier New" w:hAnsi="Courier New"/>
          <w:rtl w:val="0"/>
        </w:rPr>
        <w:t xml:space="preserve">y</w:t>
      </w:r>
      <w:r w:rsidDel="00000000" w:rsidR="00000000" w:rsidRPr="00000000">
        <w:rPr>
          <w:rFonts w:ascii="Arial" w:cs="Arial" w:eastAsia="Arial" w:hAnsi="Arial"/>
          <w:rtl w:val="0"/>
        </w:rPr>
        <w:t xml:space="preserve"> são copiados para as variáveis </w:t>
      </w:r>
      <w:r w:rsidDel="00000000" w:rsidR="00000000" w:rsidRPr="00000000">
        <w:rPr>
          <w:rFonts w:ascii="Courier New" w:cs="Courier New" w:eastAsia="Courier New" w:hAnsi="Courier New"/>
          <w:rtl w:val="0"/>
        </w:rPr>
        <w:t xml:space="preserve">a </w:t>
      </w:r>
      <w:r w:rsidDel="00000000" w:rsidR="00000000" w:rsidRPr="00000000">
        <w:rPr>
          <w:rtl w:val="0"/>
        </w:rPr>
        <w:t xml:space="preserve">e </w:t>
      </w:r>
      <w:r w:rsidDel="00000000" w:rsidR="00000000" w:rsidRPr="00000000">
        <w:rPr>
          <w:rFonts w:ascii="Courier New" w:cs="Courier New" w:eastAsia="Courier New" w:hAnsi="Courier New"/>
          <w:rtl w:val="0"/>
        </w:rPr>
        <w:t xml:space="preserve">b</w:t>
      </w:r>
      <w:r w:rsidDel="00000000" w:rsidR="00000000" w:rsidRPr="00000000">
        <w:rPr>
          <w:rFonts w:ascii="Arial" w:cs="Arial" w:eastAsia="Arial" w:hAnsi="Arial"/>
          <w:rtl w:val="0"/>
        </w:rPr>
        <w:t xml:space="preserve"> (que estão no escopo da função </w:t>
      </w:r>
      <w:r w:rsidDel="00000000" w:rsidR="00000000" w:rsidRPr="00000000">
        <w:rPr>
          <w:rFonts w:ascii="Courier New" w:cs="Courier New" w:eastAsia="Courier New" w:hAnsi="Courier New"/>
          <w:rtl w:val="0"/>
        </w:rPr>
        <w:t xml:space="preserve">soma_dobro()</w:t>
      </w:r>
      <w:r w:rsidDel="00000000" w:rsidR="00000000" w:rsidRPr="00000000">
        <w:rPr>
          <w:rtl w:val="0"/>
        </w:rPr>
        <w:t xml:space="preserve">). Depois disso, os valores de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 </w:t>
      </w:r>
      <w:r w:rsidDel="00000000" w:rsidR="00000000" w:rsidRPr="00000000">
        <w:rPr>
          <w:rFonts w:ascii="Courier New" w:cs="Courier New" w:eastAsia="Courier New" w:hAnsi="Courier New"/>
          <w:rtl w:val="0"/>
        </w:rPr>
        <w:t xml:space="preserve">b</w:t>
      </w:r>
      <w:r w:rsidDel="00000000" w:rsidR="00000000" w:rsidRPr="00000000">
        <w:rPr>
          <w:rFonts w:ascii="Arial" w:cs="Arial" w:eastAsia="Arial" w:hAnsi="Arial"/>
          <w:rtl w:val="0"/>
        </w:rPr>
        <w:t xml:space="preserve"> são multiplicados por 2 (linhas 6 e 7), e somados (linha 8). O resultado da soma é devolvido à função </w:t>
      </w:r>
      <w:r w:rsidDel="00000000" w:rsidR="00000000" w:rsidRPr="00000000">
        <w:rPr>
          <w:rFonts w:ascii="Courier New" w:cs="Courier New" w:eastAsia="Courier New" w:hAnsi="Courier New"/>
          <w:rtl w:val="0"/>
        </w:rPr>
        <w:t xml:space="preserve">main()</w:t>
      </w:r>
      <w:r w:rsidDel="00000000" w:rsidR="00000000" w:rsidRPr="00000000">
        <w:rPr>
          <w:rFonts w:ascii="Arial" w:cs="Arial" w:eastAsia="Arial" w:hAnsi="Arial"/>
          <w:rtl w:val="0"/>
        </w:rPr>
        <w:t xml:space="preserve"> (linha 9), sendo atribuído à variável </w:t>
      </w:r>
      <w:r w:rsidDel="00000000" w:rsidR="00000000" w:rsidRPr="00000000">
        <w:rPr>
          <w:rFonts w:ascii="Courier New" w:cs="Courier New" w:eastAsia="Courier New" w:hAnsi="Courier New"/>
          <w:rtl w:val="0"/>
        </w:rPr>
        <w:t xml:space="preserve">res</w:t>
      </w:r>
      <w:r w:rsidDel="00000000" w:rsidR="00000000" w:rsidRPr="00000000">
        <w:rPr>
          <w:rtl w:val="0"/>
        </w:rPr>
        <w:t xml:space="preserve"> (linha 14).</w:t>
      </w:r>
      <w:r w:rsidDel="00000000" w:rsidR="00000000" w:rsidRPr="00000000">
        <w:rPr>
          <w:sz w:val="22"/>
          <w:szCs w:val="22"/>
          <w:rtl w:val="0"/>
        </w:rPr>
        <w:tab/>
        <w:tab/>
      </w:r>
    </w:p>
    <w:p w:rsidR="00000000" w:rsidDel="00000000" w:rsidP="00000000" w:rsidRDefault="00000000" w:rsidRPr="00000000" w14:paraId="000002E8">
      <w:pPr>
        <w:spacing w:after="240" w:before="240" w:lineRule="auto"/>
        <w:jc w:val="both"/>
        <w:rPr>
          <w:sz w:val="22"/>
          <w:szCs w:val="22"/>
        </w:rPr>
      </w:pPr>
      <w:r w:rsidDel="00000000" w:rsidR="00000000" w:rsidRPr="00000000">
        <w:rPr>
          <w:sz w:val="22"/>
          <w:szCs w:val="22"/>
        </w:rPr>
        <w:drawing>
          <wp:inline distB="114300" distT="114300" distL="114300" distR="114300">
            <wp:extent cx="6120000" cy="3987800"/>
            <wp:effectExtent b="0" l="0" r="0" t="0"/>
            <wp:docPr id="9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1200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240" w:before="240" w:lineRule="auto"/>
        <w:ind w:firstLine="720"/>
        <w:jc w:val="both"/>
        <w:rPr/>
      </w:pPr>
      <w:r w:rsidDel="00000000" w:rsidR="00000000" w:rsidRPr="00000000">
        <w:rPr>
          <w:rtl w:val="0"/>
        </w:rPr>
        <w:t xml:space="preserve">No entanto, em algumas situações, é necessário que uma ou mais variáveis sejam alteradas. Ainda, vale lembrar que uma função retorna apenas </w:t>
      </w:r>
      <w:r w:rsidDel="00000000" w:rsidR="00000000" w:rsidRPr="00000000">
        <w:rPr>
          <w:b w:val="1"/>
          <w:rtl w:val="0"/>
        </w:rPr>
        <w:t xml:space="preserve">um </w:t>
      </w:r>
      <w:r w:rsidDel="00000000" w:rsidR="00000000" w:rsidRPr="00000000">
        <w:rPr>
          <w:rtl w:val="0"/>
        </w:rPr>
        <w:t xml:space="preserve">valor. Então, como é possível que uma função altere o conteúdo de uma variável fornecida como parâmetro?</w:t>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240" w:before="240" w:lineRule="auto"/>
        <w:jc w:val="both"/>
        <w:rPr>
          <w:sz w:val="10"/>
          <w:szCs w:val="10"/>
        </w:rPr>
      </w:pPr>
      <w:r w:rsidDel="00000000" w:rsidR="00000000" w:rsidRPr="00000000">
        <w:rPr>
          <w:rtl w:val="0"/>
        </w:rPr>
      </w:r>
    </w:p>
    <w:p w:rsidR="00000000" w:rsidDel="00000000" w:rsidP="00000000" w:rsidRDefault="00000000" w:rsidRPr="00000000" w14:paraId="000002EB">
      <w:pPr>
        <w:pStyle w:val="Heading2"/>
        <w:spacing w:before="0" w:lineRule="auto"/>
        <w:jc w:val="both"/>
        <w:rPr/>
      </w:pPr>
      <w:bookmarkStart w:colFirst="0" w:colLast="0" w:name="_heading=h.1ci93xb" w:id="23"/>
      <w:bookmarkEnd w:id="23"/>
      <w:r w:rsidDel="00000000" w:rsidR="00000000" w:rsidRPr="00000000">
        <w:rPr>
          <w:rtl w:val="0"/>
        </w:rPr>
        <w:t xml:space="preserve">Passagem de parâmetros por referência</w:t>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240" w:before="240" w:lineRule="auto"/>
        <w:jc w:val="both"/>
        <w:rPr/>
      </w:pPr>
      <w:r w:rsidDel="00000000" w:rsidR="00000000" w:rsidRPr="00000000">
        <w:rPr>
          <w:rtl w:val="0"/>
        </w:rPr>
        <w:t xml:space="preserve">É possível fornecer o endereço de uma ou mais variáveis para que uma função altere seu conteúdo. Veja a implementação da função </w:t>
      </w:r>
      <w:r w:rsidDel="00000000" w:rsidR="00000000" w:rsidRPr="00000000">
        <w:rPr>
          <w:rFonts w:ascii="Courier New" w:cs="Courier New" w:eastAsia="Courier New" w:hAnsi="Courier New"/>
          <w:rtl w:val="0"/>
        </w:rPr>
        <w:t xml:space="preserve">soma_dobro()</w:t>
      </w:r>
      <w:r w:rsidDel="00000000" w:rsidR="00000000" w:rsidRPr="00000000">
        <w:rPr>
          <w:rtl w:val="0"/>
        </w:rPr>
        <w:t xml:space="preserve"> com parâmetros por referência.</w:t>
      </w:r>
    </w:p>
    <w:p w:rsidR="00000000" w:rsidDel="00000000" w:rsidP="00000000" w:rsidRDefault="00000000" w:rsidRPr="00000000" w14:paraId="000002ED">
      <w:pPr>
        <w:rPr/>
      </w:pPr>
      <w:r w:rsidDel="00000000" w:rsidR="00000000" w:rsidRPr="00000000">
        <w:rPr>
          <w:rtl w:val="0"/>
        </w:rPr>
      </w:r>
    </w:p>
    <w:tbl>
      <w:tblPr>
        <w:tblStyle w:val="Table30"/>
        <w:tblW w:w="9600.0" w:type="dxa"/>
        <w:jc w:val="left"/>
        <w:tblLayout w:type="fixed"/>
        <w:tblLook w:val="0600"/>
      </w:tblPr>
      <w:tblGrid>
        <w:gridCol w:w="561"/>
        <w:gridCol w:w="9039"/>
        <w:tblGridChange w:id="0">
          <w:tblGrid>
            <w:gridCol w:w="561"/>
            <w:gridCol w:w="9039"/>
          </w:tblGrid>
        </w:tblGridChange>
      </w:tblGrid>
      <w:tr>
        <w:trPr>
          <w:cantSplit w:val="0"/>
          <w:trHeight w:val="2115" w:hRule="atLeast"/>
          <w:tblHeader w:val="0"/>
        </w:trPr>
        <w:tc>
          <w:tcPr>
            <w:shd w:fill="auto" w:val="clear"/>
            <w:tcMar>
              <w:top w:w="0.0" w:type="dxa"/>
              <w:left w:w="0.0" w:type="dxa"/>
              <w:bottom w:w="0.0" w:type="dxa"/>
              <w:right w:w="0.0" w:type="dxa"/>
            </w:tcMar>
          </w:tcPr>
          <w:p w:rsidR="00000000" w:rsidDel="00000000" w:rsidP="00000000" w:rsidRDefault="00000000" w:rsidRPr="00000000" w14:paraId="000002E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2E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2F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2F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2F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2F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2F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2F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2F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2F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2F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2F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2F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2F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2F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2F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2F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tc>
        <w:tc>
          <w:tcPr>
            <w:shd w:fill="f0f0f0" w:val="clear"/>
            <w:tcMar>
              <w:top w:w="0.0" w:type="dxa"/>
              <w:left w:w="0.0" w:type="dxa"/>
              <w:bottom w:w="0.0" w:type="dxa"/>
              <w:right w:w="0.0" w:type="dxa"/>
            </w:tcMar>
          </w:tcPr>
          <w:p w:rsidR="00000000" w:rsidDel="00000000" w:rsidP="00000000" w:rsidRDefault="00000000" w:rsidRPr="00000000" w14:paraId="000002FF">
            <w:pPr>
              <w:widowControl w:val="0"/>
              <w:spacing w:before="0" w:line="276" w:lineRule="auto"/>
              <w:rPr>
                <w:rFonts w:ascii="Consolas" w:cs="Consolas" w:eastAsia="Consolas" w:hAnsi="Consolas"/>
                <w:color w:val="4d99bf"/>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&lt;iostream&gt;</w:t>
            </w:r>
          </w:p>
          <w:p w:rsidR="00000000" w:rsidDel="00000000" w:rsidP="00000000" w:rsidRDefault="00000000" w:rsidRPr="00000000" w14:paraId="00000300">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using namespace std;</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soma_dobro</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*b){</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soma;</w:t>
              <w:br w:type="textWrapping"/>
              <w:t xml:space="preserve">    *a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 * (*a);</w:t>
              <w:br w:type="textWrapping"/>
              <w:t xml:space="preserve">    *b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 * (*b);</w:t>
              <w:br w:type="textWrapping"/>
              <w:t xml:space="preserve">    soma = *a + *b;</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soma;</w:t>
              <w:br w:type="textWrapping"/>
              <w:t xml:space="preserve">}</w:t>
            </w:r>
          </w:p>
          <w:p w:rsidR="00000000" w:rsidDel="00000000" w:rsidP="00000000" w:rsidRDefault="00000000" w:rsidRPr="00000000" w14:paraId="00000301">
            <w:pPr>
              <w:widowControl w:val="0"/>
              <w:spacing w:before="0" w:line="276" w:lineRule="auto"/>
              <w:rPr>
                <w:rFonts w:ascii="Consolas" w:cs="Consolas" w:eastAsia="Consolas" w:hAnsi="Consolas"/>
                <w:color w:val="444444"/>
                <w:sz w:val="19"/>
                <w:szCs w:val="19"/>
                <w:shd w:fill="f0f0f0" w:val="clear"/>
              </w:rPr>
            </w:pPr>
            <w:r w:rsidDel="00000000" w:rsidR="00000000" w:rsidRPr="00000000">
              <w:rPr>
                <w:rtl w:val="0"/>
              </w:rPr>
            </w:r>
          </w:p>
          <w:p w:rsidR="00000000" w:rsidDel="00000000" w:rsidP="00000000" w:rsidRDefault="00000000" w:rsidRPr="00000000" w14:paraId="00000302">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 (){</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x = 5, y = 3, res;</w:t>
              <w:br w:type="textWrapping"/>
              <w:t xml:space="preserve">    res = soma_dobro (&amp;x, &amp;y);</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cout &lt;&lt; </w:t>
            </w:r>
            <w:r w:rsidDel="00000000" w:rsidR="00000000" w:rsidRPr="00000000">
              <w:rPr>
                <w:rFonts w:ascii="Consolas" w:cs="Consolas" w:eastAsia="Consolas" w:hAnsi="Consolas"/>
                <w:color w:val="444444"/>
                <w:sz w:val="19"/>
                <w:szCs w:val="19"/>
                <w:shd w:fill="f0f0f0" w:val="clear"/>
                <w:rtl w:val="0"/>
              </w:rPr>
              <w:t xml:space="preserve">res &lt;&lt; endl;</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tc>
      </w:tr>
    </w:tbl>
    <w:p w:rsidR="00000000" w:rsidDel="00000000" w:rsidP="00000000" w:rsidRDefault="00000000" w:rsidRPr="00000000" w14:paraId="00000303">
      <w:pPr>
        <w:spacing w:after="240" w:before="240" w:lineRule="auto"/>
        <w:jc w:val="both"/>
        <w:rPr/>
      </w:pPr>
      <w:r w:rsidDel="00000000" w:rsidR="00000000" w:rsidRPr="00000000">
        <w:rPr>
          <w:rtl w:val="0"/>
        </w:rPr>
      </w:r>
    </w:p>
    <w:p w:rsidR="00000000" w:rsidDel="00000000" w:rsidP="00000000" w:rsidRDefault="00000000" w:rsidRPr="00000000" w14:paraId="00000304">
      <w:pPr>
        <w:spacing w:after="240" w:before="240" w:lineRule="auto"/>
        <w:ind w:firstLine="720"/>
        <w:jc w:val="both"/>
        <w:rPr/>
      </w:pPr>
      <w:r w:rsidDel="00000000" w:rsidR="00000000" w:rsidRPr="00000000">
        <w:rPr>
          <w:rFonts w:ascii="Arial" w:cs="Arial" w:eastAsia="Arial" w:hAnsi="Arial"/>
          <w:rtl w:val="0"/>
        </w:rPr>
        <w:t xml:space="preserve">A figura abaixo representa graficamente o que acontece durante a execução do código apresentado. Quando a função </w:t>
      </w:r>
      <w:r w:rsidDel="00000000" w:rsidR="00000000" w:rsidRPr="00000000">
        <w:rPr>
          <w:rFonts w:ascii="Courier New" w:cs="Courier New" w:eastAsia="Courier New" w:hAnsi="Courier New"/>
          <w:rtl w:val="0"/>
        </w:rPr>
        <w:t xml:space="preserve">soma_dobro()</w:t>
      </w:r>
      <w:r w:rsidDel="00000000" w:rsidR="00000000" w:rsidRPr="00000000">
        <w:rPr>
          <w:rFonts w:ascii="Arial" w:cs="Arial" w:eastAsia="Arial" w:hAnsi="Arial"/>
          <w:rtl w:val="0"/>
        </w:rPr>
        <w:t xml:space="preserve"> é chamada (linha 14), são passados como parâmetros para a função os endereços de memória ocupados pelas variáveis </w:t>
      </w:r>
      <w:r w:rsidDel="00000000" w:rsidR="00000000" w:rsidRPr="00000000">
        <w:rPr>
          <w:rFonts w:ascii="Courier New" w:cs="Courier New" w:eastAsia="Courier New" w:hAnsi="Courier New"/>
          <w:rtl w:val="0"/>
        </w:rPr>
        <w:t xml:space="preserve">x</w:t>
      </w:r>
      <w:r w:rsidDel="00000000" w:rsidR="00000000" w:rsidRPr="00000000">
        <w:rPr>
          <w:rtl w:val="0"/>
        </w:rPr>
        <w:t xml:space="preserve"> e </w:t>
      </w:r>
      <w:r w:rsidDel="00000000" w:rsidR="00000000" w:rsidRPr="00000000">
        <w:rPr>
          <w:rFonts w:ascii="Courier New" w:cs="Courier New" w:eastAsia="Courier New" w:hAnsi="Courier New"/>
          <w:rtl w:val="0"/>
        </w:rPr>
        <w:t xml:space="preserve">y</w:t>
      </w:r>
      <w:r w:rsidDel="00000000" w:rsidR="00000000" w:rsidRPr="00000000">
        <w:rPr>
          <w:rFonts w:ascii="Arial" w:cs="Arial" w:eastAsia="Arial" w:hAnsi="Arial"/>
          <w:rtl w:val="0"/>
        </w:rPr>
        <w:t xml:space="preserve"> (isso é feito pelo operador </w:t>
      </w:r>
      <w:r w:rsidDel="00000000" w:rsidR="00000000" w:rsidRPr="00000000">
        <w:rPr>
          <w:b w:val="1"/>
          <w:rtl w:val="0"/>
        </w:rPr>
        <w:t xml:space="preserve">&amp;</w:t>
      </w:r>
      <w:r w:rsidDel="00000000" w:rsidR="00000000" w:rsidRPr="00000000">
        <w:rPr>
          <w:rFonts w:ascii="Arial" w:cs="Arial" w:eastAsia="Arial" w:hAnsi="Arial"/>
          <w:rtl w:val="0"/>
        </w:rPr>
        <w:t xml:space="preserve"> que obtém o endereço de memória de uma variável), ou seja, conforme a representação, os valores 200 (endereço ocupado por </w:t>
      </w:r>
      <w:r w:rsidDel="00000000" w:rsidR="00000000" w:rsidRPr="00000000">
        <w:rPr>
          <w:rFonts w:ascii="Courier New" w:cs="Courier New" w:eastAsia="Courier New" w:hAnsi="Courier New"/>
          <w:rtl w:val="0"/>
        </w:rPr>
        <w:t xml:space="preserve">x</w:t>
      </w:r>
      <w:r w:rsidDel="00000000" w:rsidR="00000000" w:rsidRPr="00000000">
        <w:rPr>
          <w:rFonts w:ascii="Arial" w:cs="Arial" w:eastAsia="Arial" w:hAnsi="Arial"/>
          <w:rtl w:val="0"/>
        </w:rPr>
        <w:t xml:space="preserve">) e 204 (endereço ocupado por y</w:t>
      </w:r>
      <w:r w:rsidDel="00000000" w:rsidR="00000000" w:rsidRPr="00000000">
        <w:rPr>
          <w:rtl w:val="0"/>
        </w:rPr>
        <w:t xml:space="preserve">). Dessa maneira, os valores armazenados pelos ponteiros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 </w:t>
      </w:r>
      <w:r w:rsidDel="00000000" w:rsidR="00000000" w:rsidRPr="00000000">
        <w:rPr>
          <w:rFonts w:ascii="Courier New" w:cs="Courier New" w:eastAsia="Courier New" w:hAnsi="Courier New"/>
          <w:rtl w:val="0"/>
        </w:rPr>
        <w:t xml:space="preserve">b</w:t>
      </w:r>
      <w:r w:rsidDel="00000000" w:rsidR="00000000" w:rsidRPr="00000000">
        <w:rPr>
          <w:rFonts w:ascii="Arial" w:cs="Arial" w:eastAsia="Arial" w:hAnsi="Arial"/>
          <w:rtl w:val="0"/>
        </w:rPr>
        <w:t xml:space="preserve"> (no escopo da função) são, respectivamente, 200 e 204. Nas linhas 6 e 7, os valores apontados por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 </w:t>
      </w:r>
      <w:r w:rsidDel="00000000" w:rsidR="00000000" w:rsidRPr="00000000">
        <w:rPr>
          <w:rFonts w:ascii="Courier New" w:cs="Courier New" w:eastAsia="Courier New" w:hAnsi="Courier New"/>
          <w:rtl w:val="0"/>
        </w:rPr>
        <w:t xml:space="preserve">b</w:t>
      </w:r>
      <w:r w:rsidDel="00000000" w:rsidR="00000000" w:rsidRPr="00000000">
        <w:rPr>
          <w:rFonts w:ascii="Arial" w:cs="Arial" w:eastAsia="Arial" w:hAnsi="Arial"/>
          <w:rtl w:val="0"/>
        </w:rPr>
        <w:t xml:space="preserve"> (5 e 3) são multiplicados por 2, por meio da </w:t>
      </w:r>
      <w:r w:rsidDel="00000000" w:rsidR="00000000" w:rsidRPr="00000000">
        <w:rPr>
          <w:rFonts w:ascii="Arial" w:cs="Arial" w:eastAsia="Arial" w:hAnsi="Arial"/>
          <w:b w:val="1"/>
          <w:rtl w:val="0"/>
        </w:rPr>
        <w:t xml:space="preserve">referência</w:t>
      </w:r>
      <w:r w:rsidDel="00000000" w:rsidR="00000000" w:rsidRPr="00000000">
        <w:rPr>
          <w:rFonts w:ascii="Arial" w:cs="Arial" w:eastAsia="Arial" w:hAnsi="Arial"/>
          <w:rtl w:val="0"/>
        </w:rPr>
        <w:t xml:space="preserve"> aos endereços de memória 200 e 204, sendo que os resultados serão armazenados nas mesmas variáveis que estão sendo apontadas. Dessa forma, no endereço 200 o valor 5 será sobrescrito pelo valor 10, e no endereço 204, 3 será substituído por 6. Na linha 8, é realizada a soma dos valores que estão nos endereços especificados por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 </w:t>
      </w:r>
      <w:r w:rsidDel="00000000" w:rsidR="00000000" w:rsidRPr="00000000">
        <w:rPr>
          <w:rFonts w:ascii="Courier New" w:cs="Courier New" w:eastAsia="Courier New" w:hAnsi="Courier New"/>
          <w:rtl w:val="0"/>
        </w:rPr>
        <w:t xml:space="preserve">b</w:t>
      </w:r>
      <w:r w:rsidDel="00000000" w:rsidR="00000000" w:rsidRPr="00000000">
        <w:rPr>
          <w:rFonts w:ascii="Arial" w:cs="Arial" w:eastAsia="Arial" w:hAnsi="Arial"/>
          <w:rtl w:val="0"/>
        </w:rPr>
        <w:t xml:space="preserve">. O resultado da soma é devolvido à função </w:t>
      </w:r>
      <w:r w:rsidDel="00000000" w:rsidR="00000000" w:rsidRPr="00000000">
        <w:rPr>
          <w:rFonts w:ascii="Courier New" w:cs="Courier New" w:eastAsia="Courier New" w:hAnsi="Courier New"/>
          <w:rtl w:val="0"/>
        </w:rPr>
        <w:t xml:space="preserve">main() </w:t>
      </w:r>
      <w:r w:rsidDel="00000000" w:rsidR="00000000" w:rsidRPr="00000000">
        <w:rPr>
          <w:rFonts w:ascii="Arial" w:cs="Arial" w:eastAsia="Arial" w:hAnsi="Arial"/>
          <w:rtl w:val="0"/>
        </w:rPr>
        <w:t xml:space="preserve">(linha 9), sendo atribuído à variável </w:t>
      </w:r>
      <w:r w:rsidDel="00000000" w:rsidR="00000000" w:rsidRPr="00000000">
        <w:rPr>
          <w:rFonts w:ascii="Courier New" w:cs="Courier New" w:eastAsia="Courier New" w:hAnsi="Courier New"/>
          <w:rtl w:val="0"/>
        </w:rPr>
        <w:t xml:space="preserve">res </w:t>
      </w:r>
      <w:r w:rsidDel="00000000" w:rsidR="00000000" w:rsidRPr="00000000">
        <w:rPr>
          <w:rFonts w:ascii="Arial" w:cs="Arial" w:eastAsia="Arial" w:hAnsi="Arial"/>
          <w:rtl w:val="0"/>
        </w:rPr>
        <w:t xml:space="preserve">(linha 14). Quando a função </w:t>
      </w:r>
      <w:r w:rsidDel="00000000" w:rsidR="00000000" w:rsidRPr="00000000">
        <w:rPr>
          <w:rFonts w:ascii="Courier New" w:cs="Courier New" w:eastAsia="Courier New" w:hAnsi="Courier New"/>
          <w:rtl w:val="0"/>
        </w:rPr>
        <w:t xml:space="preserve">soma_dobro()</w:t>
      </w:r>
      <w:r w:rsidDel="00000000" w:rsidR="00000000" w:rsidRPr="00000000">
        <w:rPr>
          <w:rFonts w:ascii="Arial" w:cs="Arial" w:eastAsia="Arial" w:hAnsi="Arial"/>
          <w:rtl w:val="0"/>
        </w:rPr>
        <w:t xml:space="preserve"> é encerrada, todos o espaço alocado para a execução da função é liberado, e as variáveis </w:t>
      </w:r>
      <w:r w:rsidDel="00000000" w:rsidR="00000000" w:rsidRPr="00000000">
        <w:rPr>
          <w:rFonts w:ascii="Courier New" w:cs="Courier New" w:eastAsia="Courier New" w:hAnsi="Courier New"/>
          <w:rtl w:val="0"/>
        </w:rPr>
        <w:t xml:space="preserve">a</w:t>
      </w:r>
      <w:r w:rsidDel="00000000" w:rsidR="00000000" w:rsidRPr="00000000">
        <w:rPr>
          <w:rtl w:val="0"/>
        </w:rPr>
        <w:t xml:space="preserve">, </w:t>
      </w:r>
      <w:r w:rsidDel="00000000" w:rsidR="00000000" w:rsidRPr="00000000">
        <w:rPr>
          <w:rFonts w:ascii="Courier New" w:cs="Courier New" w:eastAsia="Courier New" w:hAnsi="Courier New"/>
          <w:rtl w:val="0"/>
        </w:rPr>
        <w:t xml:space="preserve">b </w:t>
      </w:r>
      <w:r w:rsidDel="00000000" w:rsidR="00000000" w:rsidRPr="00000000">
        <w:rPr>
          <w:rtl w:val="0"/>
        </w:rPr>
        <w:t xml:space="preserve">e </w:t>
      </w:r>
      <w:r w:rsidDel="00000000" w:rsidR="00000000" w:rsidRPr="00000000">
        <w:rPr>
          <w:rFonts w:ascii="Courier New" w:cs="Courier New" w:eastAsia="Courier New" w:hAnsi="Courier New"/>
          <w:rtl w:val="0"/>
        </w:rPr>
        <w:t xml:space="preserve">soma </w:t>
      </w:r>
      <w:r w:rsidDel="00000000" w:rsidR="00000000" w:rsidRPr="00000000">
        <w:rPr>
          <w:rFonts w:ascii="Arial" w:cs="Arial" w:eastAsia="Arial" w:hAnsi="Arial"/>
          <w:rtl w:val="0"/>
        </w:rPr>
        <w:t xml:space="preserve">deixam de existir. Entretanto, as alterações decorrentes das multiplicações feitas são mantidas, pois cada alteração fez referência a endereços de memória que estavam fora da área destinada à função chamada (</w:t>
      </w:r>
      <w:r w:rsidDel="00000000" w:rsidR="00000000" w:rsidRPr="00000000">
        <w:rPr>
          <w:rFonts w:ascii="Courier New" w:cs="Courier New" w:eastAsia="Courier New" w:hAnsi="Courier New"/>
          <w:rtl w:val="0"/>
        </w:rPr>
        <w:t xml:space="preserve">soma_dobro()</w:t>
      </w:r>
      <w:r w:rsidDel="00000000" w:rsidR="00000000" w:rsidRPr="00000000">
        <w:rPr>
          <w:rFonts w:ascii="Arial" w:cs="Arial" w:eastAsia="Arial" w:hAnsi="Arial"/>
          <w:rtl w:val="0"/>
        </w:rPr>
        <w:t xml:space="preserve">). Assim, após a execução da função </w:t>
      </w:r>
      <w:r w:rsidDel="00000000" w:rsidR="00000000" w:rsidRPr="00000000">
        <w:rPr>
          <w:rFonts w:ascii="Courier New" w:cs="Courier New" w:eastAsia="Courier New" w:hAnsi="Courier New"/>
          <w:rtl w:val="0"/>
        </w:rPr>
        <w:t xml:space="preserve">soma_dobro()</w:t>
      </w:r>
      <w:r w:rsidDel="00000000" w:rsidR="00000000" w:rsidRPr="00000000">
        <w:rPr>
          <w:rtl w:val="0"/>
        </w:rPr>
        <w:t xml:space="preserve">, o valor de </w:t>
      </w:r>
      <w:r w:rsidDel="00000000" w:rsidR="00000000" w:rsidRPr="00000000">
        <w:rPr>
          <w:rFonts w:ascii="Courier New" w:cs="Courier New" w:eastAsia="Courier New" w:hAnsi="Courier New"/>
          <w:rtl w:val="0"/>
        </w:rPr>
        <w:t xml:space="preserve">x</w:t>
      </w:r>
      <w:r w:rsidDel="00000000" w:rsidR="00000000" w:rsidRPr="00000000">
        <w:rPr>
          <w:rFonts w:ascii="Arial" w:cs="Arial" w:eastAsia="Arial" w:hAnsi="Arial"/>
          <w:rtl w:val="0"/>
        </w:rPr>
        <w:t xml:space="preserve"> será 10 e o de </w:t>
      </w:r>
      <w:r w:rsidDel="00000000" w:rsidR="00000000" w:rsidRPr="00000000">
        <w:rPr>
          <w:rFonts w:ascii="Courier New" w:cs="Courier New" w:eastAsia="Courier New" w:hAnsi="Courier New"/>
          <w:rtl w:val="0"/>
        </w:rPr>
        <w:t xml:space="preserve">y</w:t>
      </w:r>
      <w:r w:rsidDel="00000000" w:rsidR="00000000" w:rsidRPr="00000000">
        <w:rPr>
          <w:rFonts w:ascii="Arial" w:cs="Arial" w:eastAsia="Arial" w:hAnsi="Arial"/>
          <w:rtl w:val="0"/>
        </w:rPr>
        <w:t xml:space="preserve"> será 6, mantendo as alterações feitas pela função. </w:t>
      </w:r>
      <w:r w:rsidDel="00000000" w:rsidR="00000000" w:rsidRPr="00000000">
        <w:rPr>
          <w:rtl w:val="0"/>
        </w:rPr>
        <w:tab/>
        <w:tab/>
      </w:r>
    </w:p>
    <w:p w:rsidR="00000000" w:rsidDel="00000000" w:rsidP="00000000" w:rsidRDefault="00000000" w:rsidRPr="00000000" w14:paraId="00000305">
      <w:pPr>
        <w:spacing w:after="240" w:before="240" w:lineRule="auto"/>
        <w:jc w:val="both"/>
        <w:rPr/>
      </w:pPr>
      <w:r w:rsidDel="00000000" w:rsidR="00000000" w:rsidRPr="00000000">
        <w:rPr/>
        <w:drawing>
          <wp:inline distB="114300" distT="114300" distL="114300" distR="114300">
            <wp:extent cx="6120000" cy="3987800"/>
            <wp:effectExtent b="0" l="0" r="0" t="0"/>
            <wp:docPr id="9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1200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before="240" w:lineRule="auto"/>
        <w:ind w:firstLine="720"/>
        <w:jc w:val="both"/>
        <w:rPr/>
      </w:pPr>
      <w:r w:rsidDel="00000000" w:rsidR="00000000" w:rsidRPr="00000000">
        <w:rPr>
          <w:rtl w:val="0"/>
        </w:rPr>
        <w:t xml:space="preserve">Agora, considere uma função para fazer a troca de valor de duas variáveis. Se os parâmetros forem passados por valor, quando a execução retornar à função chamadora, nenhuma alteração terá sido feita - ou seja, a funcionalidade não terá sido executada.</w:t>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after="240" w:before="240" w:lineRule="auto"/>
        <w:jc w:val="both"/>
        <w:rPr/>
      </w:pPr>
      <w:r w:rsidDel="00000000" w:rsidR="00000000" w:rsidRPr="00000000">
        <w:rPr>
          <w:rtl w:val="0"/>
        </w:rPr>
        <w:tab/>
        <w:t xml:space="preserve">Para fazer a troca dos valores, então, é necessário que a função tenha acesso às posições de memória das variáveis que devem ser trocadas. Segue o código das duas funções, com parâmetros por valor (que mantém o conteúdo das variáveis passadas por parâmetro) e por referência (que altera o conteúdo das variáveis passadas por parâmetro).</w:t>
      </w:r>
    </w:p>
    <w:p w:rsidR="00000000" w:rsidDel="00000000" w:rsidP="00000000" w:rsidRDefault="00000000" w:rsidRPr="00000000" w14:paraId="00000308">
      <w:pPr>
        <w:spacing w:after="240" w:before="240" w:lineRule="auto"/>
        <w:ind w:firstLine="720"/>
        <w:jc w:val="both"/>
        <w:rPr/>
      </w:pPr>
      <w:r w:rsidDel="00000000" w:rsidR="00000000" w:rsidRPr="00000000">
        <w:rPr>
          <w:rtl w:val="0"/>
        </w:rPr>
        <w:t xml:space="preserve">A função </w:t>
      </w:r>
      <w:r w:rsidDel="00000000" w:rsidR="00000000" w:rsidRPr="00000000">
        <w:rPr>
          <w:rFonts w:ascii="Courier New" w:cs="Courier New" w:eastAsia="Courier New" w:hAnsi="Courier New"/>
          <w:rtl w:val="0"/>
        </w:rPr>
        <w:t xml:space="preserve">trocaPorVal()</w:t>
      </w:r>
      <w:r w:rsidDel="00000000" w:rsidR="00000000" w:rsidRPr="00000000">
        <w:rPr>
          <w:rtl w:val="0"/>
        </w:rPr>
        <w:t xml:space="preserve"> recebe os valores de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(5 e 3), troca os conteúdos das variáveis (linhas 5 a 7), mas essa alteração não tem impacto nas variáveis do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fornecidas como parâmetro. O resultado mostrado pela execução da linha 21 (após a chamada da função </w:t>
      </w:r>
      <w:r w:rsidDel="00000000" w:rsidR="00000000" w:rsidRPr="00000000">
        <w:rPr>
          <w:rFonts w:ascii="Courier New" w:cs="Courier New" w:eastAsia="Courier New" w:hAnsi="Courier New"/>
          <w:rtl w:val="0"/>
        </w:rPr>
        <w:t xml:space="preserve">trocaPorVal()</w:t>
      </w:r>
      <w:r w:rsidDel="00000000" w:rsidR="00000000" w:rsidRPr="00000000">
        <w:rPr>
          <w:rtl w:val="0"/>
        </w:rPr>
        <w:t xml:space="preserve">) confirma isso. Distintamente, a função </w:t>
      </w:r>
      <w:r w:rsidDel="00000000" w:rsidR="00000000" w:rsidRPr="00000000">
        <w:rPr>
          <w:rFonts w:ascii="Courier New" w:cs="Courier New" w:eastAsia="Courier New" w:hAnsi="Courier New"/>
          <w:rtl w:val="0"/>
        </w:rPr>
        <w:t xml:space="preserve">trocaPorRef()</w:t>
      </w:r>
      <w:r w:rsidDel="00000000" w:rsidR="00000000" w:rsidRPr="00000000">
        <w:rPr>
          <w:rtl w:val="0"/>
        </w:rPr>
        <w:t xml:space="preserve"> recebe como parâmetros os endereços das variáveis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Assim, a função tem acesso a posições de memória das variáveis alocadas no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podendo alterar seus conteúdos. Ao receber os endereços por parâmetro, a função </w:t>
      </w:r>
      <w:r w:rsidDel="00000000" w:rsidR="00000000" w:rsidRPr="00000000">
        <w:rPr>
          <w:rFonts w:ascii="Courier New" w:cs="Courier New" w:eastAsia="Courier New" w:hAnsi="Courier New"/>
          <w:rtl w:val="0"/>
        </w:rPr>
        <w:t xml:space="preserve">trocaPorRef()</w:t>
      </w:r>
      <w:r w:rsidDel="00000000" w:rsidR="00000000" w:rsidRPr="00000000">
        <w:rPr>
          <w:rtl w:val="0"/>
        </w:rPr>
        <w:t xml:space="preserve"> declara duas variáveis do tipo ponteiro em seu escopo, inicializadas com os endereços fornecidos na chamada da função. A figura abaixo ilustra a passagem de parâmetros para a função </w:t>
      </w:r>
      <w:r w:rsidDel="00000000" w:rsidR="00000000" w:rsidRPr="00000000">
        <w:rPr>
          <w:rFonts w:ascii="Courier New" w:cs="Courier New" w:eastAsia="Courier New" w:hAnsi="Courier New"/>
          <w:rtl w:val="0"/>
        </w:rPr>
        <w:t xml:space="preserve">trocaPorRef()</w:t>
      </w:r>
      <w:r w:rsidDel="00000000" w:rsidR="00000000" w:rsidRPr="00000000">
        <w:rPr>
          <w:rtl w:val="0"/>
        </w:rPr>
        <w:t xml:space="preserve">. Ao executar a atribuição do conteúdo da variável apontada por </w:t>
      </w:r>
      <w:r w:rsidDel="00000000" w:rsidR="00000000" w:rsidRPr="00000000">
        <w:rPr>
          <w:rFonts w:ascii="Courier New" w:cs="Courier New" w:eastAsia="Courier New" w:hAnsi="Courier New"/>
          <w:rtl w:val="0"/>
        </w:rPr>
        <w:t xml:space="preserve">a</w:t>
      </w:r>
      <w:r w:rsidDel="00000000" w:rsidR="00000000" w:rsidRPr="00000000">
        <w:rPr>
          <w:rtl w:val="0"/>
        </w:rPr>
        <w:t xml:space="preserve"> (linha 13), o valor da variável a (no escopo do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representado pelo quadro à esquerda) é alterado. O mesmo acontece quando a linha 14 é executada, em que o valor armazenado temporariamente em </w:t>
      </w:r>
      <w:r w:rsidDel="00000000" w:rsidR="00000000" w:rsidRPr="00000000">
        <w:rPr>
          <w:rFonts w:ascii="Courier New" w:cs="Courier New" w:eastAsia="Courier New" w:hAnsi="Courier New"/>
          <w:rtl w:val="0"/>
        </w:rPr>
        <w:t xml:space="preserve">aux </w:t>
      </w:r>
      <w:r w:rsidDel="00000000" w:rsidR="00000000" w:rsidRPr="00000000">
        <w:rPr>
          <w:rtl w:val="0"/>
        </w:rPr>
        <w:t xml:space="preserve">é atribuído ao endereço de memória armazenado no ponteiro </w:t>
      </w:r>
      <w:r w:rsidDel="00000000" w:rsidR="00000000" w:rsidRPr="00000000">
        <w:rPr>
          <w:rFonts w:ascii="Courier New" w:cs="Courier New" w:eastAsia="Courier New" w:hAnsi="Courier New"/>
          <w:rtl w:val="0"/>
        </w:rPr>
        <w:t xml:space="preserve">b</w:t>
      </w:r>
      <w:r w:rsidDel="00000000" w:rsidR="00000000" w:rsidRPr="00000000">
        <w:rPr>
          <w:rtl w:val="0"/>
        </w:rPr>
        <w:t xml:space="preserve"> (no escopo da função) à variável </w:t>
      </w:r>
      <w:r w:rsidDel="00000000" w:rsidR="00000000" w:rsidRPr="00000000">
        <w:rPr>
          <w:rFonts w:ascii="Courier New" w:cs="Courier New" w:eastAsia="Courier New" w:hAnsi="Courier New"/>
          <w:rtl w:val="0"/>
        </w:rPr>
        <w:t xml:space="preserve">b </w:t>
      </w:r>
      <w:r w:rsidDel="00000000" w:rsidR="00000000" w:rsidRPr="00000000">
        <w:rPr>
          <w:rtl w:val="0"/>
        </w:rPr>
        <w:t xml:space="preserve">(no escopo do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w:t>
      </w:r>
    </w:p>
    <w:p w:rsidR="00000000" w:rsidDel="00000000" w:rsidP="00000000" w:rsidRDefault="00000000" w:rsidRPr="00000000" w14:paraId="00000309">
      <w:pPr>
        <w:spacing w:before="0" w:line="240" w:lineRule="auto"/>
        <w:rPr/>
      </w:pPr>
      <w:r w:rsidDel="00000000" w:rsidR="00000000" w:rsidRPr="00000000">
        <w:rPr>
          <w:rtl w:val="0"/>
        </w:rPr>
      </w:r>
    </w:p>
    <w:tbl>
      <w:tblPr>
        <w:tblStyle w:val="Table31"/>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30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30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30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30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30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30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31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31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31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31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31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31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31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31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31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31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31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31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31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31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31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31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32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32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p w:rsidR="00000000" w:rsidDel="00000000" w:rsidP="00000000" w:rsidRDefault="00000000" w:rsidRPr="00000000" w14:paraId="0000032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w:t>
            </w:r>
          </w:p>
        </w:tc>
        <w:tc>
          <w:tcPr>
            <w:shd w:fill="f0f0f0" w:val="clear"/>
            <w:tcMar>
              <w:top w:w="0.0" w:type="dxa"/>
              <w:left w:w="0.0" w:type="dxa"/>
              <w:bottom w:w="0.0" w:type="dxa"/>
              <w:right w:w="0.0" w:type="dxa"/>
            </w:tcMar>
          </w:tcPr>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1f7199"/>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&lt;stdio.h&gt;</w:t>
            </w:r>
            <w:r w:rsidDel="00000000" w:rsidR="00000000" w:rsidRPr="00000000">
              <w:rPr>
                <w:rFonts w:ascii="Consolas" w:cs="Consolas" w:eastAsia="Consolas" w:hAnsi="Consolas"/>
                <w:color w:val="444444"/>
                <w:sz w:val="19"/>
                <w:szCs w:val="19"/>
                <w:shd w:fill="f0f0f0" w:val="clear"/>
                <w:rtl w:val="0"/>
              </w:rPr>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trocaPorVal</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b){</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aux;</w:t>
              <w:br w:type="textWrapping"/>
              <w:tab/>
              <w:t xml:space="preserve">aux = a;</w:t>
              <w:br w:type="textWrapping"/>
              <w:tab/>
              <w:t xml:space="preserve">a = b;</w:t>
              <w:br w:type="textWrapping"/>
              <w:tab/>
              <w:t xml:space="preserve">b = aux;</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trocaPorRef</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*b){</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aux;</w:t>
              <w:br w:type="textWrapping"/>
              <w:tab/>
              <w:t xml:space="preserve">aux = *a;</w:t>
              <w:br w:type="textWrapping"/>
              <w:tab/>
              <w:t xml:space="preserve">*a = *b;</w:t>
              <w:br w:type="textWrapping"/>
              <w:tab/>
              <w:t xml:space="preserve">*b = aux;</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 </w:t>
            </w:r>
            <w:r w:rsidDel="00000000" w:rsidR="00000000" w:rsidRPr="00000000">
              <w:rPr>
                <w:rFonts w:ascii="Consolas" w:cs="Consolas" w:eastAsia="Consolas" w:hAnsi="Consolas"/>
                <w:color w:val="880000"/>
                <w:sz w:val="19"/>
                <w:szCs w:val="19"/>
                <w:shd w:fill="f0f0f0" w:val="clear"/>
                <w:rtl w:val="0"/>
              </w:rPr>
              <w:t xml:space="preserve">5</w:t>
            </w:r>
            <w:r w:rsidDel="00000000" w:rsidR="00000000" w:rsidRPr="00000000">
              <w:rPr>
                <w:rFonts w:ascii="Consolas" w:cs="Consolas" w:eastAsia="Consolas" w:hAnsi="Consolas"/>
                <w:color w:val="444444"/>
                <w:sz w:val="19"/>
                <w:szCs w:val="19"/>
                <w:shd w:fill="f0f0f0" w:val="clear"/>
                <w:rtl w:val="0"/>
              </w:rPr>
              <w:t xml:space="preserve">, b = </w:t>
            </w:r>
            <w:r w:rsidDel="00000000" w:rsidR="00000000" w:rsidRPr="00000000">
              <w:rPr>
                <w:rFonts w:ascii="Consolas" w:cs="Consolas" w:eastAsia="Consolas" w:hAnsi="Consolas"/>
                <w:color w:val="880000"/>
                <w:sz w:val="19"/>
                <w:szCs w:val="19"/>
                <w:shd w:fill="f0f0f0" w:val="clear"/>
                <w:rtl w:val="0"/>
              </w:rPr>
              <w:t xml:space="preserve">3</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"A: %d, B: %d\n"</w:t>
            </w:r>
            <w:r w:rsidDel="00000000" w:rsidR="00000000" w:rsidRPr="00000000">
              <w:rPr>
                <w:rFonts w:ascii="Consolas" w:cs="Consolas" w:eastAsia="Consolas" w:hAnsi="Consolas"/>
                <w:color w:val="444444"/>
                <w:sz w:val="19"/>
                <w:szCs w:val="19"/>
                <w:shd w:fill="f0f0f0" w:val="clear"/>
                <w:rtl w:val="0"/>
              </w:rPr>
              <w:t xml:space="preserve">, a, b);</w:t>
              <w:br w:type="textWrapping"/>
              <w:tab/>
              <w:t xml:space="preserve">trocaPorVal(a, b);</w:t>
              <w:br w:type="textWrapping"/>
              <w:tab/>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"A: %d, B: %d\n"</w:t>
            </w:r>
            <w:r w:rsidDel="00000000" w:rsidR="00000000" w:rsidRPr="00000000">
              <w:rPr>
                <w:rFonts w:ascii="Consolas" w:cs="Consolas" w:eastAsia="Consolas" w:hAnsi="Consolas"/>
                <w:color w:val="444444"/>
                <w:sz w:val="19"/>
                <w:szCs w:val="19"/>
                <w:shd w:fill="f0f0f0" w:val="clear"/>
                <w:rtl w:val="0"/>
              </w:rPr>
              <w:t xml:space="preserve">, a, b);</w:t>
              <w:br w:type="textWrapping"/>
              <w:tab/>
              <w:t xml:space="preserve">trocaPorRef(&amp;a, &amp;b);</w:t>
              <w:br w:type="textWrapping"/>
              <w:tab/>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"A: %d, B: %d\n"</w:t>
            </w:r>
            <w:r w:rsidDel="00000000" w:rsidR="00000000" w:rsidRPr="00000000">
              <w:rPr>
                <w:rFonts w:ascii="Consolas" w:cs="Consolas" w:eastAsia="Consolas" w:hAnsi="Consolas"/>
                <w:color w:val="444444"/>
                <w:sz w:val="19"/>
                <w:szCs w:val="19"/>
                <w:shd w:fill="f0f0f0" w:val="clear"/>
                <w:rtl w:val="0"/>
              </w:rPr>
              <w:t xml:space="preserve">, a, b);</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324">
      <w:pPr>
        <w:pBdr>
          <w:top w:space="0" w:sz="0" w:val="nil"/>
          <w:left w:space="0" w:sz="0" w:val="nil"/>
          <w:bottom w:space="0" w:sz="0" w:val="nil"/>
          <w:right w:space="0" w:sz="0" w:val="nil"/>
          <w:between w:space="0" w:sz="0" w:val="nil"/>
        </w:pBdr>
        <w:spacing w:after="240" w:before="240" w:lineRule="auto"/>
        <w:ind w:firstLine="720"/>
        <w:jc w:val="both"/>
        <w:rPr>
          <w:sz w:val="10"/>
          <w:szCs w:val="10"/>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before="240" w:lineRule="auto"/>
        <w:ind w:firstLine="720"/>
        <w:jc w:val="both"/>
        <w:rPr>
          <w:color w:val="1155cc"/>
        </w:rPr>
      </w:pPr>
      <w:r w:rsidDel="00000000" w:rsidR="00000000" w:rsidRPr="00000000">
        <w:rPr/>
        <w:drawing>
          <wp:inline distB="114300" distT="114300" distL="114300" distR="114300">
            <wp:extent cx="5199788" cy="2466462"/>
            <wp:effectExtent b="0" l="0" r="0" t="0"/>
            <wp:docPr id="9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199788" cy="2466462"/>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Style w:val="Heading2"/>
        <w:spacing w:before="0" w:lineRule="auto"/>
        <w:rPr>
          <w:color w:val="1155cc"/>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327">
      <w:pPr>
        <w:pStyle w:val="Heading2"/>
        <w:spacing w:before="240" w:lineRule="auto"/>
        <w:rPr/>
      </w:pPr>
      <w:bookmarkStart w:colFirst="0" w:colLast="0" w:name="_heading=h.2bn6wsx" w:id="25"/>
      <w:bookmarkEnd w:id="25"/>
      <w:r w:rsidDel="00000000" w:rsidR="00000000" w:rsidRPr="00000000">
        <w:rPr>
          <w:color w:val="1155cc"/>
          <w:rtl w:val="0"/>
        </w:rPr>
        <w:t xml:space="preserve">Outros exemplos</w:t>
      </w:r>
      <w:r w:rsidDel="00000000" w:rsidR="00000000" w:rsidRPr="00000000">
        <w:rPr>
          <w:rtl w:val="0"/>
        </w:rPr>
      </w:r>
    </w:p>
    <w:p w:rsidR="00000000" w:rsidDel="00000000" w:rsidP="00000000" w:rsidRDefault="00000000" w:rsidRPr="00000000" w14:paraId="00000328">
      <w:pPr>
        <w:rPr/>
      </w:pPr>
      <w:r w:rsidDel="00000000" w:rsidR="00000000" w:rsidRPr="00000000">
        <w:rPr>
          <w:b w:val="1"/>
          <w:rtl w:val="0"/>
        </w:rPr>
        <w:t xml:space="preserve">Exemplo 4</w:t>
      </w:r>
      <w:r w:rsidDel="00000000" w:rsidR="00000000" w:rsidRPr="00000000">
        <w:rPr>
          <w:rtl w:val="0"/>
        </w:rPr>
      </w:r>
    </w:p>
    <w:p w:rsidR="00000000" w:rsidDel="00000000" w:rsidP="00000000" w:rsidRDefault="00000000" w:rsidRPr="00000000" w14:paraId="00000329">
      <w:pPr>
        <w:spacing w:after="240" w:before="240" w:lineRule="auto"/>
        <w:jc w:val="both"/>
        <w:rPr/>
      </w:pPr>
      <w:r w:rsidDel="00000000" w:rsidR="00000000" w:rsidRPr="00000000">
        <w:rPr>
          <w:rtl w:val="0"/>
        </w:rPr>
        <w:t xml:space="preserve">Considere um sistema de fidelidade, em que um cliente obtém um selo para cada compra acima de um valor estabelecido. Ao atingir o décimo selo, o cliente obtém 50% de desconto no valor da compra e a contagem dos selos volta a zero. Então, a função fidelidade deve ser capaz de alterar a variável responsável por armazenar os selos. Observe o código.</w:t>
      </w:r>
    </w:p>
    <w:p w:rsidR="00000000" w:rsidDel="00000000" w:rsidP="00000000" w:rsidRDefault="00000000" w:rsidRPr="00000000" w14:paraId="0000032A">
      <w:pPr>
        <w:spacing w:before="0" w:line="240" w:lineRule="auto"/>
        <w:rPr>
          <w:sz w:val="10"/>
          <w:szCs w:val="10"/>
        </w:rPr>
      </w:pPr>
      <w:r w:rsidDel="00000000" w:rsidR="00000000" w:rsidRPr="00000000">
        <w:rPr>
          <w:rtl w:val="0"/>
        </w:rPr>
      </w:r>
    </w:p>
    <w:tbl>
      <w:tblPr>
        <w:tblStyle w:val="Table32"/>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32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32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32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32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32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33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33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33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33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33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33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33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33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33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33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33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33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33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33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33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33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34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tc>
        <w:tc>
          <w:tcPr>
            <w:shd w:fill="f0f0f0" w:val="clear"/>
            <w:tcMar>
              <w:top w:w="0.0" w:type="dxa"/>
              <w:left w:w="0.0" w:type="dxa"/>
              <w:bottom w:w="0.0" w:type="dxa"/>
              <w:right w:w="0.0" w:type="dxa"/>
            </w:tcMar>
          </w:tcPr>
          <w:p w:rsidR="00000000" w:rsidDel="00000000" w:rsidP="00000000" w:rsidRDefault="00000000" w:rsidRPr="00000000" w14:paraId="00000341">
            <w:pPr>
              <w:widowControl w:val="0"/>
              <w:spacing w:before="0" w:line="276" w:lineRule="auto"/>
              <w:rPr>
                <w:rFonts w:ascii="Consolas" w:cs="Consolas" w:eastAsia="Consolas" w:hAnsi="Consolas"/>
                <w:color w:val="1f7199"/>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&lt;stdio.h&gt;</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define</w:t>
            </w:r>
            <w:r w:rsidDel="00000000" w:rsidR="00000000" w:rsidRPr="00000000">
              <w:rPr>
                <w:rFonts w:ascii="Consolas" w:cs="Consolas" w:eastAsia="Consolas" w:hAnsi="Consolas"/>
                <w:color w:val="1f7199"/>
                <w:sz w:val="19"/>
                <w:szCs w:val="19"/>
                <w:shd w:fill="f0f0f0" w:val="clear"/>
                <w:rtl w:val="0"/>
              </w:rPr>
              <w:t xml:space="preserve"> VAL_COMPRA_FIDELIDADE 500</w:t>
            </w:r>
            <w:r w:rsidDel="00000000" w:rsidR="00000000" w:rsidRPr="00000000">
              <w:rPr>
                <w:rFonts w:ascii="Consolas" w:cs="Consolas" w:eastAsia="Consolas" w:hAnsi="Consolas"/>
                <w:color w:val="444444"/>
                <w:sz w:val="19"/>
                <w:szCs w:val="19"/>
                <w:shd w:fill="f0f0f0" w:val="clear"/>
                <w:rtl w:val="0"/>
              </w:rPr>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fidelidade</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*conta, </w:t>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valor){</w:t>
              <w:br w:type="textWrapping"/>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(valor &gt;= VAL_COMPRA_FIDELIDADE){</w:t>
              <w:br w:type="textWrapping"/>
              <w:t xml:space="preserve">    </w:t>
              <w:tab/>
              <w:tab/>
              <w:t xml:space="preserve">(*conta)++;</w:t>
              <w:br w:type="textWrapping"/>
              <w:tab/>
              <w:t xml:space="preserve">    </w:t>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((*conta) == </w:t>
            </w:r>
            <w:r w:rsidDel="00000000" w:rsidR="00000000" w:rsidRPr="00000000">
              <w:rPr>
                <w:rFonts w:ascii="Consolas" w:cs="Consolas" w:eastAsia="Consolas" w:hAnsi="Consolas"/>
                <w:color w:val="880000"/>
                <w:sz w:val="19"/>
                <w:szCs w:val="19"/>
                <w:shd w:fill="f0f0f0" w:val="clear"/>
                <w:rtl w:val="0"/>
              </w:rPr>
              <w:t xml:space="preserve">10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 xml:space="preserve"> </w:t>
              <w:tab/>
              <w:t xml:space="preserve">*conta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50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t xml:space="preserve">}</w:t>
              <w:br w:type="textWrapping"/>
              <w:tab/>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cliente, selos;</w:t>
              <w:br w:type="textWrapping"/>
              <w:tab/>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valor, pagar;</w:t>
              <w:br w:type="textWrapping"/>
              <w:br w:type="textWrapping"/>
              <w:tab/>
            </w:r>
            <w:r w:rsidDel="00000000" w:rsidR="00000000" w:rsidRPr="00000000">
              <w:rPr>
                <w:rFonts w:ascii="Consolas" w:cs="Consolas" w:eastAsia="Consolas" w:hAnsi="Consolas"/>
                <w:color w:val="397300"/>
                <w:sz w:val="19"/>
                <w:szCs w:val="19"/>
                <w:shd w:fill="f0f0f0" w:val="clear"/>
                <w:rtl w:val="0"/>
              </w:rPr>
              <w:t xml:space="preserve">scanf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"%d%f"</w:t>
            </w:r>
            <w:r w:rsidDel="00000000" w:rsidR="00000000" w:rsidRPr="00000000">
              <w:rPr>
                <w:rFonts w:ascii="Consolas" w:cs="Consolas" w:eastAsia="Consolas" w:hAnsi="Consolas"/>
                <w:color w:val="444444"/>
                <w:sz w:val="19"/>
                <w:szCs w:val="19"/>
                <w:shd w:fill="f0f0f0" w:val="clear"/>
                <w:rtl w:val="0"/>
              </w:rPr>
              <w:t xml:space="preserve">, &amp;selos, &amp;valor);</w:t>
              <w:br w:type="textWrapping"/>
              <w:tab/>
              <w:t xml:space="preserve">pagar = valor - (valor * fidelidade(&amp;selos, valor))/</w:t>
            </w:r>
            <w:r w:rsidDel="00000000" w:rsidR="00000000" w:rsidRPr="00000000">
              <w:rPr>
                <w:rFonts w:ascii="Consolas" w:cs="Consolas" w:eastAsia="Consolas" w:hAnsi="Consolas"/>
                <w:color w:val="880000"/>
                <w:sz w:val="19"/>
                <w:szCs w:val="19"/>
                <w:shd w:fill="f0f0f0" w:val="clear"/>
                <w:rtl w:val="0"/>
              </w:rPr>
              <w:t xml:space="preserve">100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"Tem %d selos. Total a pagar: %.2f"</w:t>
            </w:r>
            <w:r w:rsidDel="00000000" w:rsidR="00000000" w:rsidRPr="00000000">
              <w:rPr>
                <w:rFonts w:ascii="Consolas" w:cs="Consolas" w:eastAsia="Consolas" w:hAnsi="Consolas"/>
                <w:color w:val="444444"/>
                <w:sz w:val="19"/>
                <w:szCs w:val="19"/>
                <w:shd w:fill="f0f0f0" w:val="clear"/>
                <w:rtl w:val="0"/>
              </w:rPr>
              <w:t xml:space="preserve">, selos, pagar);</w:t>
              <w:br w:type="textWrapping"/>
              <w:t xml:space="preserve">}</w:t>
            </w:r>
            <w:r w:rsidDel="00000000" w:rsidR="00000000" w:rsidRPr="00000000">
              <w:rPr>
                <w:rtl w:val="0"/>
              </w:rPr>
            </w:r>
          </w:p>
        </w:tc>
      </w:tr>
    </w:tbl>
    <w:p w:rsidR="00000000" w:rsidDel="00000000" w:rsidP="00000000" w:rsidRDefault="00000000" w:rsidRPr="00000000" w14:paraId="00000342">
      <w:pPr>
        <w:spacing w:after="240" w:before="240" w:lineRule="auto"/>
        <w:jc w:val="both"/>
        <w:rPr>
          <w:sz w:val="10"/>
          <w:szCs w:val="10"/>
        </w:rPr>
      </w:pPr>
      <w:r w:rsidDel="00000000" w:rsidR="00000000" w:rsidRPr="00000000">
        <w:rPr>
          <w:rtl w:val="0"/>
        </w:rPr>
      </w:r>
    </w:p>
    <w:p w:rsidR="00000000" w:rsidDel="00000000" w:rsidP="00000000" w:rsidRDefault="00000000" w:rsidRPr="00000000" w14:paraId="00000343">
      <w:pPr>
        <w:spacing w:after="240" w:before="240" w:lineRule="auto"/>
        <w:ind w:firstLine="720"/>
        <w:jc w:val="both"/>
        <w:rPr/>
      </w:pPr>
      <w:r w:rsidDel="00000000" w:rsidR="00000000" w:rsidRPr="00000000">
        <w:rPr>
          <w:rtl w:val="0"/>
        </w:rPr>
        <w:t xml:space="preserve">A função fidelidade recebe dois parâmetros:</w:t>
      </w:r>
    </w:p>
    <w:p w:rsidR="00000000" w:rsidDel="00000000" w:rsidP="00000000" w:rsidRDefault="00000000" w:rsidRPr="00000000" w14:paraId="00000344">
      <w:pPr>
        <w:numPr>
          <w:ilvl w:val="0"/>
          <w:numId w:val="2"/>
        </w:numPr>
        <w:spacing w:before="240" w:lineRule="auto"/>
        <w:ind w:left="1440" w:hanging="360"/>
        <w:jc w:val="both"/>
        <w:rPr/>
      </w:pPr>
      <w:r w:rsidDel="00000000" w:rsidR="00000000" w:rsidRPr="00000000">
        <w:rPr>
          <w:rFonts w:ascii="Courier New" w:cs="Courier New" w:eastAsia="Courier New" w:hAnsi="Courier New"/>
          <w:rtl w:val="0"/>
        </w:rPr>
        <w:t xml:space="preserve">int *conta</w:t>
      </w:r>
      <w:r w:rsidDel="00000000" w:rsidR="00000000" w:rsidRPr="00000000">
        <w:rPr>
          <w:rtl w:val="0"/>
        </w:rPr>
        <w:t xml:space="preserve">: por referência, é o endereço da variável inteira que armazena a quantidade de selos;</w:t>
      </w:r>
    </w:p>
    <w:p w:rsidR="00000000" w:rsidDel="00000000" w:rsidP="00000000" w:rsidRDefault="00000000" w:rsidRPr="00000000" w14:paraId="00000345">
      <w:pPr>
        <w:numPr>
          <w:ilvl w:val="0"/>
          <w:numId w:val="2"/>
        </w:numPr>
        <w:spacing w:after="240" w:before="0" w:lineRule="auto"/>
        <w:ind w:left="1440" w:hanging="360"/>
        <w:jc w:val="both"/>
        <w:rPr/>
      </w:pPr>
      <w:r w:rsidDel="00000000" w:rsidR="00000000" w:rsidRPr="00000000">
        <w:rPr>
          <w:rFonts w:ascii="Courier New" w:cs="Courier New" w:eastAsia="Courier New" w:hAnsi="Courier New"/>
          <w:rtl w:val="0"/>
        </w:rPr>
        <w:t xml:space="preserve">float valor</w:t>
      </w:r>
      <w:r w:rsidDel="00000000" w:rsidR="00000000" w:rsidRPr="00000000">
        <w:rPr>
          <w:rtl w:val="0"/>
        </w:rPr>
        <w:t xml:space="preserve">: por valor, é o valor da compra, para verificar se o valor mínimo foi atingido para adicionar um selo.</w:t>
      </w:r>
    </w:p>
    <w:p w:rsidR="00000000" w:rsidDel="00000000" w:rsidP="00000000" w:rsidRDefault="00000000" w:rsidRPr="00000000" w14:paraId="00000346">
      <w:pPr>
        <w:spacing w:after="240" w:before="240" w:lineRule="auto"/>
        <w:ind w:firstLine="720"/>
        <w:jc w:val="both"/>
        <w:rPr/>
      </w:pPr>
      <w:r w:rsidDel="00000000" w:rsidR="00000000" w:rsidRPr="00000000">
        <w:rPr>
          <w:rtl w:val="0"/>
        </w:rPr>
        <w:t xml:space="preserve">Caso a compra tenha sido maior do que o valor mínimo, a quantidade de selos é atualizada (linha 06). Se for o décimo selo do cliente (condição da linha 07), a variável que armazena a quantidade de selos volta a zero (linha 08) e é retornado o valor do desconto (50%) (linha 09) que deve ser aplicado à compra. Nos demais casos, o retorno da função é zero (linha 12).</w:t>
      </w:r>
    </w:p>
    <w:p w:rsidR="00000000" w:rsidDel="00000000" w:rsidP="00000000" w:rsidRDefault="00000000" w:rsidRPr="00000000" w14:paraId="00000347">
      <w:pPr>
        <w:spacing w:after="240" w:before="240" w:lineRule="auto"/>
        <w:ind w:firstLine="720"/>
        <w:jc w:val="both"/>
        <w:rPr/>
      </w:pPr>
      <w:r w:rsidDel="00000000" w:rsidR="00000000" w:rsidRPr="00000000">
        <w:rPr>
          <w:rtl w:val="0"/>
        </w:rPr>
        <w:t xml:space="preserve">Quando o controle de execução volta ao main (linha 20), é atribuído o conteúdo da variável </w:t>
      </w:r>
      <w:r w:rsidDel="00000000" w:rsidR="00000000" w:rsidRPr="00000000">
        <w:rPr>
          <w:rFonts w:ascii="Courier New" w:cs="Courier New" w:eastAsia="Courier New" w:hAnsi="Courier New"/>
          <w:rtl w:val="0"/>
        </w:rPr>
        <w:t xml:space="preserve">pagar </w:t>
      </w:r>
      <w:r w:rsidDel="00000000" w:rsidR="00000000" w:rsidRPr="00000000">
        <w:rPr>
          <w:rtl w:val="0"/>
        </w:rPr>
        <w:t xml:space="preserve">e impressa a quantidade de selos, de acordo com o valor devidamente atualizado da variável </w:t>
      </w:r>
      <w:r w:rsidDel="00000000" w:rsidR="00000000" w:rsidRPr="00000000">
        <w:rPr>
          <w:rFonts w:ascii="Courier New" w:cs="Courier New" w:eastAsia="Courier New" w:hAnsi="Courier New"/>
          <w:rtl w:val="0"/>
        </w:rPr>
        <w:t xml:space="preserve">selos</w:t>
      </w:r>
      <w:r w:rsidDel="00000000" w:rsidR="00000000" w:rsidRPr="00000000">
        <w:rPr>
          <w:rtl w:val="0"/>
        </w:rPr>
        <w:t xml:space="preserve">, que pode ter sido alterada na função </w:t>
      </w:r>
      <w:r w:rsidDel="00000000" w:rsidR="00000000" w:rsidRPr="00000000">
        <w:rPr>
          <w:rFonts w:ascii="Courier New" w:cs="Courier New" w:eastAsia="Courier New" w:hAnsi="Courier New"/>
          <w:rtl w:val="0"/>
        </w:rPr>
        <w:t xml:space="preserve">fidelidade()</w:t>
      </w:r>
      <w:r w:rsidDel="00000000" w:rsidR="00000000" w:rsidRPr="00000000">
        <w:rPr>
          <w:rtl w:val="0"/>
        </w:rPr>
        <w:t xml:space="preserve">.</w:t>
        <w:br w:type="textWrapping"/>
        <w:tab/>
        <w:t xml:space="preserve">Veja o teste de mesa para o exemplo, com a chamada da função </w:t>
      </w:r>
      <w:r w:rsidDel="00000000" w:rsidR="00000000" w:rsidRPr="00000000">
        <w:rPr>
          <w:rFonts w:ascii="Courier New" w:cs="Courier New" w:eastAsia="Courier New" w:hAnsi="Courier New"/>
          <w:rtl w:val="0"/>
        </w:rPr>
        <w:t xml:space="preserve">fidelidade()</w:t>
      </w:r>
      <w:r w:rsidDel="00000000" w:rsidR="00000000" w:rsidRPr="00000000">
        <w:rPr>
          <w:rtl w:val="0"/>
        </w:rPr>
        <w:t xml:space="preserve">, o acesso à variável selos e o retorno da função.</w:t>
      </w:r>
    </w:p>
    <w:p w:rsidR="00000000" w:rsidDel="00000000" w:rsidP="00000000" w:rsidRDefault="00000000" w:rsidRPr="00000000" w14:paraId="00000348">
      <w:pPr>
        <w:spacing w:after="240" w:before="240" w:lineRule="auto"/>
        <w:ind w:firstLine="720"/>
        <w:jc w:val="both"/>
        <w:rPr/>
      </w:pPr>
      <w:r w:rsidDel="00000000" w:rsidR="00000000" w:rsidRPr="00000000">
        <w:rPr>
          <w:rtl w:val="0"/>
        </w:rPr>
      </w:r>
    </w:p>
    <w:p w:rsidR="00000000" w:rsidDel="00000000" w:rsidP="00000000" w:rsidRDefault="00000000" w:rsidRPr="00000000" w14:paraId="00000349">
      <w:pPr>
        <w:spacing w:after="240" w:before="240" w:lineRule="auto"/>
        <w:jc w:val="both"/>
        <w:rPr/>
      </w:pPr>
      <w:r w:rsidDel="00000000" w:rsidR="00000000" w:rsidRPr="00000000">
        <w:rPr/>
        <mc:AlternateContent>
          <mc:Choice Requires="wpg">
            <w:drawing>
              <wp:inline distB="114300" distT="114300" distL="114300" distR="114300">
                <wp:extent cx="6120000" cy="2130078"/>
                <wp:effectExtent b="0" l="0" r="0" t="0"/>
                <wp:docPr id="53" name=""/>
                <a:graphic>
                  <a:graphicData uri="http://schemas.microsoft.com/office/word/2010/wordprocessingGroup">
                    <wpg:wgp>
                      <wpg:cNvGrpSpPr/>
                      <wpg:grpSpPr>
                        <a:xfrm>
                          <a:off x="2286000" y="2714950"/>
                          <a:ext cx="6120000" cy="2130078"/>
                          <a:chOff x="2286000" y="2714950"/>
                          <a:chExt cx="7014125" cy="2131650"/>
                        </a:xfrm>
                      </wpg:grpSpPr>
                      <wpg:grpSp>
                        <wpg:cNvGrpSpPr/>
                        <wpg:grpSpPr>
                          <a:xfrm>
                            <a:off x="2286000" y="2714961"/>
                            <a:ext cx="6120000" cy="2130078"/>
                            <a:chOff x="152400" y="152400"/>
                            <a:chExt cx="7315225" cy="2545450"/>
                          </a:xfrm>
                        </wpg:grpSpPr>
                        <wps:wsp>
                          <wps:cNvSpPr/>
                          <wps:cNvPr id="3" name="Shape 3"/>
                          <wps:spPr>
                            <a:xfrm>
                              <a:off x="152400" y="152400"/>
                              <a:ext cx="7315225" cy="254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26">
                              <a:alphaModFix/>
                            </a:blip>
                            <a:srcRect b="0" l="0" r="0" t="0"/>
                            <a:stretch/>
                          </pic:blipFill>
                          <pic:spPr>
                            <a:xfrm>
                              <a:off x="152400" y="152400"/>
                              <a:ext cx="7315201" cy="2536058"/>
                            </a:xfrm>
                            <a:prstGeom prst="rect">
                              <a:avLst/>
                            </a:prstGeom>
                            <a:noFill/>
                            <a:ln>
                              <a:noFill/>
                            </a:ln>
                          </pic:spPr>
                        </pic:pic>
                        <wps:wsp>
                          <wps:cNvCnPr/>
                          <wps:spPr>
                            <a:xfrm>
                              <a:off x="2624950" y="880150"/>
                              <a:ext cx="1411500" cy="627300"/>
                            </a:xfrm>
                            <a:prstGeom prst="curvedConnector3">
                              <a:avLst>
                                <a:gd fmla="val 56247" name="adj1"/>
                              </a:avLst>
                            </a:prstGeom>
                            <a:noFill/>
                            <a:ln cap="flat" cmpd="sng" w="28575">
                              <a:solidFill>
                                <a:srgbClr val="0000FF"/>
                              </a:solidFill>
                              <a:prstDash val="solid"/>
                              <a:round/>
                              <a:headEnd len="sm" w="sm" type="none"/>
                              <a:tailEnd len="med" w="med" type="stealth"/>
                            </a:ln>
                          </wps:spPr>
                          <wps:bodyPr anchorCtr="0" anchor="ctr" bIns="91425" lIns="91425" spcFirstLastPara="1" rIns="91425" wrap="square" tIns="91425">
                            <a:noAutofit/>
                          </wps:bodyPr>
                        </wps:wsp>
                        <wps:wsp>
                          <wps:cNvCnPr/>
                          <wps:spPr>
                            <a:xfrm rot="10800000">
                              <a:off x="2931150" y="870300"/>
                              <a:ext cx="4283700" cy="1637100"/>
                            </a:xfrm>
                            <a:prstGeom prst="curvedConnector3">
                              <a:avLst>
                                <a:gd fmla="val -27151" name="adj1"/>
                              </a:avLst>
                            </a:prstGeom>
                            <a:noFill/>
                            <a:ln cap="flat" cmpd="sng" w="28575">
                              <a:solidFill>
                                <a:srgbClr val="0000FF"/>
                              </a:solidFill>
                              <a:prstDash val="solid"/>
                              <a:round/>
                              <a:headEnd len="sm" w="sm" type="none"/>
                              <a:tailEnd len="med" w="med" type="stealth"/>
                            </a:ln>
                          </wps:spPr>
                          <wps:bodyPr anchorCtr="0" anchor="ctr" bIns="91425" lIns="91425" spcFirstLastPara="1" rIns="91425" wrap="square" tIns="91425">
                            <a:noAutofit/>
                          </wps:bodyPr>
                        </wps:wsp>
                        <wps:wsp>
                          <wps:cNvSpPr/>
                          <wps:cNvPr id="7" name="Shape 7"/>
                          <wps:spPr>
                            <a:xfrm>
                              <a:off x="7133425" y="2454325"/>
                              <a:ext cx="206700" cy="234000"/>
                            </a:xfrm>
                            <a:prstGeom prst="ellipse">
                              <a:avLst/>
                            </a:prstGeom>
                            <a:noFill/>
                            <a:ln cap="flat" cmpd="sng" w="1905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664175" y="870150"/>
                              <a:ext cx="3186000" cy="1441200"/>
                            </a:xfrm>
                            <a:prstGeom prst="curvedConnector3">
                              <a:avLst>
                                <a:gd fmla="val 51176" name="adj1"/>
                              </a:avLst>
                            </a:prstGeom>
                            <a:noFill/>
                            <a:ln cap="flat" cmpd="sng" w="19050">
                              <a:solidFill>
                                <a:srgbClr val="6AA84F"/>
                              </a:solidFill>
                              <a:prstDash val="solid"/>
                              <a:round/>
                              <a:headEnd len="sm" w="sm" type="none"/>
                              <a:tailEnd len="med" w="med" type="stealth"/>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6120000" cy="2130078"/>
                <wp:effectExtent b="0" l="0" r="0" t="0"/>
                <wp:docPr id="53" name="image28.png"/>
                <a:graphic>
                  <a:graphicData uri="http://schemas.openxmlformats.org/drawingml/2006/picture">
                    <pic:pic>
                      <pic:nvPicPr>
                        <pic:cNvPr id="0" name="image28.png"/>
                        <pic:cNvPicPr preferRelativeResize="0"/>
                      </pic:nvPicPr>
                      <pic:blipFill>
                        <a:blip r:embed="rId27"/>
                        <a:srcRect/>
                        <a:stretch>
                          <a:fillRect/>
                        </a:stretch>
                      </pic:blipFill>
                      <pic:spPr>
                        <a:xfrm>
                          <a:off x="0" y="0"/>
                          <a:ext cx="6120000" cy="213007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A">
      <w:pPr>
        <w:spacing w:after="240" w:before="240" w:lineRule="auto"/>
        <w:jc w:val="both"/>
        <w:rPr/>
      </w:pPr>
      <w:r w:rsidDel="00000000" w:rsidR="00000000" w:rsidRPr="00000000">
        <w:rPr>
          <w:rtl w:val="0"/>
        </w:rPr>
      </w:r>
    </w:p>
    <w:p w:rsidR="00000000" w:rsidDel="00000000" w:rsidP="00000000" w:rsidRDefault="00000000" w:rsidRPr="00000000" w14:paraId="0000034B">
      <w:pPr>
        <w:rPr/>
      </w:pPr>
      <w:r w:rsidDel="00000000" w:rsidR="00000000" w:rsidRPr="00000000">
        <w:rPr>
          <w:b w:val="1"/>
          <w:rtl w:val="0"/>
        </w:rPr>
        <w:t xml:space="preserve">Exemplo 5</w:t>
      </w:r>
      <w:r w:rsidDel="00000000" w:rsidR="00000000" w:rsidRPr="00000000">
        <w:rPr>
          <w:rtl w:val="0"/>
        </w:rPr>
      </w:r>
    </w:p>
    <w:p w:rsidR="00000000" w:rsidDel="00000000" w:rsidP="00000000" w:rsidRDefault="00000000" w:rsidRPr="00000000" w14:paraId="0000034C">
      <w:pPr>
        <w:spacing w:after="240" w:before="240" w:lineRule="auto"/>
        <w:jc w:val="both"/>
        <w:rPr>
          <w:sz w:val="2"/>
          <w:szCs w:val="2"/>
        </w:rPr>
      </w:pPr>
      <w:r w:rsidDel="00000000" w:rsidR="00000000" w:rsidRPr="00000000">
        <w:rPr>
          <w:rtl w:val="0"/>
        </w:rPr>
        <w:t xml:space="preserve">Lembra da função para padronizar um nome, deixando as iniciais em maiúsculas e as demais letras em minúsculas? Pois esse é um bom exemplo de como a passagem de parâmetro por referência pode ser útil. Veja o código. A função </w:t>
      </w:r>
      <w:r w:rsidDel="00000000" w:rsidR="00000000" w:rsidRPr="00000000">
        <w:rPr>
          <w:rFonts w:ascii="Courier New" w:cs="Courier New" w:eastAsia="Courier New" w:hAnsi="Courier New"/>
          <w:rtl w:val="0"/>
        </w:rPr>
        <w:t xml:space="preserve">iniciais()</w:t>
      </w:r>
      <w:r w:rsidDel="00000000" w:rsidR="00000000" w:rsidRPr="00000000">
        <w:rPr>
          <w:rtl w:val="0"/>
        </w:rPr>
        <w:t xml:space="preserve"> recebe como parâmetro um ponteiro para uma string, alterando o conteúdo da variável na função chamadora sem atribuir o retorno da função.</w:t>
      </w:r>
      <w:r w:rsidDel="00000000" w:rsidR="00000000" w:rsidRPr="00000000">
        <w:rPr>
          <w:rtl w:val="0"/>
        </w:rPr>
      </w:r>
    </w:p>
    <w:tbl>
      <w:tblPr>
        <w:tblStyle w:val="Table33"/>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34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34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34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35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35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35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35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35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35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35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35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35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35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35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35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35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35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35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35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36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36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36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36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36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p w:rsidR="00000000" w:rsidDel="00000000" w:rsidP="00000000" w:rsidRDefault="00000000" w:rsidRPr="00000000" w14:paraId="0000036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w:t>
            </w:r>
          </w:p>
          <w:p w:rsidR="00000000" w:rsidDel="00000000" w:rsidP="00000000" w:rsidRDefault="00000000" w:rsidRPr="00000000" w14:paraId="0000036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26</w:t>
            </w:r>
          </w:p>
        </w:tc>
        <w:tc>
          <w:tcPr>
            <w:shd w:fill="f0f0f0" w:val="clear"/>
            <w:tcMar>
              <w:top w:w="0.0" w:type="dxa"/>
              <w:left w:w="0.0" w:type="dxa"/>
              <w:bottom w:w="0.0" w:type="dxa"/>
              <w:right w:w="0.0" w:type="dxa"/>
            </w:tcMar>
          </w:tcPr>
          <w:p w:rsidR="00000000" w:rsidDel="00000000" w:rsidP="00000000" w:rsidRDefault="00000000" w:rsidRPr="00000000" w14:paraId="00000367">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&lt;iostream&gt;</w:t>
            </w:r>
            <w:r w:rsidDel="00000000" w:rsidR="00000000" w:rsidRPr="00000000">
              <w:rPr>
                <w:rFonts w:ascii="Consolas" w:cs="Consolas" w:eastAsia="Consolas" w:hAnsi="Consolas"/>
                <w:color w:val="444444"/>
                <w:sz w:val="19"/>
                <w:szCs w:val="19"/>
                <w:shd w:fill="f0f0f0" w:val="clear"/>
                <w:rtl w:val="0"/>
              </w:rPr>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using</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namespace</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std</w:t>
            </w:r>
            <w:r w:rsidDel="00000000" w:rsidR="00000000" w:rsidRPr="00000000">
              <w:rPr>
                <w:rFonts w:ascii="Consolas" w:cs="Consolas" w:eastAsia="Consolas" w:hAnsi="Consolas"/>
                <w:color w:val="444444"/>
                <w:sz w:val="19"/>
                <w:szCs w:val="19"/>
                <w:shd w:fill="f0f0f0" w:val="clear"/>
                <w:rtl w:val="0"/>
              </w:rPr>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iniciais</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string</w:t>
            </w:r>
            <w:r w:rsidDel="00000000" w:rsidR="00000000" w:rsidRPr="00000000">
              <w:rPr>
                <w:rFonts w:ascii="Consolas" w:cs="Consolas" w:eastAsia="Consolas" w:hAnsi="Consolas"/>
                <w:color w:val="444444"/>
                <w:sz w:val="19"/>
                <w:szCs w:val="19"/>
                <w:shd w:fill="f0f0f0" w:val="clear"/>
                <w:rtl w:val="0"/>
              </w:rPr>
              <w:t xml:space="preserve">* nome){</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 (i &lt; (*nome).length()){</w:t>
              <w:br w:type="textWrapping"/>
              <w:t xml:space="preserve">    </w:t>
              <w:tab/>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 (*nome)[i - </w:t>
            </w:r>
            <w:r w:rsidDel="00000000" w:rsidR="00000000" w:rsidRPr="00000000">
              <w:rPr>
                <w:rFonts w:ascii="Consolas" w:cs="Consolas" w:eastAsia="Consolas" w:hAnsi="Consolas"/>
                <w:color w:val="880000"/>
                <w:sz w:val="19"/>
                <w:szCs w:val="19"/>
                <w:shd w:fill="f0f0f0" w:val="clear"/>
                <w:rtl w:val="0"/>
              </w:rPr>
              <w:t xml:space="preserve">1</w:t>
            </w:r>
            <w:r w:rsidDel="00000000" w:rsidR="00000000" w:rsidRPr="00000000">
              <w:rPr>
                <w:rFonts w:ascii="Consolas" w:cs="Consolas" w:eastAsia="Consolas" w:hAnsi="Consolas"/>
                <w:color w:val="444444"/>
                <w:sz w:val="19"/>
                <w:szCs w:val="19"/>
                <w:shd w:fill="f0f0f0" w:val="clear"/>
                <w:rtl w:val="0"/>
              </w:rPr>
              <w:t xml:space="preserve">] == </w:t>
            </w:r>
            <w:r w:rsidDel="00000000" w:rsidR="00000000" w:rsidRPr="00000000">
              <w:rPr>
                <w:rFonts w:ascii="Consolas" w:cs="Consolas" w:eastAsia="Consolas" w:hAnsi="Consolas"/>
                <w:color w:val="880000"/>
                <w:sz w:val="19"/>
                <w:szCs w:val="19"/>
                <w:shd w:fill="f0f0f0" w:val="clear"/>
                <w:rtl w:val="0"/>
              </w:rPr>
              <w:t xml:space="preserve">' '</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((*nome)[i] &gt; </w:t>
            </w:r>
            <w:r w:rsidDel="00000000" w:rsidR="00000000" w:rsidRPr="00000000">
              <w:rPr>
                <w:rFonts w:ascii="Consolas" w:cs="Consolas" w:eastAsia="Consolas" w:hAnsi="Consolas"/>
                <w:color w:val="880000"/>
                <w:sz w:val="19"/>
                <w:szCs w:val="19"/>
                <w:shd w:fill="f0f0f0" w:val="clear"/>
                <w:rtl w:val="0"/>
              </w:rPr>
              <w:t xml:space="preserve">96</w:t>
            </w:r>
            <w:r w:rsidDel="00000000" w:rsidR="00000000" w:rsidRPr="00000000">
              <w:rPr>
                <w:rFonts w:ascii="Consolas" w:cs="Consolas" w:eastAsia="Consolas" w:hAnsi="Consolas"/>
                <w:color w:val="444444"/>
                <w:sz w:val="19"/>
                <w:szCs w:val="19"/>
                <w:shd w:fill="f0f0f0" w:val="clear"/>
                <w:rtl w:val="0"/>
              </w:rPr>
              <w:t xml:space="preserve"> &amp;&amp; (*nome)[i] &lt; </w:t>
            </w:r>
            <w:r w:rsidDel="00000000" w:rsidR="00000000" w:rsidRPr="00000000">
              <w:rPr>
                <w:rFonts w:ascii="Consolas" w:cs="Consolas" w:eastAsia="Consolas" w:hAnsi="Consolas"/>
                <w:color w:val="880000"/>
                <w:sz w:val="19"/>
                <w:szCs w:val="19"/>
                <w:shd w:fill="f0f0f0" w:val="clear"/>
                <w:rtl w:val="0"/>
              </w:rPr>
              <w:t xml:space="preserve">123</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tab/>
              <w:t xml:space="preserve">(*nome)[i] -= </w:t>
            </w:r>
            <w:r w:rsidDel="00000000" w:rsidR="00000000" w:rsidRPr="00000000">
              <w:rPr>
                <w:rFonts w:ascii="Consolas" w:cs="Consolas" w:eastAsia="Consolas" w:hAnsi="Consolas"/>
                <w:color w:val="880000"/>
                <w:sz w:val="19"/>
                <w:szCs w:val="19"/>
                <w:shd w:fill="f0f0f0" w:val="clear"/>
                <w:rtl w:val="0"/>
              </w:rPr>
              <w:t xml:space="preserve">32</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t xml:space="preserve">}</w:t>
              <w:br w:type="textWrapping"/>
              <w:t xml:space="preserve">    </w:t>
              <w:tab/>
              <w:tab/>
            </w:r>
            <w:r w:rsidDel="00000000" w:rsidR="00000000" w:rsidRPr="00000000">
              <w:rPr>
                <w:rFonts w:ascii="Consolas" w:cs="Consolas" w:eastAsia="Consolas" w:hAnsi="Consolas"/>
                <w:b w:val="1"/>
                <w:color w:val="444444"/>
                <w:sz w:val="19"/>
                <w:szCs w:val="19"/>
                <w:shd w:fill="f0f0f0" w:val="clear"/>
                <w:rtl w:val="0"/>
              </w:rPr>
              <w:t xml:space="preserve">else</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((*nome)[i] &gt; </w:t>
            </w:r>
            <w:r w:rsidDel="00000000" w:rsidR="00000000" w:rsidRPr="00000000">
              <w:rPr>
                <w:rFonts w:ascii="Consolas" w:cs="Consolas" w:eastAsia="Consolas" w:hAnsi="Consolas"/>
                <w:color w:val="880000"/>
                <w:sz w:val="19"/>
                <w:szCs w:val="19"/>
                <w:shd w:fill="f0f0f0" w:val="clear"/>
                <w:rtl w:val="0"/>
              </w:rPr>
              <w:t xml:space="preserve">64</w:t>
            </w:r>
            <w:r w:rsidDel="00000000" w:rsidR="00000000" w:rsidRPr="00000000">
              <w:rPr>
                <w:rFonts w:ascii="Consolas" w:cs="Consolas" w:eastAsia="Consolas" w:hAnsi="Consolas"/>
                <w:color w:val="444444"/>
                <w:sz w:val="19"/>
                <w:szCs w:val="19"/>
                <w:shd w:fill="f0f0f0" w:val="clear"/>
                <w:rtl w:val="0"/>
              </w:rPr>
              <w:t xml:space="preserve"> &amp;&amp; (*nome)[i] &lt; </w:t>
            </w:r>
            <w:r w:rsidDel="00000000" w:rsidR="00000000" w:rsidRPr="00000000">
              <w:rPr>
                <w:rFonts w:ascii="Consolas" w:cs="Consolas" w:eastAsia="Consolas" w:hAnsi="Consolas"/>
                <w:color w:val="880000"/>
                <w:sz w:val="19"/>
                <w:szCs w:val="19"/>
                <w:shd w:fill="f0f0f0" w:val="clear"/>
                <w:rtl w:val="0"/>
              </w:rPr>
              <w:t xml:space="preserve">91</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tab/>
              <w:t xml:space="preserve">(*nome)[i] += </w:t>
            </w:r>
            <w:r w:rsidDel="00000000" w:rsidR="00000000" w:rsidRPr="00000000">
              <w:rPr>
                <w:rFonts w:ascii="Consolas" w:cs="Consolas" w:eastAsia="Consolas" w:hAnsi="Consolas"/>
                <w:color w:val="880000"/>
                <w:sz w:val="19"/>
                <w:szCs w:val="19"/>
                <w:shd w:fill="f0f0f0" w:val="clear"/>
                <w:rtl w:val="0"/>
              </w:rPr>
              <w:t xml:space="preserve">32</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t xml:space="preserve">}</w:t>
              <w:br w:type="textWrapping"/>
              <w:t xml:space="preserve">    </w:t>
              <w:tab/>
              <w:tab/>
              <w:t xml:space="preserve">i++;</w:t>
              <w:br w:type="textWrapping"/>
              <w:tab/>
              <w:t xml:space="preserv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color w:val="397300"/>
                <w:sz w:val="19"/>
                <w:szCs w:val="19"/>
                <w:shd w:fill="f0f0f0" w:val="clear"/>
                <w:rtl w:val="0"/>
              </w:rPr>
              <w:t xml:space="preserve">string</w:t>
            </w:r>
            <w:r w:rsidDel="00000000" w:rsidR="00000000" w:rsidRPr="00000000">
              <w:rPr>
                <w:rFonts w:ascii="Consolas" w:cs="Consolas" w:eastAsia="Consolas" w:hAnsi="Consolas"/>
                <w:color w:val="444444"/>
                <w:sz w:val="19"/>
                <w:szCs w:val="19"/>
                <w:shd w:fill="f0f0f0" w:val="clear"/>
                <w:rtl w:val="0"/>
              </w:rPr>
              <w:t xml:space="preserve"> aluno;</w:t>
              <w:br w:type="textWrapping"/>
              <w:tab/>
              <w:t xml:space="preserve">getline(</w:t>
            </w:r>
            <w:r w:rsidDel="00000000" w:rsidR="00000000" w:rsidRPr="00000000">
              <w:rPr>
                <w:rFonts w:ascii="Consolas" w:cs="Consolas" w:eastAsia="Consolas" w:hAnsi="Consolas"/>
                <w:color w:val="397300"/>
                <w:sz w:val="19"/>
                <w:szCs w:val="19"/>
                <w:shd w:fill="f0f0f0" w:val="clear"/>
                <w:rtl w:val="0"/>
              </w:rPr>
              <w:t xml:space="preserve">cin</w:t>
            </w:r>
            <w:r w:rsidDel="00000000" w:rsidR="00000000" w:rsidRPr="00000000">
              <w:rPr>
                <w:rFonts w:ascii="Consolas" w:cs="Consolas" w:eastAsia="Consolas" w:hAnsi="Consolas"/>
                <w:color w:val="444444"/>
                <w:sz w:val="19"/>
                <w:szCs w:val="19"/>
                <w:shd w:fill="f0f0f0" w:val="clear"/>
                <w:rtl w:val="0"/>
              </w:rPr>
              <w:t xml:space="preserve">, aluno);</w:t>
              <w:br w:type="textWrapping"/>
              <w:tab/>
              <w:t xml:space="preserve">iniciais(&amp;aluno);  </w:t>
              <w:br w:type="textWrapping"/>
              <w:tab/>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aluno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r>
          </w:p>
          <w:p w:rsidR="00000000" w:rsidDel="00000000" w:rsidP="00000000" w:rsidRDefault="00000000" w:rsidRPr="00000000" w14:paraId="00000368">
            <w:pPr>
              <w:widowControl w:val="0"/>
              <w:spacing w:before="0" w:line="276" w:lineRule="auto"/>
              <w:rPr>
                <w:rFonts w:ascii="Consolas" w:cs="Consolas" w:eastAsia="Consolas" w:hAnsi="Consolas"/>
                <w:color w:val="1f7199"/>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tl w:val="0"/>
              </w:rPr>
            </w:r>
          </w:p>
        </w:tc>
      </w:tr>
    </w:tbl>
    <w:p w:rsidR="00000000" w:rsidDel="00000000" w:rsidP="00000000" w:rsidRDefault="00000000" w:rsidRPr="00000000" w14:paraId="00000369">
      <w:pPr>
        <w:spacing w:after="240" w:before="240" w:lineRule="auto"/>
        <w:jc w:val="both"/>
        <w:rPr>
          <w:sz w:val="4"/>
          <w:szCs w:val="4"/>
        </w:rPr>
      </w:pPr>
      <w:r w:rsidDel="00000000" w:rsidR="00000000" w:rsidRPr="00000000">
        <w:rPr>
          <w:rtl w:val="0"/>
        </w:rPr>
      </w:r>
    </w:p>
    <w:p w:rsidR="00000000" w:rsidDel="00000000" w:rsidP="00000000" w:rsidRDefault="00000000" w:rsidRPr="00000000" w14:paraId="0000036A">
      <w:pPr>
        <w:spacing w:before="0" w:lineRule="auto"/>
        <w:ind w:hanging="15"/>
        <w:jc w:val="center"/>
        <w:rPr/>
      </w:pPr>
      <w:r w:rsidDel="00000000" w:rsidR="00000000" w:rsidRPr="00000000">
        <w:rPr/>
        <w:drawing>
          <wp:inline distB="114300" distT="114300" distL="114300" distR="114300">
            <wp:extent cx="2751336" cy="280988"/>
            <wp:effectExtent b="0" l="0" r="0" t="0"/>
            <wp:docPr descr="quebra de página" id="96"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Style w:val="Heading2"/>
        <w:spacing w:before="240" w:lineRule="auto"/>
        <w:rPr/>
      </w:pPr>
      <w:bookmarkStart w:colFirst="0" w:colLast="0" w:name="_heading=h.qsh70q" w:id="26"/>
      <w:bookmarkEnd w:id="26"/>
      <w:r w:rsidDel="00000000" w:rsidR="00000000" w:rsidRPr="00000000">
        <w:rPr>
          <w:color w:val="1155cc"/>
          <w:sz w:val="28"/>
          <w:szCs w:val="28"/>
          <w:rtl w:val="0"/>
        </w:rPr>
        <w:t xml:space="preserve">Bibliografia</w:t>
      </w:r>
      <w:r w:rsidDel="00000000" w:rsidR="00000000" w:rsidRPr="00000000">
        <w:rPr>
          <w:rtl w:val="0"/>
        </w:rPr>
      </w:r>
    </w:p>
    <w:p w:rsidR="00000000" w:rsidDel="00000000" w:rsidP="00000000" w:rsidRDefault="00000000" w:rsidRPr="00000000" w14:paraId="0000036C">
      <w:pPr>
        <w:spacing w:after="200" w:before="0" w:line="240" w:lineRule="auto"/>
        <w:ind w:left="425" w:firstLine="0"/>
        <w:rPr>
          <w:sz w:val="12"/>
          <w:szCs w:val="12"/>
        </w:rPr>
      </w:pPr>
      <w:r w:rsidDel="00000000" w:rsidR="00000000" w:rsidRPr="00000000">
        <w:rPr>
          <w:rtl w:val="0"/>
        </w:rPr>
      </w:r>
    </w:p>
    <w:p w:rsidR="00000000" w:rsidDel="00000000" w:rsidP="00000000" w:rsidRDefault="00000000" w:rsidRPr="00000000" w14:paraId="0000036D">
      <w:pPr>
        <w:spacing w:after="200" w:before="0" w:line="240" w:lineRule="auto"/>
        <w:ind w:left="425" w:firstLine="0"/>
        <w:rPr>
          <w:color w:val="1155cc"/>
        </w:rPr>
      </w:pPr>
      <w:r w:rsidDel="00000000" w:rsidR="00000000" w:rsidRPr="00000000">
        <w:rPr>
          <w:sz w:val="22"/>
          <w:szCs w:val="22"/>
          <w:rtl w:val="0"/>
        </w:rPr>
        <w:t xml:space="preserve">Ascencio, Ana Fernanda Gomes, and Edilene Aparecida Veneruchi de Campos. 2007. </w:t>
      </w:r>
      <w:r w:rsidDel="00000000" w:rsidR="00000000" w:rsidRPr="00000000">
        <w:rPr>
          <w:i w:val="1"/>
          <w:sz w:val="22"/>
          <w:szCs w:val="22"/>
          <w:rtl w:val="0"/>
        </w:rPr>
        <w:t xml:space="preserve">Fundamentos da programação de computadores: algoritmos, pascal, c/c++ e java</w:t>
      </w:r>
      <w:r w:rsidDel="00000000" w:rsidR="00000000" w:rsidRPr="00000000">
        <w:rPr>
          <w:sz w:val="22"/>
          <w:szCs w:val="22"/>
          <w:rtl w:val="0"/>
        </w:rPr>
        <w:t xml:space="preserve">. 2nd ed. São Paulo, SP: Pearson Prentice Hall.</w:t>
      </w:r>
      <w:r w:rsidDel="00000000" w:rsidR="00000000" w:rsidRPr="00000000">
        <w:br w:type="page"/>
      </w:r>
      <w:r w:rsidDel="00000000" w:rsidR="00000000" w:rsidRPr="00000000">
        <w:rPr>
          <w:rtl w:val="0"/>
        </w:rPr>
      </w:r>
    </w:p>
    <w:p w:rsidR="00000000" w:rsidDel="00000000" w:rsidP="00000000" w:rsidRDefault="00000000" w:rsidRPr="00000000" w14:paraId="0000036E">
      <w:pPr>
        <w:pStyle w:val="Heading2"/>
        <w:spacing w:before="240" w:lineRule="auto"/>
        <w:rPr/>
      </w:pPr>
      <w:bookmarkStart w:colFirst="0" w:colLast="0" w:name="_heading=h.3as4poj" w:id="27"/>
      <w:bookmarkEnd w:id="27"/>
      <w:r w:rsidDel="00000000" w:rsidR="00000000" w:rsidRPr="00000000">
        <w:rPr>
          <w:color w:val="1155cc"/>
          <w:rtl w:val="0"/>
        </w:rPr>
        <w:t xml:space="preserve">Exercícios</w:t>
      </w:r>
      <w:r w:rsidDel="00000000" w:rsidR="00000000" w:rsidRPr="00000000">
        <w:rPr>
          <w:rtl w:val="0"/>
        </w:rPr>
      </w:r>
    </w:p>
    <w:p w:rsidR="00000000" w:rsidDel="00000000" w:rsidP="00000000" w:rsidRDefault="00000000" w:rsidRPr="00000000" w14:paraId="0000036F">
      <w:pPr>
        <w:ind w:left="283" w:firstLine="0"/>
        <w:rPr>
          <w:sz w:val="10"/>
          <w:szCs w:val="10"/>
        </w:rPr>
      </w:pPr>
      <w:r w:rsidDel="00000000" w:rsidR="00000000" w:rsidRPr="00000000">
        <w:rPr>
          <w:rtl w:val="0"/>
        </w:rPr>
      </w:r>
    </w:p>
    <w:p w:rsidR="00000000" w:rsidDel="00000000" w:rsidP="00000000" w:rsidRDefault="00000000" w:rsidRPr="00000000" w14:paraId="00000370">
      <w:pPr>
        <w:spacing w:after="200" w:lineRule="auto"/>
        <w:ind w:left="283" w:firstLine="0"/>
        <w:rPr/>
      </w:pPr>
      <w:r w:rsidDel="00000000" w:rsidR="00000000" w:rsidRPr="00000000">
        <w:rPr>
          <w:rtl w:val="0"/>
        </w:rPr>
        <w:t xml:space="preserve">A. Analise os seguintes fragmentos de código (fazendo testes de mesa, e não executando os códigos e copiando os resultados).</w:t>
      </w:r>
    </w:p>
    <w:p w:rsidR="00000000" w:rsidDel="00000000" w:rsidP="00000000" w:rsidRDefault="00000000" w:rsidRPr="00000000" w14:paraId="00000371">
      <w:pPr>
        <w:numPr>
          <w:ilvl w:val="0"/>
          <w:numId w:val="23"/>
        </w:numPr>
        <w:spacing w:after="200" w:lineRule="auto"/>
        <w:ind w:left="720" w:hanging="360"/>
        <w:rPr/>
      </w:pPr>
      <w:r w:rsidDel="00000000" w:rsidR="00000000" w:rsidRPr="00000000">
        <w:rPr>
          <w:rtl w:val="0"/>
        </w:rPr>
        <w:t xml:space="preserve">Quais valores serão mostrados nas instruções de saída das linhas 2, 6 e 12?</w:t>
      </w:r>
    </w:p>
    <w:tbl>
      <w:tblPr>
        <w:tblStyle w:val="Table34"/>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37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37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37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37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37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37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37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37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37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37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37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37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37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37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tc>
        <w:tc>
          <w:tcPr>
            <w:shd w:fill="f0f0f0" w:val="clear"/>
            <w:tcMar>
              <w:top w:w="0.0" w:type="dxa"/>
              <w:left w:w="0.0" w:type="dxa"/>
              <w:bottom w:w="0.0" w:type="dxa"/>
              <w:right w:w="0.0" w:type="dxa"/>
            </w:tcMar>
          </w:tcPr>
          <w:p w:rsidR="00000000" w:rsidDel="00000000" w:rsidP="00000000" w:rsidRDefault="00000000" w:rsidRPr="00000000" w14:paraId="00000380">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void exibe_e_altera(</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z){</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"Valores originais de x, y e z: %d %d %d\n"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z);</w:t>
              <w:br w:type="textWrapping"/>
              <w:tab/>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 </w:t>
            </w:r>
            <w:r w:rsidDel="00000000" w:rsidR="00000000" w:rsidRPr="00000000">
              <w:rPr>
                <w:rFonts w:ascii="Consolas" w:cs="Consolas" w:eastAsia="Consolas" w:hAnsi="Consolas"/>
                <w:color w:val="880000"/>
                <w:sz w:val="19"/>
                <w:szCs w:val="19"/>
                <w:shd w:fill="f0f0f0" w:val="clear"/>
                <w:rtl w:val="0"/>
              </w:rPr>
              <w:t xml:space="preserve">100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 </w:t>
            </w:r>
            <w:r w:rsidDel="00000000" w:rsidR="00000000" w:rsidRPr="00000000">
              <w:rPr>
                <w:rFonts w:ascii="Consolas" w:cs="Consolas" w:eastAsia="Consolas" w:hAnsi="Consolas"/>
                <w:color w:val="880000"/>
                <w:sz w:val="19"/>
                <w:szCs w:val="19"/>
                <w:shd w:fill="f0f0f0" w:val="clear"/>
                <w:rtl w:val="0"/>
              </w:rPr>
              <w:t xml:space="preserve">100</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z += </w:t>
            </w:r>
            <w:r w:rsidDel="00000000" w:rsidR="00000000" w:rsidRPr="00000000">
              <w:rPr>
                <w:rFonts w:ascii="Consolas" w:cs="Consolas" w:eastAsia="Consolas" w:hAnsi="Consolas"/>
                <w:color w:val="880000"/>
                <w:sz w:val="19"/>
                <w:szCs w:val="19"/>
                <w:shd w:fill="f0f0f0" w:val="clear"/>
                <w:rtl w:val="0"/>
              </w:rPr>
              <w:t xml:space="preserve">100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"Valores finais de x, y e z dentro da funcao: %d %d %d\n"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z);</w:t>
              <w:br w:type="textWrapping"/>
              <w:t xml:space="preserve">}</w:t>
              <w:br w:type="textWrapping"/>
            </w:r>
          </w:p>
          <w:p w:rsidR="00000000" w:rsidDel="00000000" w:rsidP="00000000" w:rsidRDefault="00000000" w:rsidRPr="00000000" w14:paraId="00000381">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888888"/>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main(){</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 </w:t>
            </w:r>
            <w:r w:rsidDel="00000000" w:rsidR="00000000" w:rsidRPr="00000000">
              <w:rPr>
                <w:rFonts w:ascii="Consolas" w:cs="Consolas" w:eastAsia="Consolas" w:hAnsi="Consolas"/>
                <w:color w:val="880000"/>
                <w:sz w:val="19"/>
                <w:szCs w:val="19"/>
                <w:shd w:fill="f0f0f0" w:val="clear"/>
                <w:rtl w:val="0"/>
              </w:rPr>
              <w:t xml:space="preserve">1</w:t>
            </w:r>
            <w:r w:rsidDel="00000000" w:rsidR="00000000" w:rsidRPr="00000000">
              <w:rPr>
                <w:rFonts w:ascii="Consolas" w:cs="Consolas" w:eastAsia="Consolas" w:hAnsi="Consolas"/>
                <w:color w:val="444444"/>
                <w:sz w:val="19"/>
                <w:szCs w:val="19"/>
                <w:shd w:fill="f0f0f0" w:val="clear"/>
                <w:rtl w:val="0"/>
              </w:rPr>
              <w:t xml:space="preserve">, b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 c = </w:t>
            </w:r>
            <w:r w:rsidDel="00000000" w:rsidR="00000000" w:rsidRPr="00000000">
              <w:rPr>
                <w:rFonts w:ascii="Consolas" w:cs="Consolas" w:eastAsia="Consolas" w:hAnsi="Consolas"/>
                <w:color w:val="880000"/>
                <w:sz w:val="19"/>
                <w:szCs w:val="19"/>
                <w:shd w:fill="f0f0f0" w:val="clear"/>
                <w:rtl w:val="0"/>
              </w:rPr>
              <w:t xml:space="preserve">3</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exibe_e_altera(a, b, c);</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"Valores finais em main de a, b e c: %d %d %d\n"</w:t>
            </w:r>
            <w:r w:rsidDel="00000000" w:rsidR="00000000" w:rsidRPr="00000000">
              <w:rPr>
                <w:rFonts w:ascii="Consolas" w:cs="Consolas" w:eastAsia="Consolas" w:hAnsi="Consolas"/>
                <w:color w:val="444444"/>
                <w:sz w:val="19"/>
                <w:szCs w:val="19"/>
                <w:shd w:fill="f0f0f0" w:val="clear"/>
                <w:rtl w:val="0"/>
              </w:rPr>
              <w:t xml:space="preserve">, a,b,c);</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382">
      <w:pPr>
        <w:spacing w:after="200" w:lineRule="auto"/>
        <w:ind w:left="283" w:firstLine="0"/>
        <w:rPr>
          <w:sz w:val="10"/>
          <w:szCs w:val="10"/>
        </w:rPr>
      </w:pPr>
      <w:r w:rsidDel="00000000" w:rsidR="00000000" w:rsidRPr="00000000">
        <w:rPr>
          <w:rtl w:val="0"/>
        </w:rPr>
      </w:r>
    </w:p>
    <w:p w:rsidR="00000000" w:rsidDel="00000000" w:rsidP="00000000" w:rsidRDefault="00000000" w:rsidRPr="00000000" w14:paraId="00000383">
      <w:pPr>
        <w:numPr>
          <w:ilvl w:val="0"/>
          <w:numId w:val="23"/>
        </w:numPr>
        <w:spacing w:after="200" w:lineRule="auto"/>
        <w:ind w:left="720" w:hanging="360"/>
        <w:rPr/>
      </w:pPr>
      <w:r w:rsidDel="00000000" w:rsidR="00000000" w:rsidRPr="00000000">
        <w:rPr>
          <w:rtl w:val="0"/>
        </w:rPr>
        <w:t xml:space="preserve">Quais valores serão resultantes das instruções das linhas 2, 6 e 12?</w:t>
      </w:r>
    </w:p>
    <w:tbl>
      <w:tblPr>
        <w:tblStyle w:val="Table35"/>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38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38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38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38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38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38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38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38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38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38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38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38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39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39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tc>
        <w:tc>
          <w:tcPr>
            <w:shd w:fill="f0f0f0" w:val="clear"/>
            <w:tcMar>
              <w:top w:w="0.0" w:type="dxa"/>
              <w:left w:w="0.0" w:type="dxa"/>
              <w:bottom w:w="0.0" w:type="dxa"/>
              <w:right w:w="0.0" w:type="dxa"/>
            </w:tcMar>
          </w:tcPr>
          <w:p w:rsidR="00000000" w:rsidDel="00000000" w:rsidP="00000000" w:rsidRDefault="00000000" w:rsidRPr="00000000" w14:paraId="00000392">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void exibe_e_altera(</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*n1,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*n2,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*n3) {</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"Valores originais na funcao - 1o, 2o, e 3o: %d %d %d\n"</w:t>
            </w:r>
            <w:r w:rsidDel="00000000" w:rsidR="00000000" w:rsidRPr="00000000">
              <w:rPr>
                <w:rFonts w:ascii="Consolas" w:cs="Consolas" w:eastAsia="Consolas" w:hAnsi="Consolas"/>
                <w:color w:val="444444"/>
                <w:sz w:val="19"/>
                <w:szCs w:val="19"/>
                <w:shd w:fill="f0f0f0" w:val="clear"/>
                <w:rtl w:val="0"/>
              </w:rPr>
              <w:t xml:space="preserve">,*n1, *n2, *n3);</w:t>
              <w:br w:type="textWrapping"/>
              <w:tab/>
              <w:t xml:space="preserve">*n1 += </w:t>
            </w:r>
            <w:r w:rsidDel="00000000" w:rsidR="00000000" w:rsidRPr="00000000">
              <w:rPr>
                <w:rFonts w:ascii="Consolas" w:cs="Consolas" w:eastAsia="Consolas" w:hAnsi="Consolas"/>
                <w:color w:val="880000"/>
                <w:sz w:val="19"/>
                <w:szCs w:val="19"/>
                <w:shd w:fill="f0f0f0" w:val="clear"/>
                <w:rtl w:val="0"/>
              </w:rPr>
              <w:t xml:space="preserve">100</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*n2 += </w:t>
            </w:r>
            <w:r w:rsidDel="00000000" w:rsidR="00000000" w:rsidRPr="00000000">
              <w:rPr>
                <w:rFonts w:ascii="Consolas" w:cs="Consolas" w:eastAsia="Consolas" w:hAnsi="Consolas"/>
                <w:color w:val="880000"/>
                <w:sz w:val="19"/>
                <w:szCs w:val="19"/>
                <w:shd w:fill="f0f0f0" w:val="clear"/>
                <w:rtl w:val="0"/>
              </w:rPr>
              <w:t xml:space="preserve">100</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*n3 += </w:t>
            </w:r>
            <w:r w:rsidDel="00000000" w:rsidR="00000000" w:rsidRPr="00000000">
              <w:rPr>
                <w:rFonts w:ascii="Consolas" w:cs="Consolas" w:eastAsia="Consolas" w:hAnsi="Consolas"/>
                <w:color w:val="880000"/>
                <w:sz w:val="19"/>
                <w:szCs w:val="19"/>
                <w:shd w:fill="f0f0f0" w:val="clear"/>
                <w:rtl w:val="0"/>
              </w:rPr>
              <w:t xml:space="preserve">100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"Valores finais na funcao - 1o, 2o e 3o: %d %d %d\n"</w:t>
            </w:r>
            <w:r w:rsidDel="00000000" w:rsidR="00000000" w:rsidRPr="00000000">
              <w:rPr>
                <w:rFonts w:ascii="Consolas" w:cs="Consolas" w:eastAsia="Consolas" w:hAnsi="Consolas"/>
                <w:color w:val="444444"/>
                <w:sz w:val="19"/>
                <w:szCs w:val="19"/>
                <w:shd w:fill="f0f0f0" w:val="clear"/>
                <w:rtl w:val="0"/>
              </w:rPr>
              <w:t xml:space="preserve">, *n1, *n2, *n3);</w:t>
              <w:br w:type="textWrapping"/>
              <w:t xml:space="preserve">}</w:t>
            </w:r>
          </w:p>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main() {</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 </w:t>
            </w:r>
            <w:r w:rsidDel="00000000" w:rsidR="00000000" w:rsidRPr="00000000">
              <w:rPr>
                <w:rFonts w:ascii="Consolas" w:cs="Consolas" w:eastAsia="Consolas" w:hAnsi="Consolas"/>
                <w:color w:val="880000"/>
                <w:sz w:val="19"/>
                <w:szCs w:val="19"/>
                <w:shd w:fill="f0f0f0" w:val="clear"/>
                <w:rtl w:val="0"/>
              </w:rPr>
              <w:t xml:space="preserve">1</w:t>
            </w:r>
            <w:r w:rsidDel="00000000" w:rsidR="00000000" w:rsidRPr="00000000">
              <w:rPr>
                <w:rFonts w:ascii="Consolas" w:cs="Consolas" w:eastAsia="Consolas" w:hAnsi="Consolas"/>
                <w:color w:val="444444"/>
                <w:sz w:val="19"/>
                <w:szCs w:val="19"/>
                <w:shd w:fill="f0f0f0" w:val="clear"/>
                <w:rtl w:val="0"/>
              </w:rPr>
              <w:t xml:space="preserve">, b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 c = </w:t>
            </w:r>
            <w:r w:rsidDel="00000000" w:rsidR="00000000" w:rsidRPr="00000000">
              <w:rPr>
                <w:rFonts w:ascii="Consolas" w:cs="Consolas" w:eastAsia="Consolas" w:hAnsi="Consolas"/>
                <w:color w:val="880000"/>
                <w:sz w:val="19"/>
                <w:szCs w:val="19"/>
                <w:shd w:fill="f0f0f0" w:val="clear"/>
                <w:rtl w:val="0"/>
              </w:rPr>
              <w:t xml:space="preserve">3</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exibe_e_altera(&amp;a, &amp;b, &amp;c);</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"Valores finais em main 1o, 2o e 3o: %d %d %d\n"</w:t>
            </w:r>
            <w:r w:rsidDel="00000000" w:rsidR="00000000" w:rsidRPr="00000000">
              <w:rPr>
                <w:rFonts w:ascii="Consolas" w:cs="Consolas" w:eastAsia="Consolas" w:hAnsi="Consolas"/>
                <w:color w:val="444444"/>
                <w:sz w:val="19"/>
                <w:szCs w:val="19"/>
                <w:shd w:fill="f0f0f0" w:val="clear"/>
                <w:rtl w:val="0"/>
              </w:rPr>
              <w:t xml:space="preserve">, a, b ,c);</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tc>
      </w:tr>
    </w:tbl>
    <w:p w:rsidR="00000000" w:rsidDel="00000000" w:rsidP="00000000" w:rsidRDefault="00000000" w:rsidRPr="00000000" w14:paraId="00000394">
      <w:pPr>
        <w:spacing w:after="200" w:lineRule="auto"/>
        <w:ind w:left="283" w:firstLine="0"/>
        <w:rPr>
          <w:sz w:val="10"/>
          <w:szCs w:val="10"/>
        </w:rPr>
      </w:pPr>
      <w:r w:rsidDel="00000000" w:rsidR="00000000" w:rsidRPr="00000000">
        <w:rPr>
          <w:rtl w:val="0"/>
        </w:rPr>
      </w:r>
    </w:p>
    <w:p w:rsidR="00000000" w:rsidDel="00000000" w:rsidP="00000000" w:rsidRDefault="00000000" w:rsidRPr="00000000" w14:paraId="00000395">
      <w:pPr>
        <w:numPr>
          <w:ilvl w:val="0"/>
          <w:numId w:val="23"/>
        </w:numPr>
        <w:spacing w:after="200" w:lineRule="auto"/>
        <w:ind w:left="720" w:hanging="360"/>
        <w:rPr/>
      </w:pPr>
      <w:r w:rsidDel="00000000" w:rsidR="00000000" w:rsidRPr="00000000">
        <w:rPr>
          <w:rtl w:val="0"/>
        </w:rPr>
        <w:t xml:space="preserve">Quais valores serão resultantes das instruções das linhas 7 e 9?</w:t>
      </w:r>
    </w:p>
    <w:tbl>
      <w:tblPr>
        <w:tblStyle w:val="Table36"/>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39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39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39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39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39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39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39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39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39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39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3A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tc>
        <w:tc>
          <w:tcPr>
            <w:shd w:fill="f0f0f0" w:val="clear"/>
            <w:tcMar>
              <w:top w:w="0.0" w:type="dxa"/>
              <w:left w:w="0.0" w:type="dxa"/>
              <w:bottom w:w="0.0" w:type="dxa"/>
              <w:right w:w="0.0" w:type="dxa"/>
            </w:tcMar>
          </w:tcPr>
          <w:p w:rsidR="00000000" w:rsidDel="00000000" w:rsidP="00000000" w:rsidRDefault="00000000" w:rsidRPr="00000000" w14:paraId="000003A1">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muda_primeiro</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*primeiro,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segundo){</w:t>
              <w:br w:type="textWrapping"/>
              <w:tab/>
              <w:t xml:space="preserve">*primeiro = segundo;</w:t>
              <w:br w:type="textWrapping"/>
              <w:t xml:space="preserve">}</w:t>
            </w:r>
          </w:p>
          <w:p w:rsidR="00000000" w:rsidDel="00000000" w:rsidP="00000000" w:rsidRDefault="00000000" w:rsidRPr="00000000" w14:paraId="000003A2">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 {</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b = </w:t>
            </w:r>
            <w:r w:rsidDel="00000000" w:rsidR="00000000" w:rsidRPr="00000000">
              <w:rPr>
                <w:rFonts w:ascii="Consolas" w:cs="Consolas" w:eastAsia="Consolas" w:hAnsi="Consolas"/>
                <w:color w:val="880000"/>
                <w:sz w:val="19"/>
                <w:szCs w:val="19"/>
                <w:shd w:fill="f0f0f0" w:val="clear"/>
                <w:rtl w:val="0"/>
              </w:rPr>
              <w:t xml:space="preserve">5</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"Valor de a: %d - valor de b: %d\n"</w:t>
            </w:r>
            <w:r w:rsidDel="00000000" w:rsidR="00000000" w:rsidRPr="00000000">
              <w:rPr>
                <w:rFonts w:ascii="Consolas" w:cs="Consolas" w:eastAsia="Consolas" w:hAnsi="Consolas"/>
                <w:color w:val="444444"/>
                <w:sz w:val="19"/>
                <w:szCs w:val="19"/>
                <w:shd w:fill="f0f0f0" w:val="clear"/>
                <w:rtl w:val="0"/>
              </w:rPr>
              <w:t xml:space="preserve">, a, b);</w:t>
              <w:br w:type="textWrapping"/>
              <w:tab/>
              <w:t xml:space="preserve">muda_primeiro(&amp;a, b);</w:t>
              <w:br w:type="textWrapping"/>
              <w:tab/>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"Valor de a: %d - valor de b: %d\n"</w:t>
            </w:r>
            <w:r w:rsidDel="00000000" w:rsidR="00000000" w:rsidRPr="00000000">
              <w:rPr>
                <w:rFonts w:ascii="Consolas" w:cs="Consolas" w:eastAsia="Consolas" w:hAnsi="Consolas"/>
                <w:color w:val="444444"/>
                <w:sz w:val="19"/>
                <w:szCs w:val="19"/>
                <w:shd w:fill="f0f0f0" w:val="clear"/>
                <w:rtl w:val="0"/>
              </w:rPr>
              <w:t xml:space="preserve">, a, b);</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tc>
      </w:tr>
    </w:tbl>
    <w:p w:rsidR="00000000" w:rsidDel="00000000" w:rsidP="00000000" w:rsidRDefault="00000000" w:rsidRPr="00000000" w14:paraId="000003A3">
      <w:pPr>
        <w:numPr>
          <w:ilvl w:val="0"/>
          <w:numId w:val="23"/>
        </w:numPr>
        <w:spacing w:after="200" w:lineRule="auto"/>
        <w:ind w:left="720" w:hanging="360"/>
        <w:rPr/>
      </w:pPr>
      <w:r w:rsidDel="00000000" w:rsidR="00000000" w:rsidRPr="00000000">
        <w:rPr>
          <w:rtl w:val="0"/>
        </w:rPr>
        <w:t xml:space="preserve">Quais valores serão resultantes das instruções das linhas 11, 13, 14 e 16?</w:t>
      </w:r>
    </w:p>
    <w:tbl>
      <w:tblPr>
        <w:tblStyle w:val="Table37"/>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3A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3A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3A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3A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3A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3A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3A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3A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3A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3A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3A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3A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3B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3B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3B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3B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3B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3B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tc>
        <w:tc>
          <w:tcPr>
            <w:shd w:fill="f0f0f0" w:val="clear"/>
            <w:tcMar>
              <w:top w:w="0.0" w:type="dxa"/>
              <w:left w:w="0.0" w:type="dxa"/>
              <w:bottom w:w="0.0" w:type="dxa"/>
              <w:right w:w="0.0" w:type="dxa"/>
            </w:tcMar>
          </w:tcPr>
          <w:p w:rsidR="00000000" w:rsidDel="00000000" w:rsidP="00000000" w:rsidRDefault="00000000" w:rsidRPr="00000000" w14:paraId="000003B6">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void por_valor(</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b,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c) {</w:t>
              <w:br w:type="textWrapping"/>
              <w:tab/>
              <w:t xml:space="preserve">a = b = c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p w:rsidR="00000000" w:rsidDel="00000000" w:rsidP="00000000" w:rsidRDefault="00000000" w:rsidRPr="00000000" w14:paraId="000003B7">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t xml:space="preserve">void por_ref(</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*b,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*c) {</w:t>
              <w:br w:type="textWrapping"/>
              <w:tab/>
              <w:t xml:space="preserve">*a = *b = *c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main () {</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 </w:t>
            </w:r>
            <w:r w:rsidDel="00000000" w:rsidR="00000000" w:rsidRPr="00000000">
              <w:rPr>
                <w:rFonts w:ascii="Consolas" w:cs="Consolas" w:eastAsia="Consolas" w:hAnsi="Consolas"/>
                <w:color w:val="880000"/>
                <w:sz w:val="19"/>
                <w:szCs w:val="19"/>
                <w:shd w:fill="f0f0f0" w:val="clear"/>
                <w:rtl w:val="0"/>
              </w:rPr>
              <w:t xml:space="preserve">4</w:t>
            </w:r>
            <w:r w:rsidDel="00000000" w:rsidR="00000000" w:rsidRPr="00000000">
              <w:rPr>
                <w:rFonts w:ascii="Consolas" w:cs="Consolas" w:eastAsia="Consolas" w:hAnsi="Consolas"/>
                <w:color w:val="444444"/>
                <w:sz w:val="19"/>
                <w:szCs w:val="19"/>
                <w:shd w:fill="f0f0f0" w:val="clear"/>
                <w:rtl w:val="0"/>
              </w:rPr>
              <w:t xml:space="preserve">, z = </w:t>
            </w:r>
            <w:r w:rsidDel="00000000" w:rsidR="00000000" w:rsidRPr="00000000">
              <w:rPr>
                <w:rFonts w:ascii="Consolas" w:cs="Consolas" w:eastAsia="Consolas" w:hAnsi="Consolas"/>
                <w:color w:val="880000"/>
                <w:sz w:val="19"/>
                <w:szCs w:val="19"/>
                <w:shd w:fill="f0f0f0" w:val="clear"/>
                <w:rtl w:val="0"/>
              </w:rPr>
              <w:t xml:space="preserve">6</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"\nAntes de chamar por_valor: x = %d, y = %d, z = %d"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z);</w:t>
              <w:br w:type="textWrapping"/>
              <w:tab/>
              <w:t xml:space="preserve">por_valor(</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z);</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"\nDepois de chamar por_valor: x = %d, y = %d, z = %d"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z);</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"\nAntes de chamar por_ref: x = %d, y = %d, z = %d"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z);</w:t>
              <w:br w:type="textWrapping"/>
              <w:tab/>
              <w:t xml:space="preserve">por_ref(&amp;</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&amp;</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&amp;z);</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"\nDepois de chamar por_ref: x = %d, y = %d, z = %d"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z);</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tc>
      </w:tr>
    </w:tbl>
    <w:p w:rsidR="00000000" w:rsidDel="00000000" w:rsidP="00000000" w:rsidRDefault="00000000" w:rsidRPr="00000000" w14:paraId="000003B8">
      <w:pPr>
        <w:spacing w:after="200" w:lineRule="auto"/>
        <w:ind w:left="283" w:firstLine="0"/>
        <w:rPr>
          <w:sz w:val="10"/>
          <w:szCs w:val="10"/>
        </w:rPr>
      </w:pPr>
      <w:r w:rsidDel="00000000" w:rsidR="00000000" w:rsidRPr="00000000">
        <w:rPr>
          <w:rtl w:val="0"/>
        </w:rPr>
      </w:r>
    </w:p>
    <w:p w:rsidR="00000000" w:rsidDel="00000000" w:rsidP="00000000" w:rsidRDefault="00000000" w:rsidRPr="00000000" w14:paraId="000003B9">
      <w:pPr>
        <w:numPr>
          <w:ilvl w:val="0"/>
          <w:numId w:val="23"/>
        </w:numPr>
        <w:spacing w:after="200" w:lineRule="auto"/>
        <w:ind w:left="720" w:hanging="360"/>
        <w:rPr/>
      </w:pPr>
      <w:r w:rsidDel="00000000" w:rsidR="00000000" w:rsidRPr="00000000">
        <w:rPr>
          <w:rtl w:val="0"/>
        </w:rPr>
        <w:t xml:space="preserve">Quais valores serão resultantes das instruções das linhas 3 e 9?</w:t>
      </w:r>
    </w:p>
    <w:tbl>
      <w:tblPr>
        <w:tblStyle w:val="Table38"/>
        <w:tblW w:w="9555.0" w:type="dxa"/>
        <w:jc w:val="left"/>
        <w:tblInd w:w="45.0" w:type="dxa"/>
        <w:tblLayout w:type="fixed"/>
        <w:tblLook w:val="0600"/>
      </w:tblPr>
      <w:tblGrid>
        <w:gridCol w:w="1089"/>
        <w:gridCol w:w="8466"/>
        <w:tblGridChange w:id="0">
          <w:tblGrid>
            <w:gridCol w:w="1089"/>
            <w:gridCol w:w="8466"/>
          </w:tblGrid>
        </w:tblGridChange>
      </w:tblGrid>
      <w:tr>
        <w:trPr>
          <w:cantSplit w:val="0"/>
          <w:trHeight w:val="1401" w:hRule="atLeast"/>
          <w:tblHeader w:val="0"/>
        </w:trPr>
        <w:tc>
          <w:tcPr>
            <w:shd w:fill="auto" w:val="clear"/>
            <w:tcMar>
              <w:top w:w="0.0" w:type="dxa"/>
              <w:left w:w="0.0" w:type="dxa"/>
              <w:bottom w:w="0.0" w:type="dxa"/>
              <w:right w:w="0.0" w:type="dxa"/>
            </w:tcMar>
          </w:tcPr>
          <w:p w:rsidR="00000000" w:rsidDel="00000000" w:rsidP="00000000" w:rsidRDefault="00000000" w:rsidRPr="00000000" w14:paraId="000003B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3B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3B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3B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3B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3B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3C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3C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3C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3C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3C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tc>
        <w:tc>
          <w:tcPr>
            <w:shd w:fill="f0f0f0" w:val="clear"/>
            <w:tcMar>
              <w:top w:w="0.0" w:type="dxa"/>
              <w:left w:w="0.0" w:type="dxa"/>
              <w:bottom w:w="0.0" w:type="dxa"/>
              <w:right w:w="0.0" w:type="dxa"/>
            </w:tcMar>
          </w:tcPr>
          <w:p w:rsidR="00000000" w:rsidDel="00000000" w:rsidP="00000000" w:rsidRDefault="00000000" w:rsidRPr="00000000" w14:paraId="000003C5">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incrementar</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*num) {</w:t>
              <w:br w:type="textWrapping"/>
              <w:tab/>
              <w:t xml:space="preserve">*num += </w:t>
            </w:r>
            <w:r w:rsidDel="00000000" w:rsidR="00000000" w:rsidRPr="00000000">
              <w:rPr>
                <w:rFonts w:ascii="Consolas" w:cs="Consolas" w:eastAsia="Consolas" w:hAnsi="Consolas"/>
                <w:color w:val="880000"/>
                <w:sz w:val="19"/>
                <w:szCs w:val="19"/>
                <w:shd w:fill="f0f0f0" w:val="clear"/>
                <w:rtl w:val="0"/>
              </w:rPr>
              <w:t xml:space="preserve">10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"\nnum --&gt; %d "</w:t>
            </w:r>
            <w:r w:rsidDel="00000000" w:rsidR="00000000" w:rsidRPr="00000000">
              <w:rPr>
                <w:rFonts w:ascii="Consolas" w:cs="Consolas" w:eastAsia="Consolas" w:hAnsi="Consolas"/>
                <w:color w:val="444444"/>
                <w:sz w:val="19"/>
                <w:szCs w:val="19"/>
                <w:shd w:fill="f0f0f0" w:val="clear"/>
                <w:rtl w:val="0"/>
              </w:rPr>
              <w:t xml:space="preserve">, *num);</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1</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incrementar(&amp;i);</w:t>
              <w:br w:type="textWrapping"/>
              <w:tab/>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"\ni --&gt; %d "</w:t>
            </w:r>
            <w:r w:rsidDel="00000000" w:rsidR="00000000" w:rsidRPr="00000000">
              <w:rPr>
                <w:rFonts w:ascii="Consolas" w:cs="Consolas" w:eastAsia="Consolas" w:hAnsi="Consolas"/>
                <w:color w:val="444444"/>
                <w:sz w:val="19"/>
                <w:szCs w:val="19"/>
                <w:shd w:fill="f0f0f0" w:val="clear"/>
                <w:rtl w:val="0"/>
              </w:rPr>
              <w:t xml:space="preserve">, i);</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tc>
      </w:tr>
    </w:tbl>
    <w:p w:rsidR="00000000" w:rsidDel="00000000" w:rsidP="00000000" w:rsidRDefault="00000000" w:rsidRPr="00000000" w14:paraId="000003C6">
      <w:pPr>
        <w:spacing w:after="200" w:lineRule="auto"/>
        <w:ind w:left="283" w:firstLine="0"/>
        <w:rPr>
          <w:sz w:val="10"/>
          <w:szCs w:val="10"/>
        </w:rPr>
      </w:pPr>
      <w:r w:rsidDel="00000000" w:rsidR="00000000" w:rsidRPr="00000000">
        <w:rPr>
          <w:rtl w:val="0"/>
        </w:rPr>
      </w:r>
    </w:p>
    <w:p w:rsidR="00000000" w:rsidDel="00000000" w:rsidP="00000000" w:rsidRDefault="00000000" w:rsidRPr="00000000" w14:paraId="000003C7">
      <w:pPr>
        <w:numPr>
          <w:ilvl w:val="0"/>
          <w:numId w:val="23"/>
        </w:numPr>
        <w:spacing w:after="200" w:lineRule="auto"/>
        <w:ind w:left="720" w:hanging="360"/>
        <w:rPr/>
      </w:pPr>
      <w:r w:rsidDel="00000000" w:rsidR="00000000" w:rsidRPr="00000000">
        <w:rPr>
          <w:rtl w:val="0"/>
        </w:rPr>
        <w:t xml:space="preserve">Quais valores serão resultantes das instruções das linhas 4, 5, 11 e 12?</w:t>
      </w:r>
    </w:p>
    <w:tbl>
      <w:tblPr>
        <w:tblStyle w:val="Table39"/>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3C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3C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3C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3C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3C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3C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3C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3C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3D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3D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3D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3D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3D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3D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tc>
        <w:tc>
          <w:tcPr>
            <w:shd w:fill="f0f0f0" w:val="clear"/>
            <w:tcMar>
              <w:top w:w="0.0" w:type="dxa"/>
              <w:left w:w="0.0" w:type="dxa"/>
              <w:bottom w:w="0.0" w:type="dxa"/>
              <w:right w:w="0.0" w:type="dxa"/>
            </w:tcMar>
          </w:tcPr>
          <w:p w:rsidR="00000000" w:rsidDel="00000000" w:rsidP="00000000" w:rsidRDefault="00000000" w:rsidRPr="00000000" w14:paraId="000003D6">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void calc(</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b) {</w:t>
              <w:br w:type="textWrapping"/>
              <w:tab/>
              <w:t xml:space="preserve">*a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b += </w:t>
            </w:r>
            <w:r w:rsidDel="00000000" w:rsidR="00000000" w:rsidRPr="00000000">
              <w:rPr>
                <w:rFonts w:ascii="Consolas" w:cs="Consolas" w:eastAsia="Consolas" w:hAnsi="Consolas"/>
                <w:color w:val="880000"/>
                <w:sz w:val="19"/>
                <w:szCs w:val="19"/>
                <w:shd w:fill="f0f0f0" w:val="clear"/>
                <w:rtl w:val="0"/>
              </w:rPr>
              <w:t xml:space="preserve">5</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"\na --&gt; %d "</w:t>
            </w:r>
            <w:r w:rsidDel="00000000" w:rsidR="00000000" w:rsidRPr="00000000">
              <w:rPr>
                <w:rFonts w:ascii="Consolas" w:cs="Consolas" w:eastAsia="Consolas" w:hAnsi="Consolas"/>
                <w:color w:val="444444"/>
                <w:sz w:val="19"/>
                <w:szCs w:val="19"/>
                <w:shd w:fill="f0f0f0" w:val="clear"/>
                <w:rtl w:val="0"/>
              </w:rPr>
              <w:t xml:space="preserve">, *a);</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"\nb --&gt; %d "</w:t>
            </w:r>
            <w:r w:rsidDel="00000000" w:rsidR="00000000" w:rsidRPr="00000000">
              <w:rPr>
                <w:rFonts w:ascii="Consolas" w:cs="Consolas" w:eastAsia="Consolas" w:hAnsi="Consolas"/>
                <w:color w:val="444444"/>
                <w:sz w:val="19"/>
                <w:szCs w:val="19"/>
                <w:shd w:fill="f0f0f0" w:val="clear"/>
                <w:rtl w:val="0"/>
              </w:rPr>
              <w:t xml:space="preserve">, b);</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main(){</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4</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calc(&amp;</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"\nx --&gt; %d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"\ny --&gt; %d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tc>
      </w:tr>
    </w:tbl>
    <w:p w:rsidR="00000000" w:rsidDel="00000000" w:rsidP="00000000" w:rsidRDefault="00000000" w:rsidRPr="00000000" w14:paraId="000003D7">
      <w:pPr>
        <w:spacing w:after="200" w:lineRule="auto"/>
        <w:ind w:left="283" w:firstLine="0"/>
        <w:rPr>
          <w:sz w:val="10"/>
          <w:szCs w:val="10"/>
        </w:rPr>
      </w:pPr>
      <w:r w:rsidDel="00000000" w:rsidR="00000000" w:rsidRPr="00000000">
        <w:rPr>
          <w:rtl w:val="0"/>
        </w:rPr>
      </w:r>
    </w:p>
    <w:p w:rsidR="00000000" w:rsidDel="00000000" w:rsidP="00000000" w:rsidRDefault="00000000" w:rsidRPr="00000000" w14:paraId="000003D8">
      <w:pPr>
        <w:spacing w:after="200" w:lineRule="auto"/>
        <w:ind w:left="283" w:firstLine="0"/>
        <w:rPr>
          <w:sz w:val="10"/>
          <w:szCs w:val="10"/>
        </w:rPr>
      </w:pPr>
      <w:r w:rsidDel="00000000" w:rsidR="00000000" w:rsidRPr="00000000">
        <w:rPr>
          <w:rtl w:val="0"/>
        </w:rPr>
      </w:r>
    </w:p>
    <w:p w:rsidR="00000000" w:rsidDel="00000000" w:rsidP="00000000" w:rsidRDefault="00000000" w:rsidRPr="00000000" w14:paraId="000003D9">
      <w:pPr>
        <w:numPr>
          <w:ilvl w:val="0"/>
          <w:numId w:val="23"/>
        </w:numPr>
        <w:spacing w:after="200" w:lineRule="auto"/>
        <w:ind w:left="720" w:hanging="360"/>
        <w:rPr/>
      </w:pPr>
      <w:r w:rsidDel="00000000" w:rsidR="00000000" w:rsidRPr="00000000">
        <w:rPr>
          <w:rtl w:val="0"/>
        </w:rPr>
        <w:t xml:space="preserve">Quais valores serão resultantes da instrução da linha 12?</w:t>
      </w:r>
    </w:p>
    <w:tbl>
      <w:tblPr>
        <w:tblStyle w:val="Table40"/>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3D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3D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3D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3D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3D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3D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3E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3E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3E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3E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3E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3E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3E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3E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tc>
        <w:tc>
          <w:tcPr>
            <w:shd w:fill="f0f0f0" w:val="clear"/>
            <w:tcMar>
              <w:top w:w="0.0" w:type="dxa"/>
              <w:left w:w="0.0" w:type="dxa"/>
              <w:bottom w:w="0.0" w:type="dxa"/>
              <w:right w:w="0.0" w:type="dxa"/>
            </w:tcMar>
          </w:tcPr>
          <w:p w:rsidR="00000000" w:rsidDel="00000000" w:rsidP="00000000" w:rsidRDefault="00000000" w:rsidRPr="00000000" w14:paraId="000003E8">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void soma(</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*z){</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w:t>
              <w:br w:type="textWrapping"/>
              <w:tab/>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(i=</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i&lt;=</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i++)</w:t>
              <w:br w:type="textWrapping"/>
              <w:tab/>
              <w:tab/>
              <w:t xml:space="preserve">*z += i;</w:t>
              <w:br w:type="textWrapping"/>
              <w:t xml:space="preserve">}</w:t>
              <w:br w:type="textWrapping"/>
            </w:r>
          </w:p>
          <w:p w:rsidR="00000000" w:rsidDel="00000000" w:rsidP="00000000" w:rsidRDefault="00000000" w:rsidRPr="00000000" w14:paraId="000003E9">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main(){</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b, </w:t>
            </w:r>
            <w:r w:rsidDel="00000000" w:rsidR="00000000" w:rsidRPr="00000000">
              <w:rPr>
                <w:rFonts w:ascii="Consolas" w:cs="Consolas" w:eastAsia="Consolas" w:hAnsi="Consolas"/>
                <w:b w:val="1"/>
                <w:color w:val="444444"/>
                <w:sz w:val="19"/>
                <w:szCs w:val="19"/>
                <w:shd w:fill="f0f0f0" w:val="clear"/>
                <w:rtl w:val="0"/>
              </w:rPr>
              <w:t xml:space="preserve">s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scanf(</w:t>
            </w:r>
            <w:r w:rsidDel="00000000" w:rsidR="00000000" w:rsidRPr="00000000">
              <w:rPr>
                <w:rFonts w:ascii="Consolas" w:cs="Consolas" w:eastAsia="Consolas" w:hAnsi="Consolas"/>
                <w:color w:val="880000"/>
                <w:sz w:val="19"/>
                <w:szCs w:val="19"/>
                <w:shd w:fill="f0f0f0" w:val="clear"/>
                <w:rtl w:val="0"/>
              </w:rPr>
              <w:t xml:space="preserve">"%d%d"</w:t>
            </w:r>
            <w:r w:rsidDel="00000000" w:rsidR="00000000" w:rsidRPr="00000000">
              <w:rPr>
                <w:rFonts w:ascii="Consolas" w:cs="Consolas" w:eastAsia="Consolas" w:hAnsi="Consolas"/>
                <w:color w:val="444444"/>
                <w:sz w:val="19"/>
                <w:szCs w:val="19"/>
                <w:shd w:fill="f0f0f0" w:val="clear"/>
                <w:rtl w:val="0"/>
              </w:rPr>
              <w:t xml:space="preserve">, &amp;a, &amp;b);</w:t>
              <w:br w:type="textWrapping"/>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(a&lt;=b)</w:t>
              <w:br w:type="textWrapping"/>
              <w:t xml:space="preserve">      </w:t>
              <w:tab/>
              <w:tab/>
              <w:t xml:space="preserve">soma(a, b, &amp;</w:t>
            </w:r>
            <w:r w:rsidDel="00000000" w:rsidR="00000000" w:rsidRPr="00000000">
              <w:rPr>
                <w:rFonts w:ascii="Consolas" w:cs="Consolas" w:eastAsia="Consolas" w:hAnsi="Consolas"/>
                <w:b w:val="1"/>
                <w:color w:val="444444"/>
                <w:sz w:val="19"/>
                <w:szCs w:val="19"/>
                <w:shd w:fill="f0f0f0" w:val="clear"/>
                <w:rtl w:val="0"/>
              </w:rPr>
              <w:t xml:space="preserve">s</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"\nA soma de %d e %d --&gt; %d "</w:t>
            </w:r>
            <w:r w:rsidDel="00000000" w:rsidR="00000000" w:rsidRPr="00000000">
              <w:rPr>
                <w:rFonts w:ascii="Consolas" w:cs="Consolas" w:eastAsia="Consolas" w:hAnsi="Consolas"/>
                <w:color w:val="444444"/>
                <w:sz w:val="19"/>
                <w:szCs w:val="19"/>
                <w:shd w:fill="f0f0f0" w:val="clear"/>
                <w:rtl w:val="0"/>
              </w:rPr>
              <w:t xml:space="preserve">, a, b, </w:t>
            </w:r>
            <w:r w:rsidDel="00000000" w:rsidR="00000000" w:rsidRPr="00000000">
              <w:rPr>
                <w:rFonts w:ascii="Consolas" w:cs="Consolas" w:eastAsia="Consolas" w:hAnsi="Consolas"/>
                <w:b w:val="1"/>
                <w:color w:val="444444"/>
                <w:sz w:val="19"/>
                <w:szCs w:val="19"/>
                <w:shd w:fill="f0f0f0" w:val="clear"/>
                <w:rtl w:val="0"/>
              </w:rPr>
              <w:t xml:space="preserve">s</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w:t>
              <w:br w:type="textWrapping"/>
              <w:t xml:space="preserve">}</w:t>
            </w:r>
          </w:p>
        </w:tc>
      </w:tr>
    </w:tbl>
    <w:p w:rsidR="00000000" w:rsidDel="00000000" w:rsidP="00000000" w:rsidRDefault="00000000" w:rsidRPr="00000000" w14:paraId="000003EA">
      <w:pPr>
        <w:spacing w:after="200" w:lineRule="auto"/>
        <w:ind w:left="283" w:firstLine="0"/>
        <w:rPr>
          <w:sz w:val="10"/>
          <w:szCs w:val="10"/>
        </w:rPr>
      </w:pPr>
      <w:r w:rsidDel="00000000" w:rsidR="00000000" w:rsidRPr="00000000">
        <w:rPr>
          <w:rtl w:val="0"/>
        </w:rPr>
      </w:r>
    </w:p>
    <w:p w:rsidR="00000000" w:rsidDel="00000000" w:rsidP="00000000" w:rsidRDefault="00000000" w:rsidRPr="00000000" w14:paraId="000003EB">
      <w:pPr>
        <w:spacing w:after="200" w:lineRule="auto"/>
        <w:ind w:left="283" w:firstLine="0"/>
        <w:rPr>
          <w:sz w:val="10"/>
          <w:szCs w:val="10"/>
        </w:rPr>
      </w:pPr>
      <w:r w:rsidDel="00000000" w:rsidR="00000000" w:rsidRPr="00000000">
        <w:rPr>
          <w:rtl w:val="0"/>
        </w:rPr>
      </w:r>
    </w:p>
    <w:p w:rsidR="00000000" w:rsidDel="00000000" w:rsidP="00000000" w:rsidRDefault="00000000" w:rsidRPr="00000000" w14:paraId="000003EC">
      <w:pPr>
        <w:spacing w:after="200" w:lineRule="auto"/>
        <w:ind w:left="283" w:firstLine="0"/>
        <w:rPr/>
      </w:pPr>
      <w:r w:rsidDel="00000000" w:rsidR="00000000" w:rsidRPr="00000000">
        <w:rPr>
          <w:rtl w:val="0"/>
        </w:rPr>
        <w:t xml:space="preserve">B. Considerando o fragmento de código abaixo, é possível efetuar a leitura da variável </w:t>
      </w:r>
      <w:r w:rsidDel="00000000" w:rsidR="00000000" w:rsidRPr="00000000">
        <w:rPr>
          <w:rFonts w:ascii="Courier New" w:cs="Courier New" w:eastAsia="Courier New" w:hAnsi="Courier New"/>
          <w:rtl w:val="0"/>
        </w:rPr>
        <w:t xml:space="preserve">z</w:t>
      </w:r>
      <w:r w:rsidDel="00000000" w:rsidR="00000000" w:rsidRPr="00000000">
        <w:rPr>
          <w:rtl w:val="0"/>
        </w:rPr>
        <w:t xml:space="preserve">? Explique.</w:t>
      </w:r>
    </w:p>
    <w:tbl>
      <w:tblPr>
        <w:tblStyle w:val="Table41"/>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3ED">
            <w:pPr>
              <w:widowControl w:val="0"/>
              <w:spacing w:before="0" w:line="276" w:lineRule="auto"/>
              <w:ind w:left="-340" w:right="129" w:firstLine="0"/>
              <w:jc w:val="center"/>
              <w:rPr>
                <w:rFonts w:ascii="Consolas" w:cs="Consolas" w:eastAsia="Consolas" w:hAnsi="Consolas"/>
                <w:sz w:val="19"/>
                <w:szCs w:val="19"/>
              </w:rPr>
            </w:pPr>
            <w:r w:rsidDel="00000000" w:rsidR="00000000" w:rsidRPr="00000000">
              <w:rPr>
                <w:rtl w:val="0"/>
              </w:rPr>
            </w:r>
          </w:p>
        </w:tc>
        <w:tc>
          <w:tcPr>
            <w:shd w:fill="f0f0f0" w:val="clear"/>
            <w:tcMar>
              <w:top w:w="0.0" w:type="dxa"/>
              <w:left w:w="0.0" w:type="dxa"/>
              <w:bottom w:w="0.0" w:type="dxa"/>
              <w:right w:w="0.0" w:type="dxa"/>
            </w:tcMar>
          </w:tcPr>
          <w:p w:rsidR="00000000" w:rsidDel="00000000" w:rsidP="00000000" w:rsidRDefault="00000000" w:rsidRPr="00000000" w14:paraId="000003EE">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ab/>
              <w:t xml:space="preserve"> float z</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ab/>
              <w:t xml:space="preserve"> float *pz</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ab/>
              <w:t xml:space="preserve"> pz = &amp;z</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Fonts w:ascii="Consolas" w:cs="Consolas" w:eastAsia="Consolas" w:hAnsi="Consolas"/>
                <w:color w:val="444444"/>
                <w:sz w:val="19"/>
                <w:szCs w:val="19"/>
                <w:shd w:fill="f0f0f0" w:val="clear"/>
                <w:rtl w:val="0"/>
              </w:rPr>
              <w:br w:type="textWrapping"/>
              <w:tab/>
              <w:t xml:space="preserve"> </w:t>
            </w:r>
            <w:r w:rsidDel="00000000" w:rsidR="00000000" w:rsidRPr="00000000">
              <w:rPr>
                <w:rFonts w:ascii="Consolas" w:cs="Consolas" w:eastAsia="Consolas" w:hAnsi="Consolas"/>
                <w:b w:val="1"/>
                <w:color w:val="444444"/>
                <w:sz w:val="19"/>
                <w:szCs w:val="19"/>
                <w:shd w:fill="f0f0f0" w:val="clear"/>
                <w:rtl w:val="0"/>
              </w:rPr>
              <w:t xml:space="preserve">scanf("%f", </w:t>
            </w:r>
            <w:r w:rsidDel="00000000" w:rsidR="00000000" w:rsidRPr="00000000">
              <w:rPr>
                <w:rFonts w:ascii="Consolas" w:cs="Consolas" w:eastAsia="Consolas" w:hAnsi="Consolas"/>
                <w:color w:val="444444"/>
                <w:sz w:val="19"/>
                <w:szCs w:val="19"/>
                <w:shd w:fill="f0f0f0" w:val="clear"/>
                <w:rtl w:val="0"/>
              </w:rPr>
              <w:t xml:space="preserve">pz)</w:t>
            </w:r>
            <w:r w:rsidDel="00000000" w:rsidR="00000000" w:rsidRPr="00000000">
              <w:rPr>
                <w:rFonts w:ascii="Consolas" w:cs="Consolas" w:eastAsia="Consolas" w:hAnsi="Consolas"/>
                <w:color w:val="888888"/>
                <w:sz w:val="19"/>
                <w:szCs w:val="19"/>
                <w:shd w:fill="f0f0f0" w:val="clear"/>
                <w:rtl w:val="0"/>
              </w:rPr>
              <w:t xml:space="preserve">;</w:t>
            </w:r>
            <w:r w:rsidDel="00000000" w:rsidR="00000000" w:rsidRPr="00000000">
              <w:rPr>
                <w:rtl w:val="0"/>
              </w:rPr>
            </w:r>
          </w:p>
        </w:tc>
      </w:tr>
    </w:tbl>
    <w:p w:rsidR="00000000" w:rsidDel="00000000" w:rsidP="00000000" w:rsidRDefault="00000000" w:rsidRPr="00000000" w14:paraId="000003EF">
      <w:pPr>
        <w:spacing w:before="240" w:lineRule="auto"/>
        <w:rPr/>
      </w:pPr>
      <w:r w:rsidDel="00000000" w:rsidR="00000000" w:rsidRPr="00000000">
        <w:rPr>
          <w:rtl w:val="0"/>
        </w:rPr>
      </w:r>
    </w:p>
    <w:p w:rsidR="00000000" w:rsidDel="00000000" w:rsidP="00000000" w:rsidRDefault="00000000" w:rsidRPr="00000000" w14:paraId="000003F0">
      <w:pPr>
        <w:jc w:val="center"/>
        <w:rPr/>
      </w:pPr>
      <w:r w:rsidDel="00000000" w:rsidR="00000000" w:rsidRPr="00000000">
        <w:rPr>
          <w:rtl w:val="0"/>
        </w:rPr>
      </w:r>
    </w:p>
    <w:p w:rsidR="00000000" w:rsidDel="00000000" w:rsidP="00000000" w:rsidRDefault="00000000" w:rsidRPr="00000000" w14:paraId="000003F1">
      <w:pPr>
        <w:jc w:val="center"/>
        <w:rPr>
          <w:color w:val="ff5722"/>
        </w:rPr>
        <w:sectPr>
          <w:type w:val="nextPage"/>
          <w:pgSz w:h="16838" w:w="11906" w:orient="portrait"/>
          <w:pgMar w:bottom="1077" w:top="1077" w:left="1133" w:right="1133" w:header="0" w:footer="720"/>
          <w:titlePg w:val="1"/>
        </w:sectPr>
      </w:pPr>
      <w:r w:rsidDel="00000000" w:rsidR="00000000" w:rsidRPr="00000000">
        <w:rPr/>
        <w:drawing>
          <wp:inline distB="114300" distT="114300" distL="114300" distR="114300">
            <wp:extent cx="2751336" cy="280988"/>
            <wp:effectExtent b="0" l="0" r="0" t="0"/>
            <wp:docPr descr="quebra de página" id="97"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ind w:hanging="15"/>
        <w:jc w:val="center"/>
        <w:rPr/>
      </w:pPr>
      <w:r w:rsidDel="00000000" w:rsidR="00000000" w:rsidRPr="00000000">
        <w:rPr>
          <w:rFonts w:ascii="Roboto Slab" w:cs="Roboto Slab" w:eastAsia="Roboto Slab" w:hAnsi="Roboto Slab"/>
          <w:b w:val="1"/>
          <w:color w:val="1155cc"/>
          <w:sz w:val="72"/>
          <w:szCs w:val="72"/>
        </w:rPr>
        <w:drawing>
          <wp:inline distB="114300" distT="114300" distL="114300" distR="114300">
            <wp:extent cx="3092288" cy="2286634"/>
            <wp:effectExtent b="0" l="0" r="0" t="0"/>
            <wp:docPr id="9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092288" cy="2286634"/>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pStyle w:val="Title"/>
        <w:spacing w:before="0" w:line="276" w:lineRule="auto"/>
        <w:ind w:hanging="15"/>
        <w:rPr>
          <w:color w:val="1155cc"/>
        </w:rPr>
      </w:pPr>
      <w:bookmarkStart w:colFirst="0" w:colLast="0" w:name="_heading=h.1pxezwc" w:id="28"/>
      <w:bookmarkEnd w:id="28"/>
      <w:r w:rsidDel="00000000" w:rsidR="00000000" w:rsidRPr="00000000">
        <w:rPr>
          <w:color w:val="1155cc"/>
          <w:rtl w:val="0"/>
        </w:rPr>
        <w:t xml:space="preserve">Passagem de vetores </w:t>
        <w:br w:type="textWrapping"/>
        <w:t xml:space="preserve">por parâmetro</w:t>
      </w:r>
    </w:p>
    <w:p w:rsidR="00000000" w:rsidDel="00000000" w:rsidP="00000000" w:rsidRDefault="00000000" w:rsidRPr="00000000" w14:paraId="000003F4">
      <w:pPr>
        <w:pStyle w:val="Heading2"/>
        <w:rPr/>
      </w:pPr>
      <w:bookmarkStart w:colFirst="0" w:colLast="0" w:name="_heading=h.49x2ik5" w:id="29"/>
      <w:bookmarkEnd w:id="29"/>
      <w:r w:rsidDel="00000000" w:rsidR="00000000" w:rsidRPr="00000000">
        <w:rPr>
          <w:rtl w:val="0"/>
        </w:rPr>
        <w:t xml:space="preserve">Parâmetros, memória e processamento</w:t>
      </w:r>
    </w:p>
    <w:p w:rsidR="00000000" w:rsidDel="00000000" w:rsidP="00000000" w:rsidRDefault="00000000" w:rsidRPr="00000000" w14:paraId="000003F5">
      <w:pPr>
        <w:spacing w:after="240" w:before="240" w:lineRule="auto"/>
        <w:jc w:val="both"/>
        <w:rPr/>
      </w:pPr>
      <w:r w:rsidDel="00000000" w:rsidR="00000000" w:rsidRPr="00000000">
        <w:rPr>
          <w:rtl w:val="0"/>
        </w:rPr>
        <w:t xml:space="preserve">Para relembrar, parâmetros são alocados em memória da mesma forma que variáveis locais. Quando há passagem de parâmetros por valor, os valores são copiados da função chamadora para o escopo da função que será executada. Isso implica em uma duplicação do uso de memória enquanto a função chamada estiver em execução. Para os parâmetros de tipos primitivos, essa implicação não é significativa, tanto em termos de memória quanto de tempo de processamento para realizar a cópia dos valores. No entanto, pense quando um volume maior de dados precisa ser fornecido para uma função… Eis aqui outro aspecto em favor da passagem de parâmetros por referência: ao passar como parâmetro apenas o endereço de memória, espaço de armazenamento e tempo de processamento são poupados.</w:t>
      </w:r>
    </w:p>
    <w:p w:rsidR="00000000" w:rsidDel="00000000" w:rsidP="00000000" w:rsidRDefault="00000000" w:rsidRPr="00000000" w14:paraId="000003F6">
      <w:pPr>
        <w:pStyle w:val="Heading2"/>
        <w:rPr/>
      </w:pPr>
      <w:bookmarkStart w:colFirst="0" w:colLast="0" w:name="_heading=h.2p2csry" w:id="30"/>
      <w:bookmarkEnd w:id="30"/>
      <w:r w:rsidDel="00000000" w:rsidR="00000000" w:rsidRPr="00000000">
        <w:rPr>
          <w:rtl w:val="0"/>
        </w:rPr>
        <w:t xml:space="preserve">Passagem de vetores por parâmetro</w:t>
      </w:r>
    </w:p>
    <w:p w:rsidR="00000000" w:rsidDel="00000000" w:rsidP="00000000" w:rsidRDefault="00000000" w:rsidRPr="00000000" w14:paraId="000003F7">
      <w:pPr>
        <w:spacing w:after="240" w:before="240" w:lineRule="auto"/>
        <w:jc w:val="both"/>
        <w:rPr/>
      </w:pPr>
      <w:r w:rsidDel="00000000" w:rsidR="00000000" w:rsidRPr="00000000">
        <w:rPr>
          <w:rtl w:val="0"/>
        </w:rPr>
        <w:t xml:space="preserve">Conceitualmente, conhecemos vetores como um conjunto de elementos do mesmo tipo. Ao declararmos um vetor, uma série de posições contíguas de memória são alocadas estaticamente, a fim de armazenar seus </w:t>
      </w:r>
      <w:r w:rsidDel="00000000" w:rsidR="00000000" w:rsidRPr="00000000">
        <w:rPr>
          <w:i w:val="1"/>
          <w:rtl w:val="0"/>
        </w:rPr>
        <w:t xml:space="preserve">n</w:t>
      </w:r>
      <w:r w:rsidDel="00000000" w:rsidR="00000000" w:rsidRPr="00000000">
        <w:rPr>
          <w:rtl w:val="0"/>
        </w:rPr>
        <w:t xml:space="preserve"> elementos. Na prática, o identificador do vetor é um ponteiro para o primeiro elemento dessa estrutura (</w:t>
      </w:r>
      <w:r w:rsidDel="00000000" w:rsidR="00000000" w:rsidRPr="00000000">
        <w:rPr>
          <w:rFonts w:ascii="Courier New" w:cs="Courier New" w:eastAsia="Courier New" w:hAnsi="Courier New"/>
          <w:rtl w:val="0"/>
        </w:rPr>
        <w:t xml:space="preserve">v[0]</w:t>
      </w:r>
      <w:r w:rsidDel="00000000" w:rsidR="00000000" w:rsidRPr="00000000">
        <w:rPr>
          <w:rtl w:val="0"/>
        </w:rPr>
        <w:t xml:space="preserve">). </w:t>
      </w:r>
    </w:p>
    <w:p w:rsidR="00000000" w:rsidDel="00000000" w:rsidP="00000000" w:rsidRDefault="00000000" w:rsidRPr="00000000" w14:paraId="000003F8">
      <w:pPr>
        <w:spacing w:after="240" w:before="240" w:lineRule="auto"/>
        <w:ind w:firstLine="720"/>
        <w:jc w:val="both"/>
        <w:rPr/>
      </w:pPr>
      <w:r w:rsidDel="00000000" w:rsidR="00000000" w:rsidRPr="00000000">
        <w:rPr>
          <w:rtl w:val="0"/>
        </w:rPr>
        <w:t xml:space="preserve">Vetores são exceções ao modo como são fornecidos parâmetros a uma função. Se o nome do vetor é, intrinsecamente, um ponteiro, os operadores de endereço (</w:t>
      </w:r>
      <w:r w:rsidDel="00000000" w:rsidR="00000000" w:rsidRPr="00000000">
        <w:rPr>
          <w:rFonts w:ascii="Courier New" w:cs="Courier New" w:eastAsia="Courier New" w:hAnsi="Courier New"/>
          <w:rtl w:val="0"/>
        </w:rPr>
        <w:t xml:space="preserve">&amp;</w:t>
      </w:r>
      <w:r w:rsidDel="00000000" w:rsidR="00000000" w:rsidRPr="00000000">
        <w:rPr>
          <w:rtl w:val="0"/>
        </w:rPr>
        <w:t xml:space="preserve">) e desreferenciação (</w:t>
      </w:r>
      <w:r w:rsidDel="00000000" w:rsidR="00000000" w:rsidRPr="00000000">
        <w:rPr>
          <w:rFonts w:ascii="Courier New" w:cs="Courier New" w:eastAsia="Courier New" w:hAnsi="Courier New"/>
          <w:rtl w:val="0"/>
        </w:rPr>
        <w:t xml:space="preserve">*</w:t>
      </w:r>
      <w:r w:rsidDel="00000000" w:rsidR="00000000" w:rsidRPr="00000000">
        <w:rPr>
          <w:rtl w:val="0"/>
        </w:rPr>
        <w:t xml:space="preserve">) são desnecessários em algumas situações.</w:t>
      </w:r>
    </w:p>
    <w:p w:rsidR="00000000" w:rsidDel="00000000" w:rsidP="00000000" w:rsidRDefault="00000000" w:rsidRPr="00000000" w14:paraId="000003F9">
      <w:pPr>
        <w:spacing w:after="240" w:before="240" w:lineRule="auto"/>
        <w:ind w:firstLine="720"/>
        <w:jc w:val="both"/>
        <w:rPr/>
      </w:pPr>
      <w:r w:rsidDel="00000000" w:rsidR="00000000" w:rsidRPr="00000000">
        <w:rPr>
          <w:rtl w:val="0"/>
        </w:rPr>
        <w:t xml:space="preserve">Há três formas de passagem de vetores por parâmetro: </w:t>
      </w:r>
    </w:p>
    <w:p w:rsidR="00000000" w:rsidDel="00000000" w:rsidP="00000000" w:rsidRDefault="00000000" w:rsidRPr="00000000" w14:paraId="000003FA">
      <w:pPr>
        <w:numPr>
          <w:ilvl w:val="0"/>
          <w:numId w:val="17"/>
        </w:numPr>
        <w:spacing w:before="240" w:lineRule="auto"/>
        <w:ind w:left="1440" w:hanging="360"/>
        <w:jc w:val="both"/>
        <w:rPr/>
      </w:pPr>
      <w:r w:rsidDel="00000000" w:rsidR="00000000" w:rsidRPr="00000000">
        <w:rPr>
          <w:rtl w:val="0"/>
        </w:rPr>
        <w:t xml:space="preserve">Vetor sem dimensão: indicando que o parâmetro é um vetor (</w:t>
      </w:r>
      <w:r w:rsidDel="00000000" w:rsidR="00000000" w:rsidRPr="00000000">
        <w:rPr>
          <w:rFonts w:ascii="Courier New" w:cs="Courier New" w:eastAsia="Courier New" w:hAnsi="Courier New"/>
          <w:rtl w:val="0"/>
        </w:rPr>
        <w:t xml:space="preserve">v[]</w:t>
      </w:r>
      <w:r w:rsidDel="00000000" w:rsidR="00000000" w:rsidRPr="00000000">
        <w:rPr>
          <w:rtl w:val="0"/>
        </w:rPr>
        <w:t xml:space="preserve">), e passando o tamanho desse vetor como outro argumento para a função; </w:t>
      </w:r>
    </w:p>
    <w:p w:rsidR="00000000" w:rsidDel="00000000" w:rsidP="00000000" w:rsidRDefault="00000000" w:rsidRPr="00000000" w14:paraId="000003FB">
      <w:pPr>
        <w:numPr>
          <w:ilvl w:val="0"/>
          <w:numId w:val="17"/>
        </w:numPr>
        <w:spacing w:before="0" w:lineRule="auto"/>
        <w:ind w:left="1440" w:hanging="360"/>
        <w:jc w:val="both"/>
        <w:rPr/>
      </w:pPr>
      <w:r w:rsidDel="00000000" w:rsidR="00000000" w:rsidRPr="00000000">
        <w:rPr>
          <w:rtl w:val="0"/>
        </w:rPr>
        <w:t xml:space="preserve">Vetor do mesmo tipo e tamanho do declarado na função chamadora: indicando o vetor e seu tamanho no mesmo parâmetro, sendo que o tamanho foi previamente definido em uma cláusula</w:t>
      </w:r>
      <w:r w:rsidDel="00000000" w:rsidR="00000000" w:rsidRPr="00000000">
        <w:rPr>
          <w:rFonts w:ascii="Courier New" w:cs="Courier New" w:eastAsia="Courier New" w:hAnsi="Courier New"/>
          <w:rtl w:val="0"/>
        </w:rPr>
        <w:t xml:space="preserve"> #define</w:t>
      </w:r>
      <w:r w:rsidDel="00000000" w:rsidR="00000000" w:rsidRPr="00000000">
        <w:rPr>
          <w:rtl w:val="0"/>
        </w:rPr>
        <w:t xml:space="preserve">; </w:t>
      </w:r>
    </w:p>
    <w:p w:rsidR="00000000" w:rsidDel="00000000" w:rsidP="00000000" w:rsidRDefault="00000000" w:rsidRPr="00000000" w14:paraId="000003FC">
      <w:pPr>
        <w:numPr>
          <w:ilvl w:val="0"/>
          <w:numId w:val="17"/>
        </w:numPr>
        <w:spacing w:after="240" w:before="0" w:lineRule="auto"/>
        <w:ind w:left="1440" w:hanging="360"/>
        <w:jc w:val="both"/>
        <w:rPr/>
      </w:pPr>
      <w:r w:rsidDel="00000000" w:rsidR="00000000" w:rsidRPr="00000000">
        <w:rPr>
          <w:rtl w:val="0"/>
        </w:rPr>
        <w:t xml:space="preserve">Vetor como ponteiro: indicando que é uma referência ao vetor (</w:t>
      </w:r>
      <w:r w:rsidDel="00000000" w:rsidR="00000000" w:rsidRPr="00000000">
        <w:rPr>
          <w:rFonts w:ascii="Courier New" w:cs="Courier New" w:eastAsia="Courier New" w:hAnsi="Courier New"/>
          <w:rtl w:val="0"/>
        </w:rPr>
        <w:t xml:space="preserve">*v</w:t>
      </w:r>
      <w:r w:rsidDel="00000000" w:rsidR="00000000" w:rsidRPr="00000000">
        <w:rPr>
          <w:rtl w:val="0"/>
        </w:rPr>
        <w:t xml:space="preserve">), e passando o tamanho desse vetor como outro argumento para a função. </w:t>
      </w:r>
    </w:p>
    <w:p w:rsidR="00000000" w:rsidDel="00000000" w:rsidP="00000000" w:rsidRDefault="00000000" w:rsidRPr="00000000" w14:paraId="000003FD">
      <w:pPr>
        <w:spacing w:after="240" w:before="240" w:lineRule="auto"/>
        <w:ind w:firstLine="720"/>
        <w:jc w:val="both"/>
        <w:rPr/>
      </w:pPr>
      <w:r w:rsidDel="00000000" w:rsidR="00000000" w:rsidRPr="00000000">
        <w:rPr>
          <w:rtl w:val="0"/>
        </w:rPr>
        <w:t xml:space="preserve">Veja no código abaixo a implementação da função </w:t>
      </w:r>
      <w:r w:rsidDel="00000000" w:rsidR="00000000" w:rsidRPr="00000000">
        <w:rPr>
          <w:rFonts w:ascii="Courier New" w:cs="Courier New" w:eastAsia="Courier New" w:hAnsi="Courier New"/>
          <w:rtl w:val="0"/>
        </w:rPr>
        <w:t xml:space="preserve">inicializa() </w:t>
      </w:r>
      <w:r w:rsidDel="00000000" w:rsidR="00000000" w:rsidRPr="00000000">
        <w:rPr>
          <w:rtl w:val="0"/>
        </w:rPr>
        <w:t xml:space="preserve">seguindo essas três formas. </w:t>
      </w:r>
    </w:p>
    <w:tbl>
      <w:tblPr>
        <w:tblStyle w:val="Table42"/>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3F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3F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40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40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40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40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40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40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40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40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40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40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40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40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40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40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40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40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41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41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41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41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41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41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p w:rsidR="00000000" w:rsidDel="00000000" w:rsidP="00000000" w:rsidRDefault="00000000" w:rsidRPr="00000000" w14:paraId="0000041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w:t>
            </w:r>
          </w:p>
          <w:p w:rsidR="00000000" w:rsidDel="00000000" w:rsidP="00000000" w:rsidRDefault="00000000" w:rsidRPr="00000000" w14:paraId="0000041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26</w:t>
            </w:r>
          </w:p>
          <w:p w:rsidR="00000000" w:rsidDel="00000000" w:rsidP="00000000" w:rsidRDefault="00000000" w:rsidRPr="00000000" w14:paraId="0000041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27</w:t>
            </w:r>
          </w:p>
          <w:p w:rsidR="00000000" w:rsidDel="00000000" w:rsidP="00000000" w:rsidRDefault="00000000" w:rsidRPr="00000000" w14:paraId="0000041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28</w:t>
            </w:r>
          </w:p>
          <w:p w:rsidR="00000000" w:rsidDel="00000000" w:rsidP="00000000" w:rsidRDefault="00000000" w:rsidRPr="00000000" w14:paraId="0000041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29</w:t>
            </w:r>
          </w:p>
          <w:p w:rsidR="00000000" w:rsidDel="00000000" w:rsidP="00000000" w:rsidRDefault="00000000" w:rsidRPr="00000000" w14:paraId="0000041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30</w:t>
            </w:r>
          </w:p>
          <w:p w:rsidR="00000000" w:rsidDel="00000000" w:rsidP="00000000" w:rsidRDefault="00000000" w:rsidRPr="00000000" w14:paraId="0000041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31</w:t>
            </w:r>
          </w:p>
          <w:p w:rsidR="00000000" w:rsidDel="00000000" w:rsidP="00000000" w:rsidRDefault="00000000" w:rsidRPr="00000000" w14:paraId="0000041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32</w:t>
            </w:r>
          </w:p>
        </w:tc>
        <w:tc>
          <w:tcPr>
            <w:shd w:fill="f0f0f0" w:val="clear"/>
            <w:tcMar>
              <w:top w:w="0.0" w:type="dxa"/>
              <w:left w:w="0.0" w:type="dxa"/>
              <w:bottom w:w="0.0" w:type="dxa"/>
              <w:right w:w="0.0" w:type="dxa"/>
            </w:tcMar>
          </w:tcPr>
          <w:p w:rsidR="00000000" w:rsidDel="00000000" w:rsidP="00000000" w:rsidRDefault="00000000" w:rsidRPr="00000000" w14:paraId="0000041E">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888888"/>
                <w:sz w:val="19"/>
                <w:szCs w:val="19"/>
                <w:shd w:fill="f0f0f0" w:val="clear"/>
                <w:rtl w:val="0"/>
              </w:rPr>
              <w:t xml:space="preserve">//Inicializa com zeros o vetor fornecido como</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888888"/>
                <w:sz w:val="19"/>
                <w:szCs w:val="19"/>
                <w:shd w:fill="f0f0f0" w:val="clear"/>
                <w:rtl w:val="0"/>
              </w:rPr>
              <w:t xml:space="preserve">//parâmetro (v[]), de acordo com o tamanho informado</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inicializa_1</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w:t>
              <w:br w:type="textWrapping"/>
              <w:tab/>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i &lt; n; i++)</w:t>
              <w:br w:type="textWrapping"/>
              <w:t xml:space="preserve">    </w:t>
              <w:tab/>
              <w:tab/>
              <w:t xml:space="preserve">v[i]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color w:val="888888"/>
                <w:sz w:val="19"/>
                <w:szCs w:val="19"/>
                <w:shd w:fill="f0f0f0" w:val="clear"/>
                <w:rtl w:val="0"/>
              </w:rPr>
              <w:t xml:space="preserve">//Inicializa com zeros o vetor fornecido como</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888888"/>
                <w:sz w:val="19"/>
                <w:szCs w:val="19"/>
                <w:shd w:fill="f0f0f0" w:val="clear"/>
                <w:rtl w:val="0"/>
              </w:rPr>
              <w:t xml:space="preserve">//parâmetro (v[N]), de acordo com o tamanho definido (N)</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inicializa_2</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v[N]){</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w:t>
              <w:br w:type="textWrapping"/>
              <w:tab/>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i &lt; N; i++)</w:t>
              <w:br w:type="textWrapping"/>
              <w:tab/>
              <w:t xml:space="preserve">    </w:t>
              <w:tab/>
              <w:t xml:space="preserve">v[i]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color w:val="888888"/>
                <w:sz w:val="19"/>
                <w:szCs w:val="19"/>
                <w:shd w:fill="f0f0f0" w:val="clear"/>
                <w:rtl w:val="0"/>
              </w:rPr>
              <w:t xml:space="preserve">//Inicializa com zeros o vetor fornecido como</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888888"/>
                <w:sz w:val="19"/>
                <w:szCs w:val="19"/>
                <w:shd w:fill="f0f0f0" w:val="clear"/>
                <w:rtl w:val="0"/>
              </w:rPr>
              <w:t xml:space="preserve">//parâmetro (*v), de acordo com o tamanho informado</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inicializa_3</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w:t>
              <w:br w:type="textWrapping"/>
              <w:tab/>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i &lt; n; i++)</w:t>
              <w:br w:type="textWrapping"/>
              <w:t xml:space="preserve">    </w:t>
              <w:tab/>
              <w:tab/>
              <w:t xml:space="preserve">v[i]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color w:val="888888"/>
                <w:sz w:val="19"/>
                <w:szCs w:val="19"/>
                <w:shd w:fill="f0f0f0" w:val="clear"/>
                <w:rtl w:val="0"/>
              </w:rPr>
              <w:t xml:space="preserve">//Chamadas das diferentes funções inicializa()</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v[N];</w:t>
              <w:br w:type="textWrapping"/>
              <w:br w:type="textWrapping"/>
              <w:tab/>
              <w:t xml:space="preserve">inicializa_1(v, N);</w:t>
              <w:br w:type="textWrapping"/>
              <w:tab/>
              <w:t xml:space="preserve">inicializa_2(v);</w:t>
              <w:br w:type="textWrapping"/>
              <w:tab/>
              <w:t xml:space="preserve">inicializa_3(v, N);</w:t>
              <w:br w:type="textWrapping"/>
              <w:t xml:space="preserve">}</w:t>
            </w:r>
          </w:p>
        </w:tc>
      </w:tr>
    </w:tbl>
    <w:p w:rsidR="00000000" w:rsidDel="00000000" w:rsidP="00000000" w:rsidRDefault="00000000" w:rsidRPr="00000000" w14:paraId="0000041F">
      <w:pPr>
        <w:spacing w:after="240" w:before="240" w:lineRule="auto"/>
        <w:jc w:val="both"/>
        <w:rPr/>
      </w:pPr>
      <w:r w:rsidDel="00000000" w:rsidR="00000000" w:rsidRPr="00000000">
        <w:rPr>
          <w:rtl w:val="0"/>
        </w:rPr>
      </w:r>
    </w:p>
    <w:p w:rsidR="00000000" w:rsidDel="00000000" w:rsidP="00000000" w:rsidRDefault="00000000" w:rsidRPr="00000000" w14:paraId="00000420">
      <w:pPr>
        <w:spacing w:after="240" w:before="240" w:lineRule="auto"/>
        <w:ind w:firstLine="720"/>
        <w:jc w:val="both"/>
        <w:rPr/>
      </w:pPr>
      <w:r w:rsidDel="00000000" w:rsidR="00000000" w:rsidRPr="00000000">
        <w:rPr>
          <w:rtl w:val="0"/>
        </w:rPr>
        <w:t xml:space="preserve">Na chamada das funções, segue a variação dos parâmetros das funções, fornecendo o nome do vetor (</w:t>
      </w:r>
      <w:r w:rsidDel="00000000" w:rsidR="00000000" w:rsidRPr="00000000">
        <w:rPr>
          <w:rFonts w:ascii="Courier New" w:cs="Courier New" w:eastAsia="Courier New" w:hAnsi="Courier New"/>
          <w:rtl w:val="0"/>
        </w:rPr>
        <w:t xml:space="preserve">v</w:t>
      </w:r>
      <w:r w:rsidDel="00000000" w:rsidR="00000000" w:rsidRPr="00000000">
        <w:rPr>
          <w:rtl w:val="0"/>
        </w:rPr>
        <w:t xml:space="preserve">) (linha 30) e, quando necessário, o valor para o tamanho do vetor (</w:t>
      </w:r>
      <w:r w:rsidDel="00000000" w:rsidR="00000000" w:rsidRPr="00000000">
        <w:rPr>
          <w:rFonts w:ascii="Courier New" w:cs="Courier New" w:eastAsia="Courier New" w:hAnsi="Courier New"/>
          <w:rtl w:val="0"/>
        </w:rPr>
        <w:t xml:space="preserve">N</w:t>
      </w:r>
      <w:r w:rsidDel="00000000" w:rsidR="00000000" w:rsidRPr="00000000">
        <w:rPr>
          <w:rtl w:val="0"/>
        </w:rPr>
        <w:t xml:space="preserve">, conforme a cláusula </w:t>
      </w:r>
      <w:r w:rsidDel="00000000" w:rsidR="00000000" w:rsidRPr="00000000">
        <w:rPr>
          <w:rFonts w:ascii="Courier New" w:cs="Courier New" w:eastAsia="Courier New" w:hAnsi="Courier New"/>
          <w:rtl w:val="0"/>
        </w:rPr>
        <w:t xml:space="preserve">#define</w:t>
      </w:r>
      <w:r w:rsidDel="00000000" w:rsidR="00000000" w:rsidRPr="00000000">
        <w:rPr>
          <w:rtl w:val="0"/>
        </w:rPr>
        <w:t xml:space="preserve">) (linhas 29 e 31).</w:t>
      </w:r>
    </w:p>
    <w:p w:rsidR="00000000" w:rsidDel="00000000" w:rsidP="00000000" w:rsidRDefault="00000000" w:rsidRPr="00000000" w14:paraId="00000421">
      <w:pPr>
        <w:spacing w:after="240" w:before="240" w:lineRule="auto"/>
        <w:ind w:firstLine="720"/>
        <w:jc w:val="both"/>
        <w:rPr/>
      </w:pPr>
      <w:r w:rsidDel="00000000" w:rsidR="00000000" w:rsidRPr="00000000">
        <w:rPr>
          <w:rtl w:val="0"/>
        </w:rPr>
        <w:t xml:space="preserve">As mesmas formas de passagem de parâmetro são válidas para outras funções. Veja as implementações das funções </w:t>
      </w:r>
      <w:r w:rsidDel="00000000" w:rsidR="00000000" w:rsidRPr="00000000">
        <w:rPr>
          <w:rFonts w:ascii="Courier New" w:cs="Courier New" w:eastAsia="Courier New" w:hAnsi="Courier New"/>
          <w:rtl w:val="0"/>
        </w:rPr>
        <w:t xml:space="preserve">preenche()</w:t>
      </w:r>
      <w:r w:rsidDel="00000000" w:rsidR="00000000" w:rsidRPr="00000000">
        <w:rPr>
          <w:rtl w:val="0"/>
        </w:rPr>
        <w:t xml:space="preserve"> e </w:t>
      </w:r>
      <w:r w:rsidDel="00000000" w:rsidR="00000000" w:rsidRPr="00000000">
        <w:rPr>
          <w:rFonts w:ascii="Courier New" w:cs="Courier New" w:eastAsia="Courier New" w:hAnsi="Courier New"/>
          <w:rtl w:val="0"/>
        </w:rPr>
        <w:t xml:space="preserve">mostra()</w:t>
      </w:r>
      <w:r w:rsidDel="00000000" w:rsidR="00000000" w:rsidRPr="00000000">
        <w:rPr>
          <w:rtl w:val="0"/>
        </w:rPr>
        <w:t xml:space="preserve">. </w:t>
      </w:r>
    </w:p>
    <w:tbl>
      <w:tblPr>
        <w:tblStyle w:val="Table43"/>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42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42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42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42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42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42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42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42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42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42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42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42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42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42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43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43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43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tc>
        <w:tc>
          <w:tcPr>
            <w:shd w:fill="f0f0f0" w:val="clear"/>
            <w:tcMar>
              <w:top w:w="0.0" w:type="dxa"/>
              <w:left w:w="0.0" w:type="dxa"/>
              <w:bottom w:w="0.0" w:type="dxa"/>
              <w:right w:w="0.0" w:type="dxa"/>
            </w:tcMar>
          </w:tcPr>
          <w:p w:rsidR="00000000" w:rsidDel="00000000" w:rsidP="00000000" w:rsidRDefault="00000000" w:rsidRPr="00000000" w14:paraId="00000433">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888888"/>
                <w:sz w:val="19"/>
                <w:szCs w:val="19"/>
                <w:shd w:fill="f0f0f0" w:val="clear"/>
              </w:rPr>
            </w:pPr>
            <w:r w:rsidDel="00000000" w:rsidR="00000000" w:rsidRPr="00000000">
              <w:rPr>
                <w:rFonts w:ascii="Consolas" w:cs="Consolas" w:eastAsia="Consolas" w:hAnsi="Consolas"/>
                <w:color w:val="888888"/>
                <w:sz w:val="19"/>
                <w:szCs w:val="19"/>
                <w:shd w:fill="f0f0f0" w:val="clear"/>
                <w:rtl w:val="0"/>
              </w:rPr>
              <w:t xml:space="preserve">//Inclui valores no vetor até que um zero seja fornecido.</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preenche</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do</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r>
            <w:r w:rsidDel="00000000" w:rsidR="00000000" w:rsidRPr="00000000">
              <w:rPr>
                <w:rFonts w:ascii="Consolas" w:cs="Consolas" w:eastAsia="Consolas" w:hAnsi="Consolas"/>
                <w:color w:val="397300"/>
                <w:sz w:val="19"/>
                <w:szCs w:val="19"/>
                <w:shd w:fill="f0f0f0" w:val="clear"/>
                <w:rtl w:val="0"/>
              </w:rPr>
              <w:t xml:space="preserve">scanf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"%d"</w:t>
            </w:r>
            <w:r w:rsidDel="00000000" w:rsidR="00000000" w:rsidRPr="00000000">
              <w:rPr>
                <w:rFonts w:ascii="Consolas" w:cs="Consolas" w:eastAsia="Consolas" w:hAnsi="Consolas"/>
                <w:color w:val="444444"/>
                <w:sz w:val="19"/>
                <w:szCs w:val="19"/>
                <w:shd w:fill="f0f0f0" w:val="clear"/>
                <w:rtl w:val="0"/>
              </w:rPr>
              <w:t xml:space="preserve">, &amp;v[i]);</w:t>
              <w:br w:type="textWrapping"/>
              <w:tab/>
              <w:t xml:space="preserve">    </w:t>
              <w:tab/>
              <w:t xml:space="preserve">i++;</w:t>
              <w:br w:type="textWrapping"/>
              <w:tab/>
              <w:t xml:space="preserve">} </w:t>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 (v[i</w:t>
            </w:r>
            <w:r w:rsidDel="00000000" w:rsidR="00000000" w:rsidRPr="00000000">
              <w:rPr>
                <w:rFonts w:ascii="Consolas" w:cs="Consolas" w:eastAsia="Consolas" w:hAnsi="Consolas"/>
                <w:color w:val="880000"/>
                <w:sz w:val="19"/>
                <w:szCs w:val="19"/>
                <w:shd w:fill="f0f0f0" w:val="clear"/>
                <w:rtl w:val="0"/>
              </w:rPr>
              <w:t xml:space="preserve">-1</w:t>
            </w:r>
            <w:r w:rsidDel="00000000" w:rsidR="00000000" w:rsidRPr="00000000">
              <w:rPr>
                <w:rFonts w:ascii="Consolas" w:cs="Consolas" w:eastAsia="Consolas" w:hAnsi="Consolas"/>
                <w:color w:val="444444"/>
                <w:sz w:val="19"/>
                <w:szCs w:val="19"/>
                <w:shd w:fill="f0f0f0" w:val="clear"/>
                <w:rtl w:val="0"/>
              </w:rPr>
              <w:t xml:space="preserve">]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color w:val="888888"/>
                <w:sz w:val="19"/>
                <w:szCs w:val="19"/>
                <w:shd w:fill="f0f0f0" w:val="clear"/>
                <w:rtl w:val="0"/>
              </w:rPr>
              <w:t xml:space="preserve">//Mostra os elementos diferentes de zero que constam no vetor.</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mostra</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j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((v[i]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&amp;&amp; (i &lt; N)) {</w:t>
              <w:br w:type="textWrapping"/>
              <w:tab/>
              <w:t xml:space="preserve">    </w:t>
              <w:tab/>
            </w:r>
            <w:r w:rsidDel="00000000" w:rsidR="00000000" w:rsidRPr="00000000">
              <w:rPr>
                <w:rFonts w:ascii="Consolas" w:cs="Consolas" w:eastAsia="Consolas" w:hAnsi="Consolas"/>
                <w:color w:val="397300"/>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"%d\n"</w:t>
            </w:r>
            <w:r w:rsidDel="00000000" w:rsidR="00000000" w:rsidRPr="00000000">
              <w:rPr>
                <w:rFonts w:ascii="Consolas" w:cs="Consolas" w:eastAsia="Consolas" w:hAnsi="Consolas"/>
                <w:color w:val="444444"/>
                <w:sz w:val="19"/>
                <w:szCs w:val="19"/>
                <w:shd w:fill="f0f0f0" w:val="clear"/>
                <w:rtl w:val="0"/>
              </w:rPr>
              <w:t xml:space="preserve">, v[i]);</w:t>
              <w:br w:type="textWrapping"/>
              <w:t xml:space="preserve">    </w:t>
              <w:tab/>
              <w:tab/>
              <w:t xml:space="preserve">i++;</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434">
      <w:pPr>
        <w:rPr>
          <w:sz w:val="10"/>
          <w:szCs w:val="10"/>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ab/>
        <w:t xml:space="preserve">Para os argumentos de uma função, há duas sintaxes equivalentes de declaração de vetores:</w:t>
      </w:r>
    </w:p>
    <w:p w:rsidR="00000000" w:rsidDel="00000000" w:rsidP="00000000" w:rsidRDefault="00000000" w:rsidRPr="00000000" w14:paraId="00000436">
      <w:pPr>
        <w:spacing w:before="0"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int s[];</w:t>
      </w:r>
    </w:p>
    <w:p w:rsidR="00000000" w:rsidDel="00000000" w:rsidP="00000000" w:rsidRDefault="00000000" w:rsidRPr="00000000" w14:paraId="00000437">
      <w:pPr>
        <w:spacing w:before="0"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int *s;</w:t>
      </w:r>
    </w:p>
    <w:p w:rsidR="00000000" w:rsidDel="00000000" w:rsidP="00000000" w:rsidRDefault="00000000" w:rsidRPr="00000000" w14:paraId="00000438">
      <w:pPr>
        <w:rPr/>
      </w:pPr>
      <w:r w:rsidDel="00000000" w:rsidR="00000000" w:rsidRPr="00000000">
        <w:rPr>
          <w:rtl w:val="0"/>
        </w:rPr>
        <w:t xml:space="preserve">um ponteiro para um tipo, ou um vetor de tamanho não especificado do mesmo tipo, são a mesma coisa (em se tratando de argumentos de função) (Arefin 2006).</w:t>
      </w:r>
    </w:p>
    <w:p w:rsidR="00000000" w:rsidDel="00000000" w:rsidP="00000000" w:rsidRDefault="00000000" w:rsidRPr="00000000" w14:paraId="00000439">
      <w:pPr>
        <w:pStyle w:val="Heading2"/>
        <w:rPr/>
      </w:pPr>
      <w:bookmarkStart w:colFirst="0" w:colLast="0" w:name="_heading=h.147n2zr" w:id="31"/>
      <w:bookmarkEnd w:id="31"/>
      <w:r w:rsidDel="00000000" w:rsidR="00000000" w:rsidRPr="00000000">
        <w:rPr>
          <w:rtl w:val="0"/>
        </w:rPr>
        <w:t xml:space="preserve">O operador </w:t>
      </w:r>
      <w:r w:rsidDel="00000000" w:rsidR="00000000" w:rsidRPr="00000000">
        <w:rPr>
          <w:rFonts w:ascii="Courier New" w:cs="Courier New" w:eastAsia="Courier New" w:hAnsi="Courier New"/>
          <w:rtl w:val="0"/>
        </w:rPr>
        <w:t xml:space="preserve">const</w:t>
      </w:r>
      <w:r w:rsidDel="00000000" w:rsidR="00000000" w:rsidRPr="00000000">
        <w:rPr>
          <w:rtl w:val="0"/>
        </w:rPr>
        <w:t xml:space="preserve"> </w:t>
      </w:r>
    </w:p>
    <w:p w:rsidR="00000000" w:rsidDel="00000000" w:rsidP="00000000" w:rsidRDefault="00000000" w:rsidRPr="00000000" w14:paraId="0000043A">
      <w:pPr>
        <w:spacing w:after="240" w:before="240" w:lineRule="auto"/>
        <w:jc w:val="both"/>
        <w:rPr/>
      </w:pPr>
      <w:r w:rsidDel="00000000" w:rsidR="00000000" w:rsidRPr="00000000">
        <w:rPr>
          <w:rtl w:val="0"/>
        </w:rPr>
        <w:t xml:space="preserve">O operador </w:t>
      </w:r>
      <w:r w:rsidDel="00000000" w:rsidR="00000000" w:rsidRPr="00000000">
        <w:rPr>
          <w:rFonts w:ascii="Courier New" w:cs="Courier New" w:eastAsia="Courier New" w:hAnsi="Courier New"/>
          <w:rtl w:val="0"/>
        </w:rPr>
        <w:t xml:space="preserve">const</w:t>
      </w:r>
      <w:r w:rsidDel="00000000" w:rsidR="00000000" w:rsidRPr="00000000">
        <w:rPr>
          <w:rtl w:val="0"/>
        </w:rPr>
        <w:t xml:space="preserve"> é um qualificador de tipo, aplicado a uma variável, faz com que ela não tenha seu valor alterado (</w:t>
      </w:r>
      <w:r w:rsidDel="00000000" w:rsidR="00000000" w:rsidRPr="00000000">
        <w:rPr>
          <w:i w:val="1"/>
          <w:rtl w:val="0"/>
        </w:rPr>
        <w:t xml:space="preserve">read only</w:t>
      </w:r>
      <w:r w:rsidDel="00000000" w:rsidR="00000000" w:rsidRPr="00000000">
        <w:rPr>
          <w:rtl w:val="0"/>
        </w:rPr>
        <w:t xml:space="preserve">) (Wikipedia 2020). É possível declarar uma string, por exemplo, para que seu valor não seja alterado:</w:t>
      </w:r>
    </w:p>
    <w:p w:rsidR="00000000" w:rsidDel="00000000" w:rsidP="00000000" w:rsidRDefault="00000000" w:rsidRPr="00000000" w14:paraId="0000043B">
      <w:pPr>
        <w:spacing w:after="240" w:before="240" w:lineRule="auto"/>
        <w:ind w:left="720" w:right="-291"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const string aula = “Programacao de Computadores II”;</w:t>
      </w:r>
    </w:p>
    <w:p w:rsidR="00000000" w:rsidDel="00000000" w:rsidP="00000000" w:rsidRDefault="00000000" w:rsidRPr="00000000" w14:paraId="0000043C">
      <w:pPr>
        <w:spacing w:after="240" w:before="240" w:lineRule="auto"/>
        <w:ind w:firstLine="720"/>
        <w:jc w:val="both"/>
        <w:rPr/>
      </w:pPr>
      <w:r w:rsidDel="00000000" w:rsidR="00000000" w:rsidRPr="00000000">
        <w:rPr>
          <w:rtl w:val="0"/>
        </w:rPr>
        <w:t xml:space="preserve">Da mesma forma, </w:t>
      </w:r>
      <w:r w:rsidDel="00000000" w:rsidR="00000000" w:rsidRPr="00000000">
        <w:rPr>
          <w:rFonts w:ascii="Courier New" w:cs="Courier New" w:eastAsia="Courier New" w:hAnsi="Courier New"/>
          <w:rtl w:val="0"/>
        </w:rPr>
        <w:t xml:space="preserve">const </w:t>
      </w:r>
      <w:r w:rsidDel="00000000" w:rsidR="00000000" w:rsidRPr="00000000">
        <w:rPr>
          <w:rtl w:val="0"/>
        </w:rPr>
        <w:t xml:space="preserve">faz com que uma variável que tenha sido passada por parâmetro (por referência, é claro) não seja alterada dentro da função que a recebe. O modificador deve ser incluído na definição do parâmetro, de acordo com a sintaxe:</w:t>
      </w:r>
    </w:p>
    <w:p w:rsidR="00000000" w:rsidDel="00000000" w:rsidP="00000000" w:rsidRDefault="00000000" w:rsidRPr="00000000" w14:paraId="0000043D">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bool par (int const *n); </w:t>
      </w:r>
    </w:p>
    <w:p w:rsidR="00000000" w:rsidDel="00000000" w:rsidP="00000000" w:rsidRDefault="00000000" w:rsidRPr="00000000" w14:paraId="0000043E">
      <w:pPr>
        <w:spacing w:after="240" w:before="240" w:lineRule="auto"/>
        <w:jc w:val="both"/>
        <w:rPr>
          <w:highlight w:val="yellow"/>
        </w:rPr>
      </w:pPr>
      <w:r w:rsidDel="00000000" w:rsidR="00000000" w:rsidRPr="00000000">
        <w:rPr>
          <w:rtl w:val="0"/>
        </w:rPr>
        <w:tab/>
        <w:t xml:space="preserve">Assim, o conteúdo da variável apontada por </w:t>
      </w:r>
      <w:r w:rsidDel="00000000" w:rsidR="00000000" w:rsidRPr="00000000">
        <w:rPr>
          <w:rFonts w:ascii="Courier New" w:cs="Courier New" w:eastAsia="Courier New" w:hAnsi="Courier New"/>
          <w:rtl w:val="0"/>
        </w:rPr>
        <w:t xml:space="preserve">n</w:t>
      </w:r>
      <w:r w:rsidDel="00000000" w:rsidR="00000000" w:rsidRPr="00000000">
        <w:rPr>
          <w:rtl w:val="0"/>
        </w:rPr>
        <w:t xml:space="preserve"> não terá seu valor alterado pela função </w:t>
      </w:r>
      <w:r w:rsidDel="00000000" w:rsidR="00000000" w:rsidRPr="00000000">
        <w:rPr>
          <w:rFonts w:ascii="Courier New" w:cs="Courier New" w:eastAsia="Courier New" w:hAnsi="Courier New"/>
          <w:rtl w:val="0"/>
        </w:rPr>
        <w:t xml:space="preserve">par()</w:t>
      </w:r>
      <w:r w:rsidDel="00000000" w:rsidR="00000000" w:rsidRPr="00000000">
        <w:rPr>
          <w:rtl w:val="0"/>
        </w:rPr>
        <w:t xml:space="preserve">. Atenção, enquanto </w:t>
      </w:r>
      <w:r w:rsidDel="00000000" w:rsidR="00000000" w:rsidRPr="00000000">
        <w:rPr>
          <w:rFonts w:ascii="Courier New" w:cs="Courier New" w:eastAsia="Courier New" w:hAnsi="Courier New"/>
          <w:rtl w:val="0"/>
        </w:rPr>
        <w:t xml:space="preserve">(int const *n) </w:t>
      </w:r>
      <w:r w:rsidDel="00000000" w:rsidR="00000000" w:rsidRPr="00000000">
        <w:rPr>
          <w:rtl w:val="0"/>
        </w:rPr>
        <w:t xml:space="preserve">garante que o conteúdo apontado de </w:t>
      </w:r>
      <w:r w:rsidDel="00000000" w:rsidR="00000000" w:rsidRPr="00000000">
        <w:rPr>
          <w:rFonts w:ascii="Courier New" w:cs="Courier New" w:eastAsia="Courier New" w:hAnsi="Courier New"/>
          <w:rtl w:val="0"/>
        </w:rPr>
        <w:t xml:space="preserve">n</w:t>
      </w:r>
      <w:r w:rsidDel="00000000" w:rsidR="00000000" w:rsidRPr="00000000">
        <w:rPr>
          <w:rtl w:val="0"/>
        </w:rPr>
        <w:t xml:space="preserve"> não será alterado, </w:t>
      </w:r>
      <w:r w:rsidDel="00000000" w:rsidR="00000000" w:rsidRPr="00000000">
        <w:rPr>
          <w:rFonts w:ascii="Courier New" w:cs="Courier New" w:eastAsia="Courier New" w:hAnsi="Courier New"/>
          <w:rtl w:val="0"/>
        </w:rPr>
        <w:t xml:space="preserve">(const int *n) </w:t>
      </w:r>
      <w:r w:rsidDel="00000000" w:rsidR="00000000" w:rsidRPr="00000000">
        <w:rPr>
          <w:rtl w:val="0"/>
        </w:rPr>
        <w:t xml:space="preserve">garante que o conteúdo de </w:t>
      </w:r>
      <w:r w:rsidDel="00000000" w:rsidR="00000000" w:rsidRPr="00000000">
        <w:rPr>
          <w:rFonts w:ascii="Courier New" w:cs="Courier New" w:eastAsia="Courier New" w:hAnsi="Courier New"/>
          <w:rtl w:val="0"/>
        </w:rPr>
        <w:t xml:space="preserve">n</w:t>
      </w:r>
      <w:r w:rsidDel="00000000" w:rsidR="00000000" w:rsidRPr="00000000">
        <w:rPr>
          <w:rtl w:val="0"/>
        </w:rPr>
        <w:t xml:space="preserve"> (o endereço para onde </w:t>
      </w:r>
      <w:r w:rsidDel="00000000" w:rsidR="00000000" w:rsidRPr="00000000">
        <w:rPr>
          <w:rFonts w:ascii="Courier New" w:cs="Courier New" w:eastAsia="Courier New" w:hAnsi="Courier New"/>
          <w:rtl w:val="0"/>
        </w:rPr>
        <w:t xml:space="preserve">n</w:t>
      </w:r>
      <w:r w:rsidDel="00000000" w:rsidR="00000000" w:rsidRPr="00000000">
        <w:rPr>
          <w:rtl w:val="0"/>
        </w:rPr>
        <w:t xml:space="preserve"> aponta) não seja alterado (Wikipedia 2020).</w:t>
      </w:r>
      <w:r w:rsidDel="00000000" w:rsidR="00000000" w:rsidRPr="00000000">
        <w:rPr>
          <w:rtl w:val="0"/>
        </w:rPr>
      </w:r>
    </w:p>
    <w:p w:rsidR="00000000" w:rsidDel="00000000" w:rsidP="00000000" w:rsidRDefault="00000000" w:rsidRPr="00000000" w14:paraId="0000043F">
      <w:pPr>
        <w:spacing w:after="240" w:before="240" w:lineRule="auto"/>
        <w:ind w:firstLine="720"/>
        <w:jc w:val="both"/>
        <w:rPr/>
      </w:pPr>
      <w:r w:rsidDel="00000000" w:rsidR="00000000" w:rsidRPr="00000000">
        <w:rPr>
          <w:rtl w:val="0"/>
        </w:rPr>
        <w:t xml:space="preserve">Considerando que a passagem de vetores por parâmetro ocorre sempre por referência, as funções que recebem os vetores são sempre capazes de alterar seu conteúdo. No entanto, há situações em que uma função não deve alterar o conteúdo do vetor. Nesses casos, </w:t>
      </w:r>
      <w:r w:rsidDel="00000000" w:rsidR="00000000" w:rsidRPr="00000000">
        <w:rPr>
          <w:rFonts w:ascii="Courier New" w:cs="Courier New" w:eastAsia="Courier New" w:hAnsi="Courier New"/>
          <w:rtl w:val="0"/>
        </w:rPr>
        <w:t xml:space="preserve">const </w:t>
      </w:r>
      <w:r w:rsidDel="00000000" w:rsidR="00000000" w:rsidRPr="00000000">
        <w:rPr>
          <w:rtl w:val="0"/>
        </w:rPr>
        <w:t xml:space="preserve">deve ser usado. Observe a função </w:t>
      </w:r>
      <w:r w:rsidDel="00000000" w:rsidR="00000000" w:rsidRPr="00000000">
        <w:rPr>
          <w:rFonts w:ascii="Courier New" w:cs="Courier New" w:eastAsia="Courier New" w:hAnsi="Courier New"/>
          <w:rtl w:val="0"/>
        </w:rPr>
        <w:t xml:space="preserve">valores()</w:t>
      </w:r>
      <w:r w:rsidDel="00000000" w:rsidR="00000000" w:rsidRPr="00000000">
        <w:rPr>
          <w:rtl w:val="0"/>
        </w:rPr>
        <w:t xml:space="preserve">, que retorna a quantidade de elementos do vetor. </w:t>
      </w:r>
    </w:p>
    <w:tbl>
      <w:tblPr>
        <w:tblStyle w:val="Table44"/>
        <w:tblW w:w="9600.0" w:type="dxa"/>
        <w:jc w:val="left"/>
        <w:tblLayout w:type="fixed"/>
        <w:tblLook w:val="0600"/>
      </w:tblPr>
      <w:tblGrid>
        <w:gridCol w:w="561"/>
        <w:gridCol w:w="9039"/>
        <w:tblGridChange w:id="0">
          <w:tblGrid>
            <w:gridCol w:w="561"/>
            <w:gridCol w:w="9039"/>
          </w:tblGrid>
        </w:tblGridChange>
      </w:tblGrid>
      <w:tr>
        <w:trPr>
          <w:cantSplit w:val="0"/>
          <w:trHeight w:val="608" w:hRule="atLeast"/>
          <w:tblHeader w:val="0"/>
        </w:trPr>
        <w:tc>
          <w:tcPr>
            <w:shd w:fill="auto" w:val="clear"/>
            <w:tcMar>
              <w:top w:w="0.0" w:type="dxa"/>
              <w:left w:w="0.0" w:type="dxa"/>
              <w:bottom w:w="0.0" w:type="dxa"/>
              <w:right w:w="0.0" w:type="dxa"/>
            </w:tcMar>
          </w:tcPr>
          <w:p w:rsidR="00000000" w:rsidDel="00000000" w:rsidP="00000000" w:rsidRDefault="00000000" w:rsidRPr="00000000" w14:paraId="0000044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44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44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44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44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44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44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44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44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44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tc>
        <w:tc>
          <w:tcPr>
            <w:shd w:fill="f0f0f0" w:val="clear"/>
            <w:tcMar>
              <w:top w:w="0.0" w:type="dxa"/>
              <w:left w:w="0.0" w:type="dxa"/>
              <w:bottom w:w="0.0" w:type="dxa"/>
              <w:right w:w="0.0" w:type="dxa"/>
            </w:tcMar>
          </w:tcPr>
          <w:p w:rsidR="00000000" w:rsidDel="00000000" w:rsidP="00000000" w:rsidRDefault="00000000" w:rsidRPr="00000000" w14:paraId="0000044A">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888888"/>
                <w:sz w:val="19"/>
                <w:szCs w:val="19"/>
                <w:shd w:fill="f0f0f0" w:val="clear"/>
                <w:rtl w:val="0"/>
              </w:rPr>
              <w:t xml:space="preserve">//Retorna a quantidade de valores diferentes de zero no vetor.</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valores</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 const</w:t>
            </w:r>
            <w:r w:rsidDel="00000000" w:rsidR="00000000" w:rsidRPr="00000000">
              <w:rPr>
                <w:rFonts w:ascii="Consolas" w:cs="Consolas" w:eastAsia="Consolas" w:hAnsi="Consolas"/>
                <w:color w:val="444444"/>
                <w:sz w:val="19"/>
                <w:szCs w:val="19"/>
                <w:shd w:fill="f0f0f0" w:val="clear"/>
                <w:rtl w:val="0"/>
              </w:rPr>
              <w:t xml:space="preserve"> *v){</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r>
          </w:p>
          <w:p w:rsidR="00000000" w:rsidDel="00000000" w:rsidP="00000000" w:rsidRDefault="00000000" w:rsidRPr="00000000" w14:paraId="0000044B">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tab/>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 (v[i]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r>
            <w:r w:rsidDel="00000000" w:rsidR="00000000" w:rsidRPr="00000000">
              <w:rPr>
                <w:rFonts w:ascii="Consolas" w:cs="Consolas" w:eastAsia="Consolas" w:hAnsi="Consolas"/>
                <w:color w:val="888888"/>
                <w:sz w:val="19"/>
                <w:szCs w:val="19"/>
                <w:shd w:fill="f0f0f0" w:val="clear"/>
                <w:rtl w:val="0"/>
              </w:rPr>
              <w:t xml:space="preserve">//v[i] = -1;</w:t>
            </w:r>
            <w:r w:rsidDel="00000000" w:rsidR="00000000" w:rsidRPr="00000000">
              <w:rPr>
                <w:rFonts w:ascii="Consolas" w:cs="Consolas" w:eastAsia="Consolas" w:hAnsi="Consolas"/>
                <w:color w:val="444444"/>
                <w:sz w:val="19"/>
                <w:szCs w:val="19"/>
                <w:shd w:fill="f0f0f0" w:val="clear"/>
                <w:rtl w:val="0"/>
              </w:rPr>
              <w:br w:type="textWrapping"/>
              <w:tab/>
              <w:t xml:space="preserve">    </w:t>
              <w:tab/>
              <w:t xml:space="preserve">i++;</w:t>
              <w:br w:type="textWrapping"/>
              <w:tab/>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(i);</w:t>
              <w:br w:type="textWrapping"/>
              <w:t xml:space="preserve">}</w:t>
            </w:r>
          </w:p>
        </w:tc>
      </w:tr>
    </w:tbl>
    <w:p w:rsidR="00000000" w:rsidDel="00000000" w:rsidP="00000000" w:rsidRDefault="00000000" w:rsidRPr="00000000" w14:paraId="0000044C">
      <w:pPr>
        <w:spacing w:after="240" w:before="240" w:lineRule="auto"/>
        <w:ind w:firstLine="720"/>
        <w:jc w:val="both"/>
        <w:rPr/>
      </w:pPr>
      <w:r w:rsidDel="00000000" w:rsidR="00000000" w:rsidRPr="00000000">
        <w:rPr>
          <w:rtl w:val="0"/>
        </w:rPr>
      </w:r>
    </w:p>
    <w:p w:rsidR="00000000" w:rsidDel="00000000" w:rsidP="00000000" w:rsidRDefault="00000000" w:rsidRPr="00000000" w14:paraId="0000044D">
      <w:pPr>
        <w:spacing w:after="240" w:before="240" w:lineRule="auto"/>
        <w:ind w:firstLine="720"/>
        <w:jc w:val="both"/>
        <w:rPr/>
      </w:pPr>
      <w:r w:rsidDel="00000000" w:rsidR="00000000" w:rsidRPr="00000000">
        <w:rPr>
          <w:rtl w:val="0"/>
        </w:rPr>
        <w:t xml:space="preserve">Imagine que, por engano, a instrução da linha 6 tenha sido implementada! Ou seja, todos os elementos serão substituídos por -1! Todos os elementos originais do vetor serão perdidos! Com o uso de </w:t>
      </w:r>
      <w:r w:rsidDel="00000000" w:rsidR="00000000" w:rsidRPr="00000000">
        <w:rPr>
          <w:rFonts w:ascii="Courier New" w:cs="Courier New" w:eastAsia="Courier New" w:hAnsi="Courier New"/>
          <w:rtl w:val="0"/>
        </w:rPr>
        <w:t xml:space="preserve">const </w:t>
      </w:r>
      <w:r w:rsidDel="00000000" w:rsidR="00000000" w:rsidRPr="00000000">
        <w:rPr>
          <w:rtl w:val="0"/>
        </w:rPr>
        <w:t xml:space="preserve">na definição do parâmetro, o compilador retornará um erro, não permitindo que o vetor seja alterado dentro da função.</w:t>
      </w:r>
    </w:p>
    <w:p w:rsidR="00000000" w:rsidDel="00000000" w:rsidP="00000000" w:rsidRDefault="00000000" w:rsidRPr="00000000" w14:paraId="0000044E">
      <w:pPr>
        <w:rPr>
          <w:rFonts w:ascii="Roboto Slab" w:cs="Roboto Slab" w:eastAsia="Roboto Slab" w:hAnsi="Roboto Slab"/>
          <w:b w:val="1"/>
          <w:color w:val="63a600"/>
          <w:sz w:val="36"/>
          <w:szCs w:val="36"/>
        </w:rPr>
      </w:pPr>
      <w:r w:rsidDel="00000000" w:rsidR="00000000" w:rsidRPr="00000000">
        <w:rPr>
          <w:rFonts w:ascii="Roboto Slab" w:cs="Roboto Slab" w:eastAsia="Roboto Slab" w:hAnsi="Roboto Slab"/>
          <w:b w:val="1"/>
          <w:color w:val="63a600"/>
          <w:sz w:val="36"/>
          <w:szCs w:val="36"/>
          <w:rtl w:val="0"/>
        </w:rPr>
        <w:t xml:space="preserve">Um exemplo com string </w:t>
      </w:r>
    </w:p>
    <w:p w:rsidR="00000000" w:rsidDel="00000000" w:rsidP="00000000" w:rsidRDefault="00000000" w:rsidRPr="00000000" w14:paraId="0000044F">
      <w:pPr>
        <w:jc w:val="both"/>
        <w:rPr/>
      </w:pPr>
      <w:r w:rsidDel="00000000" w:rsidR="00000000" w:rsidRPr="00000000">
        <w:rPr>
          <w:rtl w:val="0"/>
        </w:rPr>
        <w:t xml:space="preserve">Considerando que strings são vetores de caracteres, a passagem de strings por parâmetro se vale das mesmas condições/restrições que os argumentos com vetores.</w:t>
      </w:r>
    </w:p>
    <w:p w:rsidR="00000000" w:rsidDel="00000000" w:rsidP="00000000" w:rsidRDefault="00000000" w:rsidRPr="00000000" w14:paraId="00000450">
      <w:pPr>
        <w:ind w:firstLine="720"/>
        <w:jc w:val="both"/>
        <w:rPr/>
      </w:pPr>
      <w:r w:rsidDel="00000000" w:rsidR="00000000" w:rsidRPr="00000000">
        <w:rPr>
          <w:rtl w:val="0"/>
        </w:rPr>
        <w:t xml:space="preserve">Como exemplo, vamos usar ponteiros em uma função que calcula o comprimento de um vetor de caracteres. Lembre-se de que, por convenção, todos os vetores de caracteres são encerrados com o caracter </w:t>
      </w:r>
      <w:r w:rsidDel="00000000" w:rsidR="00000000" w:rsidRPr="00000000">
        <w:rPr>
          <w:rFonts w:ascii="Courier New" w:cs="Courier New" w:eastAsia="Courier New" w:hAnsi="Courier New"/>
          <w:rtl w:val="0"/>
        </w:rPr>
        <w:t xml:space="preserve">'\0'</w:t>
      </w:r>
      <w:r w:rsidDel="00000000" w:rsidR="00000000" w:rsidRPr="00000000">
        <w:rPr>
          <w:rtl w:val="0"/>
        </w:rPr>
        <w:t xml:space="preserve"> (Arefin 2006). No código abaixo, estão implementadas três funções, com formas distintas de declaração de argumentos para string. </w:t>
      </w:r>
    </w:p>
    <w:tbl>
      <w:tblPr>
        <w:tblStyle w:val="Table45"/>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45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45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45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45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45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45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45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45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45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45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45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45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45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45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45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46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46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46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46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46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46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46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46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46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p w:rsidR="00000000" w:rsidDel="00000000" w:rsidP="00000000" w:rsidRDefault="00000000" w:rsidRPr="00000000" w14:paraId="0000046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w:t>
            </w:r>
          </w:p>
          <w:p w:rsidR="00000000" w:rsidDel="00000000" w:rsidP="00000000" w:rsidRDefault="00000000" w:rsidRPr="00000000" w14:paraId="0000046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26</w:t>
            </w:r>
          </w:p>
          <w:p w:rsidR="00000000" w:rsidDel="00000000" w:rsidP="00000000" w:rsidRDefault="00000000" w:rsidRPr="00000000" w14:paraId="0000046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27</w:t>
            </w:r>
          </w:p>
          <w:p w:rsidR="00000000" w:rsidDel="00000000" w:rsidP="00000000" w:rsidRDefault="00000000" w:rsidRPr="00000000" w14:paraId="0000046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28</w:t>
            </w:r>
          </w:p>
          <w:p w:rsidR="00000000" w:rsidDel="00000000" w:rsidP="00000000" w:rsidRDefault="00000000" w:rsidRPr="00000000" w14:paraId="0000046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29</w:t>
            </w:r>
          </w:p>
          <w:p w:rsidR="00000000" w:rsidDel="00000000" w:rsidP="00000000" w:rsidRDefault="00000000" w:rsidRPr="00000000" w14:paraId="0000046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30</w:t>
            </w:r>
          </w:p>
        </w:tc>
        <w:tc>
          <w:tcPr>
            <w:shd w:fill="f0f0f0" w:val="clear"/>
            <w:tcMar>
              <w:top w:w="0.0" w:type="dxa"/>
              <w:left w:w="0.0" w:type="dxa"/>
              <w:bottom w:w="0.0" w:type="dxa"/>
              <w:right w:w="0.0" w:type="dxa"/>
            </w:tcMar>
          </w:tcPr>
          <w:p w:rsidR="00000000" w:rsidDel="00000000" w:rsidP="00000000" w:rsidRDefault="00000000" w:rsidRPr="00000000" w14:paraId="0000046F">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&lt;iostream&gt;</w:t>
            </w:r>
            <w:r w:rsidDel="00000000" w:rsidR="00000000" w:rsidRPr="00000000">
              <w:rPr>
                <w:rFonts w:ascii="Consolas" w:cs="Consolas" w:eastAsia="Consolas" w:hAnsi="Consolas"/>
                <w:color w:val="444444"/>
                <w:sz w:val="19"/>
                <w:szCs w:val="19"/>
                <w:shd w:fill="f0f0f0" w:val="clear"/>
                <w:rtl w:val="0"/>
              </w:rPr>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using</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namespace</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std</w:t>
            </w:r>
            <w:r w:rsidDel="00000000" w:rsidR="00000000" w:rsidRPr="00000000">
              <w:rPr>
                <w:rFonts w:ascii="Consolas" w:cs="Consolas" w:eastAsia="Consolas" w:hAnsi="Consolas"/>
                <w:color w:val="444444"/>
                <w:sz w:val="19"/>
                <w:szCs w:val="19"/>
                <w:shd w:fill="f0f0f0" w:val="clear"/>
                <w:rtl w:val="0"/>
              </w:rPr>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lenght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char</w:t>
            </w:r>
            <w:r w:rsidDel="00000000" w:rsidR="00000000" w:rsidRPr="00000000">
              <w:rPr>
                <w:rFonts w:ascii="Consolas" w:cs="Consolas" w:eastAsia="Consolas" w:hAnsi="Consolas"/>
                <w:color w:val="444444"/>
                <w:sz w:val="19"/>
                <w:szCs w:val="19"/>
                <w:shd w:fill="f0f0f0" w:val="clear"/>
                <w:rtl w:val="0"/>
              </w:rPr>
              <w:t xml:space="preserve"> s[]){</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 (s[n]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t xml:space="preserve">n++;</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(n);</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lenght_1</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char</w:t>
            </w:r>
            <w:r w:rsidDel="00000000" w:rsidR="00000000" w:rsidRPr="00000000">
              <w:rPr>
                <w:rFonts w:ascii="Consolas" w:cs="Consolas" w:eastAsia="Consolas" w:hAnsi="Consolas"/>
                <w:color w:val="444444"/>
                <w:sz w:val="19"/>
                <w:szCs w:val="19"/>
                <w:shd w:fill="f0f0f0" w:val="clear"/>
                <w:rtl w:val="0"/>
              </w:rPr>
              <w:t xml:space="preserve"> *s){</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 (s[n]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    </w:t>
              <w:tab/>
              <w:t xml:space="preserve">n++;</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(n);</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lenght_2</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string</w:t>
            </w:r>
            <w:r w:rsidDel="00000000" w:rsidR="00000000" w:rsidRPr="00000000">
              <w:rPr>
                <w:rFonts w:ascii="Consolas" w:cs="Consolas" w:eastAsia="Consolas" w:hAnsi="Consolas"/>
                <w:color w:val="444444"/>
                <w:sz w:val="19"/>
                <w:szCs w:val="19"/>
                <w:shd w:fill="f0f0f0" w:val="clear"/>
                <w:rtl w:val="0"/>
              </w:rPr>
              <w:t xml:space="preserve"> s){</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 (s[n]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tab/>
              <w:tab/>
              <w:t xml:space="preserve">n++;</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(n);</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lenght(</w:t>
            </w:r>
            <w:r w:rsidDel="00000000" w:rsidR="00000000" w:rsidRPr="00000000">
              <w:rPr>
                <w:rFonts w:ascii="Consolas" w:cs="Consolas" w:eastAsia="Consolas" w:hAnsi="Consolas"/>
                <w:color w:val="880000"/>
                <w:sz w:val="19"/>
                <w:szCs w:val="19"/>
                <w:shd w:fill="f0f0f0" w:val="clear"/>
                <w:rtl w:val="0"/>
              </w:rPr>
              <w:t xml:space="preserve">"String como parametro"</w:t>
            </w:r>
            <w:r w:rsidDel="00000000" w:rsidR="00000000" w:rsidRPr="00000000">
              <w:rPr>
                <w:rFonts w:ascii="Consolas" w:cs="Consolas" w:eastAsia="Consolas" w:hAnsi="Consolas"/>
                <w:color w:val="444444"/>
                <w:sz w:val="19"/>
                <w:szCs w:val="19"/>
                <w:shd w:fill="f0f0f0" w:val="clear"/>
                <w:rtl w:val="0"/>
              </w:rPr>
              <w:t xml:space="preserve">)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lenght_1(</w:t>
            </w:r>
            <w:r w:rsidDel="00000000" w:rsidR="00000000" w:rsidRPr="00000000">
              <w:rPr>
                <w:rFonts w:ascii="Consolas" w:cs="Consolas" w:eastAsia="Consolas" w:hAnsi="Consolas"/>
                <w:color w:val="880000"/>
                <w:sz w:val="19"/>
                <w:szCs w:val="19"/>
                <w:shd w:fill="f0f0f0" w:val="clear"/>
                <w:rtl w:val="0"/>
              </w:rPr>
              <w:t xml:space="preserve">"String como parametro"</w:t>
            </w:r>
            <w:r w:rsidDel="00000000" w:rsidR="00000000" w:rsidRPr="00000000">
              <w:rPr>
                <w:rFonts w:ascii="Consolas" w:cs="Consolas" w:eastAsia="Consolas" w:hAnsi="Consolas"/>
                <w:color w:val="444444"/>
                <w:sz w:val="19"/>
                <w:szCs w:val="19"/>
                <w:shd w:fill="f0f0f0" w:val="clear"/>
                <w:rtl w:val="0"/>
              </w:rPr>
              <w:t xml:space="preserve">)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lenght_2(</w:t>
            </w:r>
            <w:r w:rsidDel="00000000" w:rsidR="00000000" w:rsidRPr="00000000">
              <w:rPr>
                <w:rFonts w:ascii="Consolas" w:cs="Consolas" w:eastAsia="Consolas" w:hAnsi="Consolas"/>
                <w:color w:val="880000"/>
                <w:sz w:val="19"/>
                <w:szCs w:val="19"/>
                <w:shd w:fill="f0f0f0" w:val="clear"/>
                <w:rtl w:val="0"/>
              </w:rPr>
              <w:t xml:space="preserve">"String como parametro"</w:t>
            </w:r>
            <w:r w:rsidDel="00000000" w:rsidR="00000000" w:rsidRPr="00000000">
              <w:rPr>
                <w:rFonts w:ascii="Consolas" w:cs="Consolas" w:eastAsia="Consolas" w:hAnsi="Consolas"/>
                <w:color w:val="444444"/>
                <w:sz w:val="19"/>
                <w:szCs w:val="19"/>
                <w:shd w:fill="f0f0f0" w:val="clear"/>
                <w:rtl w:val="0"/>
              </w:rPr>
              <w:t xml:space="preserve">)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tc>
      </w:tr>
    </w:tbl>
    <w:p w:rsidR="00000000" w:rsidDel="00000000" w:rsidP="00000000" w:rsidRDefault="00000000" w:rsidRPr="00000000" w14:paraId="00000470">
      <w:pPr>
        <w:spacing w:after="240" w:before="240" w:lineRule="auto"/>
        <w:jc w:val="both"/>
        <w:rPr>
          <w:sz w:val="10"/>
          <w:szCs w:val="10"/>
        </w:rPr>
      </w:pPr>
      <w:r w:rsidDel="00000000" w:rsidR="00000000" w:rsidRPr="00000000">
        <w:rPr>
          <w:rtl w:val="0"/>
        </w:rPr>
      </w:r>
    </w:p>
    <w:p w:rsidR="00000000" w:rsidDel="00000000" w:rsidP="00000000" w:rsidRDefault="00000000" w:rsidRPr="00000000" w14:paraId="00000471">
      <w:pPr>
        <w:ind w:firstLine="720"/>
        <w:jc w:val="both"/>
        <w:rPr/>
      </w:pPr>
      <w:r w:rsidDel="00000000" w:rsidR="00000000" w:rsidRPr="00000000">
        <w:rPr>
          <w:rtl w:val="0"/>
        </w:rPr>
        <w:t xml:space="preserve">A primeira função (linha 5) usa o vetor de caracteres sem tamanho definido (</w:t>
      </w:r>
      <w:r w:rsidDel="00000000" w:rsidR="00000000" w:rsidRPr="00000000">
        <w:rPr>
          <w:rFonts w:ascii="Courier New" w:cs="Courier New" w:eastAsia="Courier New" w:hAnsi="Courier New"/>
          <w:rtl w:val="0"/>
        </w:rPr>
        <w:t xml:space="preserve">char s[]</w:t>
      </w:r>
      <w:r w:rsidDel="00000000" w:rsidR="00000000" w:rsidRPr="00000000">
        <w:rPr>
          <w:rtl w:val="0"/>
        </w:rPr>
        <w:t xml:space="preserve">) , a segunda usa um ponteiro para uma variável do tipo char (</w:t>
      </w:r>
      <w:r w:rsidDel="00000000" w:rsidR="00000000" w:rsidRPr="00000000">
        <w:rPr>
          <w:rFonts w:ascii="Courier New" w:cs="Courier New" w:eastAsia="Courier New" w:hAnsi="Courier New"/>
          <w:rtl w:val="0"/>
        </w:rPr>
        <w:t xml:space="preserve">char *s</w:t>
      </w:r>
      <w:r w:rsidDel="00000000" w:rsidR="00000000" w:rsidRPr="00000000">
        <w:rPr>
          <w:rtl w:val="0"/>
        </w:rPr>
        <w:t xml:space="preserve">), e a terceira usa uma string (</w:t>
      </w:r>
      <w:r w:rsidDel="00000000" w:rsidR="00000000" w:rsidRPr="00000000">
        <w:rPr>
          <w:rFonts w:ascii="Courier New" w:cs="Courier New" w:eastAsia="Courier New" w:hAnsi="Courier New"/>
          <w:rtl w:val="0"/>
        </w:rPr>
        <w:t xml:space="preserve">string s</w:t>
      </w:r>
      <w:r w:rsidDel="00000000" w:rsidR="00000000" w:rsidRPr="00000000">
        <w:rPr>
          <w:rtl w:val="0"/>
        </w:rPr>
        <w:t xml:space="preserve">). Importante notar que a forma de chamada das três funções é a mesma, está sendo fornecida uma string, sem que tenha sido criada uma variável para armazená-la no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w:t>
      </w:r>
    </w:p>
    <w:p w:rsidR="00000000" w:rsidDel="00000000" w:rsidP="00000000" w:rsidRDefault="00000000" w:rsidRPr="00000000" w14:paraId="00000472">
      <w:pPr>
        <w:spacing w:after="240" w:before="240" w:lineRule="auto"/>
        <w:jc w:val="both"/>
        <w:rPr>
          <w:sz w:val="4"/>
          <w:szCs w:val="4"/>
        </w:rPr>
      </w:pPr>
      <w:r w:rsidDel="00000000" w:rsidR="00000000" w:rsidRPr="00000000">
        <w:rPr>
          <w:rtl w:val="0"/>
        </w:rPr>
      </w:r>
    </w:p>
    <w:p w:rsidR="00000000" w:rsidDel="00000000" w:rsidP="00000000" w:rsidRDefault="00000000" w:rsidRPr="00000000" w14:paraId="00000473">
      <w:pPr>
        <w:spacing w:before="0" w:lineRule="auto"/>
        <w:ind w:hanging="15"/>
        <w:jc w:val="center"/>
        <w:rPr/>
      </w:pPr>
      <w:r w:rsidDel="00000000" w:rsidR="00000000" w:rsidRPr="00000000">
        <w:rPr/>
        <w:drawing>
          <wp:inline distB="114300" distT="114300" distL="114300" distR="114300">
            <wp:extent cx="2751336" cy="280988"/>
            <wp:effectExtent b="0" l="0" r="0" t="0"/>
            <wp:docPr descr="quebra de página" id="99"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pStyle w:val="Heading2"/>
        <w:spacing w:before="240" w:lineRule="auto"/>
        <w:rPr/>
      </w:pPr>
      <w:bookmarkStart w:colFirst="0" w:colLast="0" w:name="_heading=h.3o7alnk" w:id="32"/>
      <w:bookmarkEnd w:id="32"/>
      <w:r w:rsidDel="00000000" w:rsidR="00000000" w:rsidRPr="00000000">
        <w:rPr>
          <w:color w:val="1155cc"/>
          <w:sz w:val="28"/>
          <w:szCs w:val="28"/>
          <w:rtl w:val="0"/>
        </w:rPr>
        <w:t xml:space="preserve">Bibliografia</w:t>
      </w:r>
      <w:r w:rsidDel="00000000" w:rsidR="00000000" w:rsidRPr="00000000">
        <w:rPr>
          <w:rtl w:val="0"/>
        </w:rPr>
      </w:r>
    </w:p>
    <w:p w:rsidR="00000000" w:rsidDel="00000000" w:rsidP="00000000" w:rsidRDefault="00000000" w:rsidRPr="00000000" w14:paraId="00000475">
      <w:pPr>
        <w:spacing w:after="200" w:before="0" w:line="240" w:lineRule="auto"/>
        <w:ind w:left="425" w:firstLine="0"/>
        <w:rPr>
          <w:sz w:val="12"/>
          <w:szCs w:val="12"/>
        </w:rPr>
      </w:pPr>
      <w:r w:rsidDel="00000000" w:rsidR="00000000" w:rsidRPr="00000000">
        <w:rPr>
          <w:rtl w:val="0"/>
        </w:rPr>
      </w:r>
    </w:p>
    <w:p w:rsidR="00000000" w:rsidDel="00000000" w:rsidP="00000000" w:rsidRDefault="00000000" w:rsidRPr="00000000" w14:paraId="00000476">
      <w:pPr>
        <w:spacing w:before="0" w:line="240" w:lineRule="auto"/>
        <w:ind w:left="720" w:firstLine="0"/>
        <w:rPr>
          <w:sz w:val="22"/>
          <w:szCs w:val="22"/>
        </w:rPr>
      </w:pPr>
      <w:r w:rsidDel="00000000" w:rsidR="00000000" w:rsidRPr="00000000">
        <w:rPr>
          <w:sz w:val="22"/>
          <w:szCs w:val="22"/>
          <w:rtl w:val="0"/>
        </w:rPr>
        <w:t xml:space="preserve">Arefin, Ahmed S. 2006. </w:t>
      </w:r>
      <w:r w:rsidDel="00000000" w:rsidR="00000000" w:rsidRPr="00000000">
        <w:rPr>
          <w:i w:val="1"/>
          <w:sz w:val="22"/>
          <w:szCs w:val="22"/>
          <w:rtl w:val="0"/>
        </w:rPr>
        <w:t xml:space="preserve">Art of Programming Contest</w:t>
      </w:r>
      <w:r w:rsidDel="00000000" w:rsidR="00000000" w:rsidRPr="00000000">
        <w:rPr>
          <w:sz w:val="22"/>
          <w:szCs w:val="22"/>
          <w:rtl w:val="0"/>
        </w:rPr>
        <w:t xml:space="preserve">. 2nd ed. Dhaka, Bangladesh: Gyankosh Prokashoni.</w:t>
      </w:r>
    </w:p>
    <w:p w:rsidR="00000000" w:rsidDel="00000000" w:rsidP="00000000" w:rsidRDefault="00000000" w:rsidRPr="00000000" w14:paraId="00000477">
      <w:pPr>
        <w:spacing w:before="0" w:line="240" w:lineRule="auto"/>
        <w:ind w:left="720" w:firstLine="0"/>
        <w:rPr>
          <w:sz w:val="22"/>
          <w:szCs w:val="22"/>
        </w:rPr>
      </w:pPr>
      <w:r w:rsidDel="00000000" w:rsidR="00000000" w:rsidRPr="00000000">
        <w:rPr>
          <w:sz w:val="22"/>
          <w:szCs w:val="22"/>
          <w:rtl w:val="0"/>
        </w:rPr>
        <w:t xml:space="preserve">Wikipedia. 2020. “const (computer programming).” Wikipedia. https://en.wikipedia.org/wiki/Const_(computer_programming).</w:t>
      </w:r>
    </w:p>
    <w:p w:rsidR="00000000" w:rsidDel="00000000" w:rsidP="00000000" w:rsidRDefault="00000000" w:rsidRPr="00000000" w14:paraId="00000478">
      <w:pPr>
        <w:spacing w:after="200" w:before="0" w:line="240" w:lineRule="auto"/>
        <w:ind w:left="425" w:firstLine="0"/>
        <w:rPr>
          <w:color w:val="1155cc"/>
        </w:rPr>
      </w:pPr>
      <w:r w:rsidDel="00000000" w:rsidR="00000000" w:rsidRPr="00000000">
        <w:rPr>
          <w:rtl w:val="0"/>
        </w:rPr>
      </w:r>
    </w:p>
    <w:p w:rsidR="00000000" w:rsidDel="00000000" w:rsidP="00000000" w:rsidRDefault="00000000" w:rsidRPr="00000000" w14:paraId="00000479">
      <w:pPr>
        <w:ind w:firstLine="720"/>
        <w:jc w:val="both"/>
        <w:rPr/>
      </w:pPr>
      <w:r w:rsidDel="00000000" w:rsidR="00000000" w:rsidRPr="00000000">
        <w:rPr>
          <w:rtl w:val="0"/>
        </w:rPr>
      </w:r>
    </w:p>
    <w:p w:rsidR="00000000" w:rsidDel="00000000" w:rsidP="00000000" w:rsidRDefault="00000000" w:rsidRPr="00000000" w14:paraId="0000047A">
      <w:pPr>
        <w:pStyle w:val="Heading2"/>
        <w:spacing w:before="240" w:lineRule="auto"/>
        <w:rPr/>
      </w:pPr>
      <w:bookmarkStart w:colFirst="0" w:colLast="0" w:name="_heading=h.23ckvvd" w:id="33"/>
      <w:bookmarkEnd w:id="33"/>
      <w:r w:rsidDel="00000000" w:rsidR="00000000" w:rsidRPr="00000000">
        <w:rPr>
          <w:color w:val="1155cc"/>
          <w:rtl w:val="0"/>
        </w:rPr>
        <w:t xml:space="preserve">Exercícios</w:t>
      </w:r>
      <w:r w:rsidDel="00000000" w:rsidR="00000000" w:rsidRPr="00000000">
        <w:rPr>
          <w:rtl w:val="0"/>
        </w:rPr>
      </w:r>
    </w:p>
    <w:p w:rsidR="00000000" w:rsidDel="00000000" w:rsidP="00000000" w:rsidRDefault="00000000" w:rsidRPr="00000000" w14:paraId="0000047B">
      <w:pPr>
        <w:spacing w:after="200" w:lineRule="auto"/>
        <w:ind w:left="283" w:firstLine="0"/>
        <w:jc w:val="both"/>
        <w:rPr>
          <w:sz w:val="10"/>
          <w:szCs w:val="10"/>
        </w:rPr>
      </w:pPr>
      <w:r w:rsidDel="00000000" w:rsidR="00000000" w:rsidRPr="00000000">
        <w:rPr>
          <w:rtl w:val="0"/>
        </w:rPr>
        <w:t xml:space="preserve">A.</w:t>
        <w:tab/>
        <w:t xml:space="preserve">Implemente funções para as seguintes funcionalidades:</w:t>
      </w:r>
      <w:r w:rsidDel="00000000" w:rsidR="00000000" w:rsidRPr="00000000">
        <w:rPr>
          <w:rtl w:val="0"/>
        </w:rPr>
      </w:r>
    </w:p>
    <w:p w:rsidR="00000000" w:rsidDel="00000000" w:rsidP="00000000" w:rsidRDefault="00000000" w:rsidRPr="00000000" w14:paraId="0000047C">
      <w:pPr>
        <w:numPr>
          <w:ilvl w:val="0"/>
          <w:numId w:val="20"/>
        </w:numPr>
        <w:spacing w:after="200" w:lineRule="auto"/>
        <w:ind w:left="720" w:hanging="360"/>
        <w:jc w:val="both"/>
        <w:rPr/>
      </w:pPr>
      <w:r w:rsidDel="00000000" w:rsidR="00000000" w:rsidRPr="00000000">
        <w:rPr>
          <w:rtl w:val="0"/>
        </w:rPr>
        <w:t xml:space="preserve">Os dois parâmetros recebidos devem ser devolvidos ordenados (para os parâmetros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o menor dos valores deve ser armazenado em </w:t>
      </w:r>
      <w:r w:rsidDel="00000000" w:rsidR="00000000" w:rsidRPr="00000000">
        <w:rPr>
          <w:rFonts w:ascii="Courier New" w:cs="Courier New" w:eastAsia="Courier New" w:hAnsi="Courier New"/>
          <w:rtl w:val="0"/>
        </w:rPr>
        <w:t xml:space="preserve">a</w:t>
      </w:r>
      <w:r w:rsidDel="00000000" w:rsidR="00000000" w:rsidRPr="00000000">
        <w:rPr>
          <w:rtl w:val="0"/>
        </w:rPr>
        <w:t xml:space="preserve"> e o maior em </w:t>
      </w:r>
      <w:r w:rsidDel="00000000" w:rsidR="00000000" w:rsidRPr="00000000">
        <w:rPr>
          <w:rFonts w:ascii="Courier New" w:cs="Courier New" w:eastAsia="Courier New" w:hAnsi="Courier New"/>
          <w:rtl w:val="0"/>
        </w:rPr>
        <w:t xml:space="preserve">b</w:t>
      </w:r>
      <w:r w:rsidDel="00000000" w:rsidR="00000000" w:rsidRPr="00000000">
        <w:rPr>
          <w:rtl w:val="0"/>
        </w:rPr>
        <w:t xml:space="preserve">). Caso sejam passados valores iguais, a ordem da resposta entre eles não importa.</w:t>
      </w:r>
    </w:p>
    <w:p w:rsidR="00000000" w:rsidDel="00000000" w:rsidP="00000000" w:rsidRDefault="00000000" w:rsidRPr="00000000" w14:paraId="0000047D">
      <w:pPr>
        <w:numPr>
          <w:ilvl w:val="0"/>
          <w:numId w:val="20"/>
        </w:numPr>
        <w:spacing w:after="200" w:lineRule="auto"/>
        <w:ind w:left="720" w:hanging="360"/>
        <w:jc w:val="both"/>
        <w:rPr/>
      </w:pPr>
      <w:r w:rsidDel="00000000" w:rsidR="00000000" w:rsidRPr="00000000">
        <w:rPr>
          <w:rtl w:val="0"/>
        </w:rPr>
        <w:t xml:space="preserve">Um valor </w:t>
      </w:r>
      <w:r w:rsidDel="00000000" w:rsidR="00000000" w:rsidRPr="00000000">
        <w:rPr>
          <w:rFonts w:ascii="Courier New" w:cs="Courier New" w:eastAsia="Courier New" w:hAnsi="Courier New"/>
          <w:rtl w:val="0"/>
        </w:rPr>
        <w:t xml:space="preserve">double </w:t>
      </w:r>
      <w:r w:rsidDel="00000000" w:rsidR="00000000" w:rsidRPr="00000000">
        <w:rPr>
          <w:rtl w:val="0"/>
        </w:rPr>
        <w:t xml:space="preserve">deve ser decomposto em uma parte inteira e uma parte fracionária. (Para obter somente a parte inteira do número use o modificador </w:t>
      </w:r>
      <w:r w:rsidDel="00000000" w:rsidR="00000000" w:rsidRPr="00000000">
        <w:rPr>
          <w:rFonts w:ascii="Courier New" w:cs="Courier New" w:eastAsia="Courier New" w:hAnsi="Courier New"/>
          <w:rtl w:val="0"/>
        </w:rPr>
        <w:t xml:space="preserve">int</w:t>
      </w:r>
      <w:r w:rsidDel="00000000" w:rsidR="00000000" w:rsidRPr="00000000">
        <w:rPr>
          <w:rtl w:val="0"/>
        </w:rPr>
        <w:t xml:space="preserve">. Por exemplo, se na função foi usada uma variável ponteiro denominada </w:t>
      </w:r>
      <w:r w:rsidDel="00000000" w:rsidR="00000000" w:rsidRPr="00000000">
        <w:rPr>
          <w:rFonts w:ascii="Courier New" w:cs="Courier New" w:eastAsia="Courier New" w:hAnsi="Courier New"/>
          <w:rtl w:val="0"/>
        </w:rPr>
        <w:t xml:space="preserve">*int_part</w:t>
      </w:r>
      <w:r w:rsidDel="00000000" w:rsidR="00000000" w:rsidRPr="00000000">
        <w:rPr>
          <w:rtl w:val="0"/>
        </w:rPr>
        <w:t xml:space="preserve"> e uma variável </w:t>
      </w:r>
      <w:r w:rsidDel="00000000" w:rsidR="00000000" w:rsidRPr="00000000">
        <w:rPr>
          <w:rFonts w:ascii="Courier New" w:cs="Courier New" w:eastAsia="Courier New" w:hAnsi="Courier New"/>
          <w:rtl w:val="0"/>
        </w:rPr>
        <w:t xml:space="preserve">float x</w:t>
      </w:r>
      <w:r w:rsidDel="00000000" w:rsidR="00000000" w:rsidRPr="00000000">
        <w:rPr>
          <w:rtl w:val="0"/>
        </w:rPr>
        <w:t xml:space="preserve"> para receber o número, use a seguinte expressão para obter a parte inteira: </w:t>
      </w:r>
      <w:r w:rsidDel="00000000" w:rsidR="00000000" w:rsidRPr="00000000">
        <w:rPr>
          <w:rFonts w:ascii="Courier New" w:cs="Courier New" w:eastAsia="Courier New" w:hAnsi="Courier New"/>
          <w:rtl w:val="0"/>
        </w:rPr>
        <w:t xml:space="preserve">*int_part = (int) x;</w:t>
      </w:r>
      <w:r w:rsidDel="00000000" w:rsidR="00000000" w:rsidRPr="00000000">
        <w:rPr>
          <w:rtl w:val="0"/>
        </w:rPr>
        <w:t xml:space="preserve">.)</w:t>
      </w:r>
    </w:p>
    <w:p w:rsidR="00000000" w:rsidDel="00000000" w:rsidP="00000000" w:rsidRDefault="00000000" w:rsidRPr="00000000" w14:paraId="0000047E">
      <w:pPr>
        <w:ind w:left="283" w:firstLine="0"/>
        <w:rPr>
          <w:sz w:val="10"/>
          <w:szCs w:val="10"/>
        </w:rPr>
      </w:pPr>
      <w:r w:rsidDel="00000000" w:rsidR="00000000" w:rsidRPr="00000000">
        <w:rPr>
          <w:rtl w:val="0"/>
        </w:rPr>
      </w:r>
    </w:p>
    <w:p w:rsidR="00000000" w:rsidDel="00000000" w:rsidP="00000000" w:rsidRDefault="00000000" w:rsidRPr="00000000" w14:paraId="0000047F">
      <w:pPr>
        <w:spacing w:after="200" w:lineRule="auto"/>
        <w:ind w:left="283" w:firstLine="0"/>
        <w:jc w:val="both"/>
        <w:rPr/>
      </w:pPr>
      <w:r w:rsidDel="00000000" w:rsidR="00000000" w:rsidRPr="00000000">
        <w:rPr>
          <w:rtl w:val="0"/>
        </w:rPr>
        <w:t xml:space="preserve">B. A função </w:t>
      </w:r>
      <w:r w:rsidDel="00000000" w:rsidR="00000000" w:rsidRPr="00000000">
        <w:rPr>
          <w:rFonts w:ascii="Courier New" w:cs="Courier New" w:eastAsia="Courier New" w:hAnsi="Courier New"/>
          <w:rtl w:val="0"/>
        </w:rPr>
        <w:t xml:space="preserve">has_zero() </w:t>
      </w:r>
      <w:r w:rsidDel="00000000" w:rsidR="00000000" w:rsidRPr="00000000">
        <w:rPr>
          <w:rtl w:val="0"/>
        </w:rPr>
        <w:t xml:space="preserve">deve retornar </w:t>
      </w:r>
      <w:r w:rsidDel="00000000" w:rsidR="00000000" w:rsidRPr="00000000">
        <w:rPr>
          <w:rFonts w:ascii="Courier New" w:cs="Courier New" w:eastAsia="Courier New" w:hAnsi="Courier New"/>
          <w:rtl w:val="0"/>
        </w:rPr>
        <w:t xml:space="preserve">true </w:t>
      </w:r>
      <w:r w:rsidDel="00000000" w:rsidR="00000000" w:rsidRPr="00000000">
        <w:rPr>
          <w:rtl w:val="0"/>
        </w:rPr>
        <w:t xml:space="preserve">se um dos elementos do vetor tem valor zero e </w:t>
      </w:r>
      <w:r w:rsidDel="00000000" w:rsidR="00000000" w:rsidRPr="00000000">
        <w:rPr>
          <w:rFonts w:ascii="Courier New" w:cs="Courier New" w:eastAsia="Courier New" w:hAnsi="Courier New"/>
          <w:rtl w:val="0"/>
        </w:rPr>
        <w:t xml:space="preserve">false </w:t>
      </w:r>
      <w:r w:rsidDel="00000000" w:rsidR="00000000" w:rsidRPr="00000000">
        <w:rPr>
          <w:rtl w:val="0"/>
        </w:rPr>
        <w:t xml:space="preserve">se todos os elementos são diferentes de zero. Infelizmente, essa função contém um erro. Encontre o erro e mostre como arrumá-lo.</w:t>
      </w:r>
    </w:p>
    <w:tbl>
      <w:tblPr>
        <w:tblStyle w:val="Table46"/>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48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48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48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48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48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48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48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48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48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tc>
        <w:tc>
          <w:tcPr>
            <w:shd w:fill="f0f0f0" w:val="clear"/>
            <w:tcMar>
              <w:top w:w="0.0" w:type="dxa"/>
              <w:left w:w="0.0" w:type="dxa"/>
              <w:bottom w:w="0.0" w:type="dxa"/>
              <w:right w:w="0.0" w:type="dxa"/>
            </w:tcMar>
          </w:tcPr>
          <w:p w:rsidR="00000000" w:rsidDel="00000000" w:rsidP="00000000" w:rsidRDefault="00000000" w:rsidRPr="00000000" w14:paraId="00000489">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bool</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has_zero</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 { </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 </w:t>
            </w:r>
          </w:p>
          <w:p w:rsidR="00000000" w:rsidDel="00000000" w:rsidP="00000000" w:rsidRDefault="00000000" w:rsidRPr="00000000" w14:paraId="0000048A">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i &lt; n; i++) </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(a[i]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78a960"/>
                <w:sz w:val="19"/>
                <w:szCs w:val="19"/>
                <w:shd w:fill="f0f0f0" w:val="clear"/>
                <w:rtl w:val="0"/>
              </w:rPr>
              <w:t xml:space="preserve">true</w:t>
            </w:r>
            <w:r w:rsidDel="00000000" w:rsidR="00000000" w:rsidRPr="00000000">
              <w:rPr>
                <w:rFonts w:ascii="Consolas" w:cs="Consolas" w:eastAsia="Consolas" w:hAnsi="Consolas"/>
                <w:color w:val="444444"/>
                <w:sz w:val="19"/>
                <w:szCs w:val="19"/>
                <w:shd w:fill="f0f0f0" w:val="clear"/>
                <w:rtl w:val="0"/>
              </w:rPr>
              <w:t xml:space="preserve">; </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else</w:t>
            </w:r>
            <w:r w:rsidDel="00000000" w:rsidR="00000000" w:rsidRPr="00000000">
              <w:rPr>
                <w:rFonts w:ascii="Consolas" w:cs="Consolas" w:eastAsia="Consolas" w:hAnsi="Consolas"/>
                <w:color w:val="444444"/>
                <w:sz w:val="19"/>
                <w:szCs w:val="19"/>
                <w:shd w:fill="f0f0f0" w:val="clear"/>
                <w:rtl w:val="0"/>
              </w:rPr>
              <w:t xml:space="preserve"> </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78a960"/>
                <w:sz w:val="19"/>
                <w:szCs w:val="19"/>
                <w:shd w:fill="f0f0f0" w:val="clear"/>
                <w:rtl w:val="0"/>
              </w:rPr>
              <w:t xml:space="preserve">false</w:t>
            </w:r>
            <w:r w:rsidDel="00000000" w:rsidR="00000000" w:rsidRPr="00000000">
              <w:rPr>
                <w:rFonts w:ascii="Consolas" w:cs="Consolas" w:eastAsia="Consolas" w:hAnsi="Consolas"/>
                <w:color w:val="444444"/>
                <w:sz w:val="19"/>
                <w:szCs w:val="19"/>
                <w:shd w:fill="f0f0f0" w:val="clear"/>
                <w:rtl w:val="0"/>
              </w:rPr>
              <w:t xml:space="preserve">; </w:t>
              <w:br w:type="textWrapping"/>
              <w:t xml:space="preserve">}</w:t>
            </w:r>
          </w:p>
        </w:tc>
      </w:tr>
    </w:tbl>
    <w:p w:rsidR="00000000" w:rsidDel="00000000" w:rsidP="00000000" w:rsidRDefault="00000000" w:rsidRPr="00000000" w14:paraId="0000048B">
      <w:pPr>
        <w:spacing w:after="200" w:lineRule="auto"/>
        <w:jc w:val="both"/>
        <w:rPr/>
      </w:pPr>
      <w:r w:rsidDel="00000000" w:rsidR="00000000" w:rsidRPr="00000000">
        <w:rPr>
          <w:rtl w:val="0"/>
        </w:rPr>
      </w:r>
    </w:p>
    <w:p w:rsidR="00000000" w:rsidDel="00000000" w:rsidP="00000000" w:rsidRDefault="00000000" w:rsidRPr="00000000" w14:paraId="0000048C">
      <w:pPr>
        <w:spacing w:after="200" w:lineRule="auto"/>
        <w:ind w:left="283" w:firstLine="0"/>
        <w:jc w:val="both"/>
        <w:rPr>
          <w:sz w:val="10"/>
          <w:szCs w:val="10"/>
        </w:rPr>
      </w:pPr>
      <w:r w:rsidDel="00000000" w:rsidR="00000000" w:rsidRPr="00000000">
        <w:rPr>
          <w:rtl w:val="0"/>
        </w:rPr>
        <w:t xml:space="preserve">C. </w:t>
        <w:tab/>
        <w:t xml:space="preserve">Implemente funções (e suas chamadas no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de acordo com as três formas de passagem de vetores por parâmetro, que cumpram as seguintes funcionalidades:</w:t>
      </w:r>
      <w:r w:rsidDel="00000000" w:rsidR="00000000" w:rsidRPr="00000000">
        <w:rPr>
          <w:rtl w:val="0"/>
        </w:rPr>
      </w:r>
    </w:p>
    <w:p w:rsidR="00000000" w:rsidDel="00000000" w:rsidP="00000000" w:rsidRDefault="00000000" w:rsidRPr="00000000" w14:paraId="0000048D">
      <w:pPr>
        <w:numPr>
          <w:ilvl w:val="0"/>
          <w:numId w:val="9"/>
        </w:numPr>
        <w:spacing w:after="200" w:lineRule="auto"/>
        <w:ind w:left="720" w:hanging="360"/>
        <w:rPr/>
      </w:pPr>
      <w:r w:rsidDel="00000000" w:rsidR="00000000" w:rsidRPr="00000000">
        <w:rPr>
          <w:rtl w:val="0"/>
        </w:rPr>
        <w:t xml:space="preserve">Retorne o maior dentre os valores armazenados em um vetor de inteiros.</w:t>
      </w:r>
    </w:p>
    <w:p w:rsidR="00000000" w:rsidDel="00000000" w:rsidP="00000000" w:rsidRDefault="00000000" w:rsidRPr="00000000" w14:paraId="0000048E">
      <w:pPr>
        <w:numPr>
          <w:ilvl w:val="0"/>
          <w:numId w:val="9"/>
        </w:numPr>
        <w:spacing w:after="200" w:lineRule="auto"/>
        <w:ind w:left="720" w:hanging="360"/>
        <w:rPr/>
      </w:pPr>
      <w:r w:rsidDel="00000000" w:rsidR="00000000" w:rsidRPr="00000000">
        <w:rPr>
          <w:rtl w:val="0"/>
        </w:rPr>
        <w:t xml:space="preserve">Retorne a média dos elementos de um vetor de inteiros.</w:t>
      </w:r>
    </w:p>
    <w:p w:rsidR="00000000" w:rsidDel="00000000" w:rsidP="00000000" w:rsidRDefault="00000000" w:rsidRPr="00000000" w14:paraId="0000048F">
      <w:pPr>
        <w:numPr>
          <w:ilvl w:val="0"/>
          <w:numId w:val="9"/>
        </w:numPr>
        <w:spacing w:after="200" w:lineRule="auto"/>
        <w:ind w:left="720" w:hanging="360"/>
        <w:rPr/>
      </w:pPr>
      <w:r w:rsidDel="00000000" w:rsidR="00000000" w:rsidRPr="00000000">
        <w:rPr>
          <w:rtl w:val="0"/>
        </w:rPr>
        <w:t xml:space="preserve">Retorne o número de elementos positivos armazenados em um vetor de inteiros.</w:t>
      </w:r>
    </w:p>
    <w:p w:rsidR="00000000" w:rsidDel="00000000" w:rsidP="00000000" w:rsidRDefault="00000000" w:rsidRPr="00000000" w14:paraId="00000490">
      <w:pPr>
        <w:numPr>
          <w:ilvl w:val="0"/>
          <w:numId w:val="9"/>
        </w:numPr>
        <w:spacing w:after="200" w:lineRule="auto"/>
        <w:ind w:left="720" w:hanging="360"/>
        <w:jc w:val="both"/>
        <w:rPr/>
      </w:pPr>
      <w:r w:rsidDel="00000000" w:rsidR="00000000" w:rsidRPr="00000000">
        <w:rPr>
          <w:rtl w:val="0"/>
        </w:rPr>
        <w:t xml:space="preserve">Insira </w:t>
      </w:r>
      <w:r w:rsidDel="00000000" w:rsidR="00000000" w:rsidRPr="00000000">
        <w:rPr>
          <w:rFonts w:ascii="Courier New" w:cs="Courier New" w:eastAsia="Courier New" w:hAnsi="Courier New"/>
          <w:rtl w:val="0"/>
        </w:rPr>
        <w:t xml:space="preserve">n</w:t>
      </w:r>
      <w:r w:rsidDel="00000000" w:rsidR="00000000" w:rsidRPr="00000000">
        <w:rPr>
          <w:rtl w:val="0"/>
        </w:rPr>
        <w:t xml:space="preserve"> valores em um vetor e apresente-o na função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w:t>
      </w:r>
      <w:r w:rsidDel="00000000" w:rsidR="00000000" w:rsidRPr="00000000">
        <w:rPr>
          <w:rFonts w:ascii="Courier New" w:cs="Courier New" w:eastAsia="Courier New" w:hAnsi="Courier New"/>
          <w:rtl w:val="0"/>
        </w:rPr>
        <w:t xml:space="preserve">n</w:t>
      </w:r>
      <w:r w:rsidDel="00000000" w:rsidR="00000000" w:rsidRPr="00000000">
        <w:rPr>
          <w:rtl w:val="0"/>
        </w:rPr>
        <w:t xml:space="preserve"> deve ser fornecido como parâmetro.)</w:t>
      </w:r>
    </w:p>
    <w:p w:rsidR="00000000" w:rsidDel="00000000" w:rsidP="00000000" w:rsidRDefault="00000000" w:rsidRPr="00000000" w14:paraId="00000491">
      <w:pPr>
        <w:numPr>
          <w:ilvl w:val="0"/>
          <w:numId w:val="9"/>
        </w:numPr>
        <w:spacing w:after="240" w:before="240" w:lineRule="auto"/>
        <w:ind w:left="720" w:hanging="360"/>
        <w:jc w:val="both"/>
        <w:rPr/>
      </w:pPr>
      <w:r w:rsidDel="00000000" w:rsidR="00000000" w:rsidRPr="00000000">
        <w:rPr>
          <w:rtl w:val="0"/>
        </w:rPr>
        <w:t xml:space="preserve">Encontre o maior e o menor número em um vetor de inteiros e os apresente na função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(é necessária a passagem de parâmetros por referência). </w:t>
      </w:r>
    </w:p>
    <w:p w:rsidR="00000000" w:rsidDel="00000000" w:rsidP="00000000" w:rsidRDefault="00000000" w:rsidRPr="00000000" w14:paraId="00000492">
      <w:pPr>
        <w:ind w:left="283" w:firstLine="0"/>
        <w:rPr>
          <w:sz w:val="10"/>
          <w:szCs w:val="10"/>
        </w:rPr>
      </w:pPr>
      <w:r w:rsidDel="00000000" w:rsidR="00000000" w:rsidRPr="00000000">
        <w:rPr>
          <w:rtl w:val="0"/>
        </w:rPr>
      </w:r>
    </w:p>
    <w:p w:rsidR="00000000" w:rsidDel="00000000" w:rsidP="00000000" w:rsidRDefault="00000000" w:rsidRPr="00000000" w14:paraId="00000493">
      <w:pPr>
        <w:spacing w:after="200" w:lineRule="auto"/>
        <w:ind w:left="283" w:firstLine="0"/>
        <w:rPr/>
      </w:pPr>
      <w:r w:rsidDel="00000000" w:rsidR="00000000" w:rsidRPr="00000000">
        <w:rPr>
          <w:rtl w:val="0"/>
        </w:rPr>
        <w:t xml:space="preserve">D. Analise os seguintes fragmentos de código (fazendo testes de mesa, e não executando os códigos e copiando os resultados).</w:t>
      </w:r>
    </w:p>
    <w:p w:rsidR="00000000" w:rsidDel="00000000" w:rsidP="00000000" w:rsidRDefault="00000000" w:rsidRPr="00000000" w14:paraId="00000494">
      <w:pPr>
        <w:numPr>
          <w:ilvl w:val="0"/>
          <w:numId w:val="9"/>
        </w:numPr>
        <w:spacing w:after="200" w:lineRule="auto"/>
        <w:ind w:left="720" w:hanging="360"/>
        <w:rPr/>
      </w:pPr>
      <w:r w:rsidDel="00000000" w:rsidR="00000000" w:rsidRPr="00000000">
        <w:rPr>
          <w:rtl w:val="0"/>
        </w:rPr>
        <w:t xml:space="preserve">Qual o valor resultante da instrução da linha 16?</w:t>
      </w:r>
    </w:p>
    <w:tbl>
      <w:tblPr>
        <w:tblStyle w:val="Table47"/>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49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49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49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49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49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49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49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49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49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49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49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4A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4A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4A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4A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4A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4A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4A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tc>
        <w:tc>
          <w:tcPr>
            <w:shd w:fill="f0f0f0" w:val="clear"/>
            <w:tcMar>
              <w:top w:w="0.0" w:type="dxa"/>
              <w:left w:w="0.0" w:type="dxa"/>
              <w:bottom w:w="0.0" w:type="dxa"/>
              <w:right w:w="0.0" w:type="dxa"/>
            </w:tcMar>
          </w:tcPr>
          <w:p w:rsidR="00000000" w:rsidDel="00000000" w:rsidP="00000000" w:rsidRDefault="00000000" w:rsidRPr="00000000" w14:paraId="000004A7">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void soma(</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z,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*ss){</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w:t>
              <w:br w:type="textWrapping"/>
              <w:tab/>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(i=</w:t>
            </w:r>
            <w:r w:rsidDel="00000000" w:rsidR="00000000" w:rsidRPr="00000000">
              <w:rPr>
                <w:rFonts w:ascii="Consolas" w:cs="Consolas" w:eastAsia="Consolas" w:hAnsi="Consolas"/>
                <w:b w:val="1"/>
                <w:color w:val="444444"/>
                <w:sz w:val="19"/>
                <w:szCs w:val="19"/>
                <w:shd w:fill="f0f0f0" w:val="clear"/>
                <w:rtl w:val="0"/>
              </w:rPr>
              <w:t xml:space="preserve">y</w:t>
            </w:r>
            <w:r w:rsidDel="00000000" w:rsidR="00000000" w:rsidRPr="00000000">
              <w:rPr>
                <w:rFonts w:ascii="Consolas" w:cs="Consolas" w:eastAsia="Consolas" w:hAnsi="Consolas"/>
                <w:color w:val="444444"/>
                <w:sz w:val="19"/>
                <w:szCs w:val="19"/>
                <w:shd w:fill="f0f0f0" w:val="clear"/>
                <w:rtl w:val="0"/>
              </w:rPr>
              <w:t xml:space="preserve">; i&lt;=z; i++) {</w:t>
              <w:br w:type="textWrapping"/>
              <w:tab/>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(i%x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tab/>
              <w:tab/>
              <w:t xml:space="preserve">*ss += i;</w:t>
              <w:br w:type="textWrapping"/>
              <w:tab/>
              <w:t xml:space="preserve">}</w:t>
              <w:br w:type="textWrapping"/>
              <w:t xml:space="preserve">}</w:t>
            </w:r>
          </w:p>
          <w:p w:rsidR="00000000" w:rsidDel="00000000" w:rsidP="00000000" w:rsidRDefault="00000000" w:rsidRPr="00000000" w14:paraId="000004A8">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main(){</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b, c, </w:t>
            </w:r>
            <w:r w:rsidDel="00000000" w:rsidR="00000000" w:rsidRPr="00000000">
              <w:rPr>
                <w:rFonts w:ascii="Consolas" w:cs="Consolas" w:eastAsia="Consolas" w:hAnsi="Consolas"/>
                <w:b w:val="1"/>
                <w:color w:val="444444"/>
                <w:sz w:val="19"/>
                <w:szCs w:val="19"/>
                <w:shd w:fill="f0f0f0" w:val="clear"/>
                <w:rtl w:val="0"/>
              </w:rPr>
              <w:t xml:space="preserve">s</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do</w:t>
            </w:r>
            <w:r w:rsidDel="00000000" w:rsidR="00000000" w:rsidRPr="00000000">
              <w:rPr>
                <w:rFonts w:ascii="Consolas" w:cs="Consolas" w:eastAsia="Consolas" w:hAnsi="Consolas"/>
                <w:color w:val="444444"/>
                <w:sz w:val="19"/>
                <w:szCs w:val="19"/>
                <w:shd w:fill="f0f0f0" w:val="clear"/>
                <w:rtl w:val="0"/>
              </w:rPr>
              <w:t xml:space="preserve"> {</w:t>
              <w:br w:type="textWrapping"/>
              <w:tab/>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"digite 3 números, sendo o primeiro maior ou igual a 1: \n"</w:t>
            </w:r>
            <w:r w:rsidDel="00000000" w:rsidR="00000000" w:rsidRPr="00000000">
              <w:rPr>
                <w:rFonts w:ascii="Consolas" w:cs="Consolas" w:eastAsia="Consolas" w:hAnsi="Consolas"/>
                <w:color w:val="444444"/>
                <w:sz w:val="19"/>
                <w:szCs w:val="19"/>
                <w:shd w:fill="f0f0f0" w:val="clear"/>
                <w:rtl w:val="0"/>
              </w:rPr>
              <w:t xml:space="preserve">);</w:t>
              <w:br w:type="textWrapping"/>
              <w:tab/>
              <w:tab/>
              <w:t xml:space="preserve">scanf(</w:t>
            </w:r>
            <w:r w:rsidDel="00000000" w:rsidR="00000000" w:rsidRPr="00000000">
              <w:rPr>
                <w:rFonts w:ascii="Consolas" w:cs="Consolas" w:eastAsia="Consolas" w:hAnsi="Consolas"/>
                <w:color w:val="880000"/>
                <w:sz w:val="19"/>
                <w:szCs w:val="19"/>
                <w:shd w:fill="f0f0f0" w:val="clear"/>
                <w:rtl w:val="0"/>
              </w:rPr>
              <w:t xml:space="preserve">"%d%d%d"</w:t>
            </w:r>
            <w:r w:rsidDel="00000000" w:rsidR="00000000" w:rsidRPr="00000000">
              <w:rPr>
                <w:rFonts w:ascii="Consolas" w:cs="Consolas" w:eastAsia="Consolas" w:hAnsi="Consolas"/>
                <w:color w:val="444444"/>
                <w:sz w:val="19"/>
                <w:szCs w:val="19"/>
                <w:shd w:fill="f0f0f0" w:val="clear"/>
                <w:rtl w:val="0"/>
              </w:rPr>
              <w:t xml:space="preserve">, &amp;a, &amp;b, &amp;c);</w:t>
              <w:br w:type="textWrapping"/>
              <w:tab/>
              <w:t xml:space="preserve">} </w:t>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 (a &lt;=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soma(a, b, c, &amp;</w:t>
            </w:r>
            <w:r w:rsidDel="00000000" w:rsidR="00000000" w:rsidRPr="00000000">
              <w:rPr>
                <w:rFonts w:ascii="Consolas" w:cs="Consolas" w:eastAsia="Consolas" w:hAnsi="Consolas"/>
                <w:b w:val="1"/>
                <w:color w:val="444444"/>
                <w:sz w:val="19"/>
                <w:szCs w:val="19"/>
                <w:shd w:fill="f0f0f0" w:val="clear"/>
                <w:rtl w:val="0"/>
              </w:rPr>
              <w:t xml:space="preserve">s</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"\nA soma --&gt; %d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s</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tc>
      </w:tr>
    </w:tbl>
    <w:p w:rsidR="00000000" w:rsidDel="00000000" w:rsidP="00000000" w:rsidRDefault="00000000" w:rsidRPr="00000000" w14:paraId="000004A9">
      <w:pPr>
        <w:spacing w:after="200" w:lineRule="auto"/>
        <w:ind w:left="283" w:firstLine="0"/>
        <w:rPr>
          <w:sz w:val="10"/>
          <w:szCs w:val="10"/>
        </w:rPr>
      </w:pPr>
      <w:r w:rsidDel="00000000" w:rsidR="00000000" w:rsidRPr="00000000">
        <w:rPr>
          <w:rtl w:val="0"/>
        </w:rPr>
      </w:r>
    </w:p>
    <w:p w:rsidR="00000000" w:rsidDel="00000000" w:rsidP="00000000" w:rsidRDefault="00000000" w:rsidRPr="00000000" w14:paraId="000004AA">
      <w:pPr>
        <w:numPr>
          <w:ilvl w:val="0"/>
          <w:numId w:val="9"/>
        </w:numPr>
        <w:spacing w:after="200" w:lineRule="auto"/>
        <w:ind w:left="720" w:hanging="360"/>
        <w:rPr/>
      </w:pPr>
      <w:r w:rsidDel="00000000" w:rsidR="00000000" w:rsidRPr="00000000">
        <w:rPr>
          <w:rtl w:val="0"/>
        </w:rPr>
        <w:t xml:space="preserve">Qual a resposta resultante da condição da linha 19?</w:t>
      </w:r>
    </w:p>
    <w:tbl>
      <w:tblPr>
        <w:tblStyle w:val="Table48"/>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4A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4A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4A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4A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4A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4B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4B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4B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4B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4B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4B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4B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4B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4B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4B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4B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4B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4B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4B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4B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4B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4C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4C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4C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tc>
        <w:tc>
          <w:tcPr>
            <w:shd w:fill="f0f0f0" w:val="clear"/>
            <w:tcMar>
              <w:top w:w="0.0" w:type="dxa"/>
              <w:left w:w="0.0" w:type="dxa"/>
              <w:bottom w:w="0.0" w:type="dxa"/>
              <w:right w:w="0.0" w:type="dxa"/>
            </w:tcMar>
          </w:tcPr>
          <w:p w:rsidR="00000000" w:rsidDel="00000000" w:rsidP="00000000" w:rsidRDefault="00000000" w:rsidRPr="00000000" w14:paraId="000004C3">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verifica(</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 {</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n1, n2, </w:t>
            </w:r>
            <w:r w:rsidDel="00000000" w:rsidR="00000000" w:rsidRPr="00000000">
              <w:rPr>
                <w:rFonts w:ascii="Consolas" w:cs="Consolas" w:eastAsia="Consolas" w:hAnsi="Consolas"/>
                <w:b w:val="1"/>
                <w:color w:val="444444"/>
                <w:sz w:val="19"/>
                <w:szCs w:val="19"/>
                <w:shd w:fill="f0f0f0" w:val="clear"/>
                <w:rtl w:val="0"/>
              </w:rPr>
              <w:t xml:space="preserve">s</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n1 = n / </w:t>
            </w:r>
            <w:r w:rsidDel="00000000" w:rsidR="00000000" w:rsidRPr="00000000">
              <w:rPr>
                <w:rFonts w:ascii="Consolas" w:cs="Consolas" w:eastAsia="Consolas" w:hAnsi="Consolas"/>
                <w:color w:val="880000"/>
                <w:sz w:val="19"/>
                <w:szCs w:val="19"/>
                <w:shd w:fill="f0f0f0" w:val="clear"/>
                <w:rtl w:val="0"/>
              </w:rPr>
              <w:t xml:space="preserve">100</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n2 = n % 100;</w:t>
              <w:br w:type="textWrapping"/>
              <w:tab/>
            </w:r>
            <w:r w:rsidDel="00000000" w:rsidR="00000000" w:rsidRPr="00000000">
              <w:rPr>
                <w:rFonts w:ascii="Consolas" w:cs="Consolas" w:eastAsia="Consolas" w:hAnsi="Consolas"/>
                <w:b w:val="1"/>
                <w:color w:val="444444"/>
                <w:sz w:val="19"/>
                <w:szCs w:val="19"/>
                <w:shd w:fill="f0f0f0" w:val="clear"/>
                <w:rtl w:val="0"/>
              </w:rPr>
              <w:t xml:space="preserve">s </w:t>
            </w:r>
            <w:r w:rsidDel="00000000" w:rsidR="00000000" w:rsidRPr="00000000">
              <w:rPr>
                <w:rFonts w:ascii="Consolas" w:cs="Consolas" w:eastAsia="Consolas" w:hAnsi="Consolas"/>
                <w:color w:val="444444"/>
                <w:sz w:val="19"/>
                <w:szCs w:val="19"/>
                <w:shd w:fill="f0f0f0" w:val="clear"/>
                <w:rtl w:val="0"/>
              </w:rPr>
              <w:t xml:space="preserve">= n1 + n2;</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"\nSoma %d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s</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s</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s </w:t>
            </w:r>
            <w:r w:rsidDel="00000000" w:rsidR="00000000" w:rsidRPr="00000000">
              <w:rPr>
                <w:rFonts w:ascii="Consolas" w:cs="Consolas" w:eastAsia="Consolas" w:hAnsi="Consolas"/>
                <w:color w:val="444444"/>
                <w:sz w:val="19"/>
                <w:szCs w:val="19"/>
                <w:shd w:fill="f0f0f0" w:val="clear"/>
                <w:rtl w:val="0"/>
              </w:rPr>
              <w:t xml:space="preserve">== n)</w:t>
              <w:br w:type="textWrapping"/>
              <w:tab/>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1</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else</w:t>
            </w:r>
            <w:r w:rsidDel="00000000" w:rsidR="00000000" w:rsidRPr="00000000">
              <w:rPr>
                <w:rFonts w:ascii="Consolas" w:cs="Consolas" w:eastAsia="Consolas" w:hAnsi="Consolas"/>
                <w:color w:val="444444"/>
                <w:sz w:val="19"/>
                <w:szCs w:val="19"/>
                <w:shd w:fill="f0f0f0" w:val="clear"/>
                <w:rtl w:val="0"/>
              </w:rPr>
              <w:t xml:space="preserve"> </w:t>
              <w:br w:type="textWrapping"/>
              <w:tab/>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p w:rsidR="00000000" w:rsidDel="00000000" w:rsidP="00000000" w:rsidRDefault="00000000" w:rsidRPr="00000000" w14:paraId="000004C4">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main() {</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num, </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do</w:t>
            </w:r>
            <w:r w:rsidDel="00000000" w:rsidR="00000000" w:rsidRPr="00000000">
              <w:rPr>
                <w:rFonts w:ascii="Consolas" w:cs="Consolas" w:eastAsia="Consolas" w:hAnsi="Consolas"/>
                <w:color w:val="444444"/>
                <w:sz w:val="19"/>
                <w:szCs w:val="19"/>
                <w:shd w:fill="f0f0f0" w:val="clear"/>
                <w:rtl w:val="0"/>
              </w:rPr>
              <w:t xml:space="preserve"> {</w:t>
              <w:br w:type="textWrapping"/>
              <w:tab/>
              <w:tab/>
              <w:t xml:space="preserve">scanf(</w:t>
            </w:r>
            <w:r w:rsidDel="00000000" w:rsidR="00000000" w:rsidRPr="00000000">
              <w:rPr>
                <w:rFonts w:ascii="Consolas" w:cs="Consolas" w:eastAsia="Consolas" w:hAnsi="Consolas"/>
                <w:color w:val="880000"/>
                <w:sz w:val="19"/>
                <w:szCs w:val="19"/>
                <w:shd w:fill="f0f0f0" w:val="clear"/>
                <w:rtl w:val="0"/>
              </w:rPr>
              <w:t xml:space="preserve">"%d"</w:t>
            </w:r>
            <w:r w:rsidDel="00000000" w:rsidR="00000000" w:rsidRPr="00000000">
              <w:rPr>
                <w:rFonts w:ascii="Consolas" w:cs="Consolas" w:eastAsia="Consolas" w:hAnsi="Consolas"/>
                <w:color w:val="444444"/>
                <w:sz w:val="19"/>
                <w:szCs w:val="19"/>
                <w:shd w:fill="f0f0f0" w:val="clear"/>
                <w:rtl w:val="0"/>
              </w:rPr>
              <w:t xml:space="preserve">, &amp;num);</w:t>
              <w:br w:type="textWrapping"/>
              <w:tab/>
              <w:t xml:space="preserve">} </w:t>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 (num &lt; </w:t>
            </w:r>
            <w:r w:rsidDel="00000000" w:rsidR="00000000" w:rsidRPr="00000000">
              <w:rPr>
                <w:rFonts w:ascii="Consolas" w:cs="Consolas" w:eastAsia="Consolas" w:hAnsi="Consolas"/>
                <w:color w:val="880000"/>
                <w:sz w:val="19"/>
                <w:szCs w:val="19"/>
                <w:shd w:fill="f0f0f0" w:val="clear"/>
                <w:rtl w:val="0"/>
              </w:rPr>
              <w:t xml:space="preserve">1000</w:t>
            </w:r>
            <w:r w:rsidDel="00000000" w:rsidR="00000000" w:rsidRPr="00000000">
              <w:rPr>
                <w:rFonts w:ascii="Consolas" w:cs="Consolas" w:eastAsia="Consolas" w:hAnsi="Consolas"/>
                <w:color w:val="444444"/>
                <w:sz w:val="19"/>
                <w:szCs w:val="19"/>
                <w:shd w:fill="f0f0f0" w:val="clear"/>
                <w:rtl w:val="0"/>
              </w:rPr>
              <w:t xml:space="preserve"> || num &gt; </w:t>
            </w:r>
            <w:r w:rsidDel="00000000" w:rsidR="00000000" w:rsidRPr="00000000">
              <w:rPr>
                <w:rFonts w:ascii="Consolas" w:cs="Consolas" w:eastAsia="Consolas" w:hAnsi="Consolas"/>
                <w:color w:val="880000"/>
                <w:sz w:val="19"/>
                <w:szCs w:val="19"/>
                <w:shd w:fill="f0f0f0" w:val="clear"/>
                <w:rtl w:val="0"/>
              </w:rPr>
              <w:t xml:space="preserve">9999</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x </w:t>
            </w:r>
            <w:r w:rsidDel="00000000" w:rsidR="00000000" w:rsidRPr="00000000">
              <w:rPr>
                <w:rFonts w:ascii="Consolas" w:cs="Consolas" w:eastAsia="Consolas" w:hAnsi="Consolas"/>
                <w:color w:val="444444"/>
                <w:sz w:val="19"/>
                <w:szCs w:val="19"/>
                <w:shd w:fill="f0f0f0" w:val="clear"/>
                <w:rtl w:val="0"/>
              </w:rPr>
              <w:t xml:space="preserve">= verifica(num);</w:t>
              <w:br w:type="textWrapping"/>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1</w:t>
            </w:r>
            <w:r w:rsidDel="00000000" w:rsidR="00000000" w:rsidRPr="00000000">
              <w:rPr>
                <w:rFonts w:ascii="Consolas" w:cs="Consolas" w:eastAsia="Consolas" w:hAnsi="Consolas"/>
                <w:color w:val="444444"/>
                <w:sz w:val="19"/>
                <w:szCs w:val="19"/>
                <w:shd w:fill="f0f0f0" w:val="clear"/>
                <w:rtl w:val="0"/>
              </w:rPr>
              <w:t xml:space="preserve">)</w:t>
              <w:br w:type="textWrapping"/>
              <w:tab/>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"\nNumero --&gt; %d possui a caracteristica \n"</w:t>
            </w:r>
            <w:r w:rsidDel="00000000" w:rsidR="00000000" w:rsidRPr="00000000">
              <w:rPr>
                <w:rFonts w:ascii="Consolas" w:cs="Consolas" w:eastAsia="Consolas" w:hAnsi="Consolas"/>
                <w:color w:val="444444"/>
                <w:sz w:val="19"/>
                <w:szCs w:val="19"/>
                <w:shd w:fill="f0f0f0" w:val="clear"/>
                <w:rtl w:val="0"/>
              </w:rPr>
              <w:t xml:space="preserve">, num);</w:t>
              <w:br w:type="textWrapping"/>
              <w:tab/>
            </w:r>
            <w:r w:rsidDel="00000000" w:rsidR="00000000" w:rsidRPr="00000000">
              <w:rPr>
                <w:rFonts w:ascii="Consolas" w:cs="Consolas" w:eastAsia="Consolas" w:hAnsi="Consolas"/>
                <w:b w:val="1"/>
                <w:color w:val="444444"/>
                <w:sz w:val="19"/>
                <w:szCs w:val="19"/>
                <w:shd w:fill="f0f0f0" w:val="clear"/>
                <w:rtl w:val="0"/>
              </w:rPr>
              <w:t xml:space="preserve">else</w:t>
            </w:r>
            <w:r w:rsidDel="00000000" w:rsidR="00000000" w:rsidRPr="00000000">
              <w:rPr>
                <w:rFonts w:ascii="Consolas" w:cs="Consolas" w:eastAsia="Consolas" w:hAnsi="Consolas"/>
                <w:color w:val="444444"/>
                <w:sz w:val="19"/>
                <w:szCs w:val="19"/>
                <w:shd w:fill="f0f0f0" w:val="clear"/>
                <w:rtl w:val="0"/>
              </w:rPr>
              <w:t xml:space="preserve"> </w:t>
              <w:br w:type="textWrapping"/>
              <w:tab/>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"\nNumero --&gt; %d nao possui "</w:t>
            </w:r>
            <w:r w:rsidDel="00000000" w:rsidR="00000000" w:rsidRPr="00000000">
              <w:rPr>
                <w:rFonts w:ascii="Consolas" w:cs="Consolas" w:eastAsia="Consolas" w:hAnsi="Consolas"/>
                <w:color w:val="444444"/>
                <w:sz w:val="19"/>
                <w:szCs w:val="19"/>
                <w:shd w:fill="f0f0f0" w:val="clear"/>
                <w:rtl w:val="0"/>
              </w:rPr>
              <w:t xml:space="preserve">, num);</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tc>
      </w:tr>
    </w:tbl>
    <w:p w:rsidR="00000000" w:rsidDel="00000000" w:rsidP="00000000" w:rsidRDefault="00000000" w:rsidRPr="00000000" w14:paraId="000004C5">
      <w:pPr>
        <w:spacing w:after="200" w:lineRule="auto"/>
        <w:ind w:left="283" w:firstLine="0"/>
        <w:rPr>
          <w:sz w:val="10"/>
          <w:szCs w:val="10"/>
        </w:rPr>
      </w:pPr>
      <w:r w:rsidDel="00000000" w:rsidR="00000000" w:rsidRPr="00000000">
        <w:rPr>
          <w:rtl w:val="0"/>
        </w:rPr>
      </w:r>
    </w:p>
    <w:p w:rsidR="00000000" w:rsidDel="00000000" w:rsidP="00000000" w:rsidRDefault="00000000" w:rsidRPr="00000000" w14:paraId="000004C6">
      <w:pPr>
        <w:spacing w:after="20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4C7">
      <w:pPr>
        <w:numPr>
          <w:ilvl w:val="0"/>
          <w:numId w:val="9"/>
        </w:numPr>
        <w:spacing w:after="200" w:lineRule="auto"/>
        <w:ind w:left="720" w:hanging="360"/>
        <w:rPr/>
      </w:pPr>
      <w:r w:rsidDel="00000000" w:rsidR="00000000" w:rsidRPr="00000000">
        <w:rPr>
          <w:rtl w:val="0"/>
        </w:rPr>
        <w:t xml:space="preserve">Quais os valores mostrados pela instrução da linha 14?</w:t>
      </w:r>
    </w:p>
    <w:tbl>
      <w:tblPr>
        <w:tblStyle w:val="Table49"/>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4C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4C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4C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4C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4C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4C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4C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4C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4D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4D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4D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4D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4D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4D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4D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4D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4D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tc>
        <w:tc>
          <w:tcPr>
            <w:shd w:fill="f0f0f0" w:val="clear"/>
            <w:tcMar>
              <w:top w:w="0.0" w:type="dxa"/>
              <w:left w:w="0.0" w:type="dxa"/>
              <w:bottom w:w="0.0" w:type="dxa"/>
              <w:right w:w="0.0" w:type="dxa"/>
            </w:tcMar>
          </w:tcPr>
          <w:p w:rsidR="00000000" w:rsidDel="00000000" w:rsidP="00000000" w:rsidRDefault="00000000" w:rsidRPr="00000000" w14:paraId="000004D9">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397300"/>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verifica(</w:t>
            </w:r>
            <w:r w:rsidDel="00000000" w:rsidR="00000000" w:rsidRPr="00000000">
              <w:rPr>
                <w:rFonts w:ascii="Consolas" w:cs="Consolas" w:eastAsia="Consolas" w:hAnsi="Consolas"/>
                <w:color w:val="397300"/>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 {</w:t>
              <w:br w:type="textWrapping"/>
              <w:tab/>
            </w:r>
            <w:r w:rsidDel="00000000" w:rsidR="00000000" w:rsidRPr="00000000">
              <w:rPr>
                <w:rFonts w:ascii="Consolas" w:cs="Consolas" w:eastAsia="Consolas" w:hAnsi="Consolas"/>
                <w:color w:val="397300"/>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 q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(i=</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 i&lt;=(n/</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 i++)</w:t>
              <w:br w:type="textWrapping"/>
              <w:tab/>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(n %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tab/>
              <w:tab/>
              <w:t xml:space="preserve">q++;</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q;</w:t>
              <w:br w:type="textWrapping"/>
              <w:t xml:space="preserve">}</w:t>
            </w:r>
          </w:p>
          <w:p w:rsidR="00000000" w:rsidDel="00000000" w:rsidP="00000000" w:rsidRDefault="00000000" w:rsidRPr="00000000" w14:paraId="000004DA">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397300"/>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main() {</w:t>
              <w:br w:type="textWrapping"/>
              <w:tab/>
            </w:r>
            <w:r w:rsidDel="00000000" w:rsidR="00000000" w:rsidRPr="00000000">
              <w:rPr>
                <w:rFonts w:ascii="Consolas" w:cs="Consolas" w:eastAsia="Consolas" w:hAnsi="Consolas"/>
                <w:color w:val="397300"/>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num</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do</w:t>
            </w:r>
            <w:r w:rsidDel="00000000" w:rsidR="00000000" w:rsidRPr="00000000">
              <w:rPr>
                <w:rFonts w:ascii="Consolas" w:cs="Consolas" w:eastAsia="Consolas" w:hAnsi="Consolas"/>
                <w:color w:val="444444"/>
                <w:sz w:val="19"/>
                <w:szCs w:val="19"/>
                <w:shd w:fill="f0f0f0" w:val="clear"/>
                <w:rtl w:val="0"/>
              </w:rPr>
              <w:t xml:space="preserve"> {</w:t>
              <w:br w:type="textWrapping"/>
              <w:tab/>
              <w:tab/>
              <w:t xml:space="preserve">scanf(</w:t>
            </w:r>
            <w:r w:rsidDel="00000000" w:rsidR="00000000" w:rsidRPr="00000000">
              <w:rPr>
                <w:rFonts w:ascii="Consolas" w:cs="Consolas" w:eastAsia="Consolas" w:hAnsi="Consolas"/>
                <w:color w:val="880000"/>
                <w:sz w:val="19"/>
                <w:szCs w:val="19"/>
                <w:shd w:fill="f0f0f0" w:val="clear"/>
                <w:rtl w:val="0"/>
              </w:rPr>
              <w:t xml:space="preserve">"%d"</w:t>
            </w:r>
            <w:r w:rsidDel="00000000" w:rsidR="00000000" w:rsidRPr="00000000">
              <w:rPr>
                <w:rFonts w:ascii="Consolas" w:cs="Consolas" w:eastAsia="Consolas" w:hAnsi="Consolas"/>
                <w:color w:val="444444"/>
                <w:sz w:val="19"/>
                <w:szCs w:val="19"/>
                <w:shd w:fill="f0f0f0" w:val="clear"/>
                <w:rtl w:val="0"/>
              </w:rPr>
              <w:t xml:space="preserve">, &amp;</w:t>
            </w:r>
            <w:r w:rsidDel="00000000" w:rsidR="00000000" w:rsidRPr="00000000">
              <w:rPr>
                <w:rFonts w:ascii="Consolas" w:cs="Consolas" w:eastAsia="Consolas" w:hAnsi="Consolas"/>
                <w:color w:val="397300"/>
                <w:sz w:val="19"/>
                <w:szCs w:val="19"/>
                <w:shd w:fill="f0f0f0" w:val="clear"/>
                <w:rtl w:val="0"/>
              </w:rPr>
              <w:t xml:space="preserve">num</w:t>
            </w:r>
            <w:r w:rsidDel="00000000" w:rsidR="00000000" w:rsidRPr="00000000">
              <w:rPr>
                <w:rFonts w:ascii="Consolas" w:cs="Consolas" w:eastAsia="Consolas" w:hAnsi="Consolas"/>
                <w:color w:val="444444"/>
                <w:sz w:val="19"/>
                <w:szCs w:val="19"/>
                <w:shd w:fill="f0f0f0" w:val="clear"/>
                <w:rtl w:val="0"/>
              </w:rPr>
              <w:t xml:space="preserve">);</w:t>
              <w:br w:type="textWrapping"/>
              <w:tab/>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num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tab/>
              <w:tab/>
              <w:t xml:space="preserve">printf(</w:t>
            </w:r>
            <w:r w:rsidDel="00000000" w:rsidR="00000000" w:rsidRPr="00000000">
              <w:rPr>
                <w:rFonts w:ascii="Consolas" w:cs="Consolas" w:eastAsia="Consolas" w:hAnsi="Consolas"/>
                <w:color w:val="880000"/>
                <w:sz w:val="19"/>
                <w:szCs w:val="19"/>
                <w:shd w:fill="f0f0f0" w:val="clear"/>
                <w:rtl w:val="0"/>
              </w:rPr>
              <w:t xml:space="preserve">"\nnr --&gt; %d possui %d divisores \n"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num</w:t>
            </w:r>
            <w:r w:rsidDel="00000000" w:rsidR="00000000" w:rsidRPr="00000000">
              <w:rPr>
                <w:rFonts w:ascii="Consolas" w:cs="Consolas" w:eastAsia="Consolas" w:hAnsi="Consolas"/>
                <w:color w:val="444444"/>
                <w:sz w:val="19"/>
                <w:szCs w:val="19"/>
                <w:shd w:fill="f0f0f0" w:val="clear"/>
                <w:rtl w:val="0"/>
              </w:rPr>
              <w:t xml:space="preserve">, verifica(</w:t>
            </w:r>
            <w:r w:rsidDel="00000000" w:rsidR="00000000" w:rsidRPr="00000000">
              <w:rPr>
                <w:rFonts w:ascii="Consolas" w:cs="Consolas" w:eastAsia="Consolas" w:hAnsi="Consolas"/>
                <w:color w:val="397300"/>
                <w:sz w:val="19"/>
                <w:szCs w:val="19"/>
                <w:shd w:fill="f0f0f0" w:val="clear"/>
                <w:rtl w:val="0"/>
              </w:rPr>
              <w:t xml:space="preserve">num</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 </w:t>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num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tc>
      </w:tr>
    </w:tbl>
    <w:p w:rsidR="00000000" w:rsidDel="00000000" w:rsidP="00000000" w:rsidRDefault="00000000" w:rsidRPr="00000000" w14:paraId="000004DB">
      <w:pPr>
        <w:spacing w:after="200" w:lineRule="auto"/>
        <w:rPr/>
      </w:pPr>
      <w:r w:rsidDel="00000000" w:rsidR="00000000" w:rsidRPr="00000000">
        <w:rPr>
          <w:rtl w:val="0"/>
        </w:rPr>
      </w:r>
    </w:p>
    <w:p w:rsidR="00000000" w:rsidDel="00000000" w:rsidP="00000000" w:rsidRDefault="00000000" w:rsidRPr="00000000" w14:paraId="000004DC">
      <w:pPr>
        <w:jc w:val="center"/>
        <w:rPr/>
      </w:pPr>
      <w:r w:rsidDel="00000000" w:rsidR="00000000" w:rsidRPr="00000000">
        <w:rPr>
          <w:rtl w:val="0"/>
        </w:rPr>
      </w:r>
    </w:p>
    <w:p w:rsidR="00000000" w:rsidDel="00000000" w:rsidP="00000000" w:rsidRDefault="00000000" w:rsidRPr="00000000" w14:paraId="000004DD">
      <w:pPr>
        <w:jc w:val="center"/>
        <w:rPr/>
      </w:pPr>
      <w:r w:rsidDel="00000000" w:rsidR="00000000" w:rsidRPr="00000000">
        <w:rPr>
          <w:rtl w:val="0"/>
        </w:rPr>
      </w:r>
    </w:p>
    <w:p w:rsidR="00000000" w:rsidDel="00000000" w:rsidP="00000000" w:rsidRDefault="00000000" w:rsidRPr="00000000" w14:paraId="000004DE">
      <w:pPr>
        <w:jc w:val="center"/>
        <w:rPr>
          <w:color w:val="ff5722"/>
        </w:rPr>
      </w:pPr>
      <w:r w:rsidDel="00000000" w:rsidR="00000000" w:rsidRPr="00000000">
        <w:rPr/>
        <w:drawing>
          <wp:inline distB="114300" distT="114300" distL="114300" distR="114300">
            <wp:extent cx="2751336" cy="280988"/>
            <wp:effectExtent b="0" l="0" r="0" t="0"/>
            <wp:docPr descr="quebra de página" id="70"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rPr/>
      </w:pPr>
      <w:r w:rsidDel="00000000" w:rsidR="00000000" w:rsidRPr="00000000">
        <w:br w:type="page"/>
      </w:r>
      <w:r w:rsidDel="00000000" w:rsidR="00000000" w:rsidRPr="00000000">
        <w:rPr>
          <w:rtl w:val="0"/>
        </w:rPr>
      </w:r>
    </w:p>
    <w:p w:rsidR="00000000" w:rsidDel="00000000" w:rsidP="00000000" w:rsidRDefault="00000000" w:rsidRPr="00000000" w14:paraId="000004E0">
      <w:pPr>
        <w:spacing w:after="200" w:lineRule="auto"/>
        <w:ind w:left="283" w:firstLine="0"/>
        <w:rPr/>
      </w:pPr>
      <w:sdt>
        <w:sdtPr>
          <w:tag w:val="goog_rdk_1"/>
        </w:sdtPr>
        <w:sdtContent>
          <w:del w:author="Ana Elisa T. Piekarski" w:id="0" w:date="2022-01-25T01:48:00Z"/>
          <w:sdt>
            <w:sdtPr>
              <w:tag w:val="goog_rdk_2"/>
            </w:sdtPr>
            <w:sdtContent>
              <w:commentRangeStart w:id="0"/>
            </w:sdtContent>
          </w:sdt>
          <w:del w:author="Ana Elisa T. Piekarski" w:id="0" w:date="2022-01-25T01:48:00Z">
            <w:r w:rsidDel="00000000" w:rsidR="00000000" w:rsidRPr="00000000">
              <w:rPr>
                <w:rtl w:val="0"/>
              </w:rPr>
              <w:delText xml:space="preserve">D. Analise os seguintes fragmentos de código (fazendo testes de mesa, e não executando os códigos e copiando os resultados).</w:delText>
            </w:r>
          </w:del>
        </w:sdtContent>
      </w:sdt>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4E1">
      <w:pPr>
        <w:numPr>
          <w:ilvl w:val="0"/>
          <w:numId w:val="11"/>
        </w:numPr>
        <w:spacing w:after="200" w:lineRule="auto"/>
        <w:ind w:left="720" w:hanging="360"/>
        <w:rPr/>
      </w:pPr>
      <w:r w:rsidDel="00000000" w:rsidR="00000000" w:rsidRPr="00000000">
        <w:rPr>
          <w:rtl w:val="0"/>
        </w:rPr>
        <w:t xml:space="preserve">Qual o valor resultante da instrução da linha 15? Explique.</w:t>
      </w:r>
    </w:p>
    <w:tbl>
      <w:tblPr>
        <w:tblStyle w:val="Table50"/>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4E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4E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4E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4E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4E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4E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4E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4E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4E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4E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4E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4E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4E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4E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4F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4F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tc>
        <w:tc>
          <w:tcPr>
            <w:shd w:fill="f0f0f0" w:val="clear"/>
            <w:tcMar>
              <w:top w:w="0.0" w:type="dxa"/>
              <w:left w:w="0.0" w:type="dxa"/>
              <w:bottom w:w="0.0" w:type="dxa"/>
              <w:right w:w="0.0" w:type="dxa"/>
            </w:tcMar>
          </w:tcPr>
          <w:p w:rsidR="00000000" w:rsidDel="00000000" w:rsidP="00000000" w:rsidRDefault="00000000" w:rsidRPr="00000000" w14:paraId="000004F2">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soma</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x,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y,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z,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*ss){</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(i = y; i &lt;= z; i++) {</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(i % x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*ss += i;</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a, b, c, s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do</w:t>
            </w:r>
            <w:r w:rsidDel="00000000" w:rsidR="00000000" w:rsidRPr="00000000">
              <w:rPr>
                <w:rFonts w:ascii="Consolas" w:cs="Consolas" w:eastAsia="Consolas" w:hAnsi="Consolas"/>
                <w:color w:val="444444"/>
                <w:sz w:val="19"/>
                <w:szCs w:val="19"/>
                <w:shd w:fill="f0f0f0" w:val="clear"/>
                <w:rtl w:val="0"/>
              </w:rPr>
              <w:t xml:space="preserve"> {</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cin</w:t>
            </w:r>
            <w:r w:rsidDel="00000000" w:rsidR="00000000" w:rsidRPr="00000000">
              <w:rPr>
                <w:rFonts w:ascii="Consolas" w:cs="Consolas" w:eastAsia="Consolas" w:hAnsi="Consolas"/>
                <w:color w:val="444444"/>
                <w:sz w:val="19"/>
                <w:szCs w:val="19"/>
                <w:shd w:fill="f0f0f0" w:val="clear"/>
                <w:rtl w:val="0"/>
              </w:rPr>
              <w:t xml:space="preserve"> &gt;&gt; a &gt;&gt; b &gt;&gt; c;  </w:t>
            </w:r>
            <w:r w:rsidDel="00000000" w:rsidR="00000000" w:rsidRPr="00000000">
              <w:rPr>
                <w:rFonts w:ascii="Consolas" w:cs="Consolas" w:eastAsia="Consolas" w:hAnsi="Consolas"/>
                <w:color w:val="888888"/>
                <w:sz w:val="19"/>
                <w:szCs w:val="19"/>
                <w:shd w:fill="f0f0f0" w:val="clear"/>
                <w:rtl w:val="0"/>
              </w:rPr>
              <w:t xml:space="preserve">//O primeiro valor deve ser maior ou igual a 1</w:t>
            </w:r>
            <w:r w:rsidDel="00000000" w:rsidR="00000000" w:rsidRPr="00000000">
              <w:rPr>
                <w:rFonts w:ascii="Consolas" w:cs="Consolas" w:eastAsia="Consolas" w:hAnsi="Consolas"/>
                <w:color w:val="444444"/>
                <w:sz w:val="19"/>
                <w:szCs w:val="19"/>
                <w:shd w:fill="f0f0f0" w:val="clear"/>
                <w:rtl w:val="0"/>
              </w:rPr>
              <w:br w:type="textWrapping"/>
              <w:t xml:space="preserve">    } </w:t>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 (a &lt;=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soma(a, b, c, &amp;s);</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w:t>
            </w:r>
            <w:r w:rsidDel="00000000" w:rsidR="00000000" w:rsidRPr="00000000">
              <w:rPr>
                <w:rFonts w:ascii="Consolas" w:cs="Consolas" w:eastAsia="Consolas" w:hAnsi="Consolas"/>
                <w:color w:val="880000"/>
                <w:sz w:val="19"/>
                <w:szCs w:val="19"/>
                <w:shd w:fill="f0f0f0" w:val="clear"/>
                <w:rtl w:val="0"/>
              </w:rPr>
              <w:t xml:space="preserve">"Soma = "</w:t>
            </w:r>
            <w:r w:rsidDel="00000000" w:rsidR="00000000" w:rsidRPr="00000000">
              <w:rPr>
                <w:rFonts w:ascii="Consolas" w:cs="Consolas" w:eastAsia="Consolas" w:hAnsi="Consolas"/>
                <w:color w:val="444444"/>
                <w:sz w:val="19"/>
                <w:szCs w:val="19"/>
                <w:shd w:fill="f0f0f0" w:val="clear"/>
                <w:rtl w:val="0"/>
              </w:rPr>
              <w:t xml:space="preserve"> &lt;&lt; s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tc>
      </w:tr>
    </w:tbl>
    <w:p w:rsidR="00000000" w:rsidDel="00000000" w:rsidP="00000000" w:rsidRDefault="00000000" w:rsidRPr="00000000" w14:paraId="000004F3">
      <w:pPr>
        <w:spacing w:after="200" w:lineRule="auto"/>
        <w:ind w:left="283" w:firstLine="0"/>
        <w:rPr>
          <w:sz w:val="10"/>
          <w:szCs w:val="10"/>
        </w:rPr>
      </w:pPr>
      <w:r w:rsidDel="00000000" w:rsidR="00000000" w:rsidRPr="00000000">
        <w:rPr>
          <w:rtl w:val="0"/>
        </w:rPr>
      </w:r>
    </w:p>
    <w:p w:rsidR="00000000" w:rsidDel="00000000" w:rsidP="00000000" w:rsidRDefault="00000000" w:rsidRPr="00000000" w14:paraId="000004F4">
      <w:pPr>
        <w:numPr>
          <w:ilvl w:val="0"/>
          <w:numId w:val="11"/>
        </w:numPr>
        <w:spacing w:after="200" w:lineRule="auto"/>
        <w:ind w:left="720" w:hanging="360"/>
        <w:rPr/>
      </w:pPr>
      <w:r w:rsidDel="00000000" w:rsidR="00000000" w:rsidRPr="00000000">
        <w:rPr>
          <w:rtl w:val="0"/>
        </w:rPr>
        <w:t xml:space="preserve">Qual a resposta resultante da condição da linha 19?</w:t>
      </w:r>
    </w:p>
    <w:tbl>
      <w:tblPr>
        <w:tblStyle w:val="Table51"/>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4F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4F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4F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4F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4F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4F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4F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4F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4F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4F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4F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50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50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50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50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50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50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50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50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50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50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50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50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50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tc>
        <w:tc>
          <w:tcPr>
            <w:shd w:fill="f0f0f0" w:val="clear"/>
            <w:tcMar>
              <w:top w:w="0.0" w:type="dxa"/>
              <w:left w:w="0.0" w:type="dxa"/>
              <w:bottom w:w="0.0" w:type="dxa"/>
              <w:right w:w="0.0" w:type="dxa"/>
            </w:tcMar>
          </w:tcPr>
          <w:p w:rsidR="00000000" w:rsidDel="00000000" w:rsidP="00000000" w:rsidRDefault="00000000" w:rsidRPr="00000000" w14:paraId="0000050D">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verifica(</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 {</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n1, n2, </w:t>
            </w:r>
            <w:r w:rsidDel="00000000" w:rsidR="00000000" w:rsidRPr="00000000">
              <w:rPr>
                <w:rFonts w:ascii="Consolas" w:cs="Consolas" w:eastAsia="Consolas" w:hAnsi="Consolas"/>
                <w:b w:val="1"/>
                <w:color w:val="444444"/>
                <w:sz w:val="19"/>
                <w:szCs w:val="19"/>
                <w:shd w:fill="f0f0f0" w:val="clear"/>
                <w:rtl w:val="0"/>
              </w:rPr>
              <w:t xml:space="preserve">s</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n1 = n / </w:t>
            </w:r>
            <w:r w:rsidDel="00000000" w:rsidR="00000000" w:rsidRPr="00000000">
              <w:rPr>
                <w:rFonts w:ascii="Consolas" w:cs="Consolas" w:eastAsia="Consolas" w:hAnsi="Consolas"/>
                <w:color w:val="880000"/>
                <w:sz w:val="19"/>
                <w:szCs w:val="19"/>
                <w:shd w:fill="f0f0f0" w:val="clear"/>
                <w:rtl w:val="0"/>
              </w:rPr>
              <w:t xml:space="preserve">100</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n2 = n % 100;</w:t>
              <w:br w:type="textWrapping"/>
              <w:tab/>
            </w:r>
            <w:r w:rsidDel="00000000" w:rsidR="00000000" w:rsidRPr="00000000">
              <w:rPr>
                <w:rFonts w:ascii="Consolas" w:cs="Consolas" w:eastAsia="Consolas" w:hAnsi="Consolas"/>
                <w:b w:val="1"/>
                <w:color w:val="444444"/>
                <w:sz w:val="19"/>
                <w:szCs w:val="19"/>
                <w:shd w:fill="f0f0f0" w:val="clear"/>
                <w:rtl w:val="0"/>
              </w:rPr>
              <w:t xml:space="preserve">s </w:t>
            </w:r>
            <w:r w:rsidDel="00000000" w:rsidR="00000000" w:rsidRPr="00000000">
              <w:rPr>
                <w:rFonts w:ascii="Consolas" w:cs="Consolas" w:eastAsia="Consolas" w:hAnsi="Consolas"/>
                <w:color w:val="444444"/>
                <w:sz w:val="19"/>
                <w:szCs w:val="19"/>
                <w:shd w:fill="f0f0f0" w:val="clear"/>
                <w:rtl w:val="0"/>
              </w:rPr>
              <w:t xml:space="preserve">= n1 + n2;</w:t>
              <w:br w:type="textWrapping"/>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"\nSoma %d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s</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s</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s </w:t>
            </w:r>
            <w:r w:rsidDel="00000000" w:rsidR="00000000" w:rsidRPr="00000000">
              <w:rPr>
                <w:rFonts w:ascii="Consolas" w:cs="Consolas" w:eastAsia="Consolas" w:hAnsi="Consolas"/>
                <w:color w:val="444444"/>
                <w:sz w:val="19"/>
                <w:szCs w:val="19"/>
                <w:shd w:fill="f0f0f0" w:val="clear"/>
                <w:rtl w:val="0"/>
              </w:rPr>
              <w:t xml:space="preserve">== n)</w:t>
              <w:br w:type="textWrapping"/>
              <w:tab/>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1</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else</w:t>
            </w:r>
            <w:r w:rsidDel="00000000" w:rsidR="00000000" w:rsidRPr="00000000">
              <w:rPr>
                <w:rFonts w:ascii="Consolas" w:cs="Consolas" w:eastAsia="Consolas" w:hAnsi="Consolas"/>
                <w:color w:val="444444"/>
                <w:sz w:val="19"/>
                <w:szCs w:val="19"/>
                <w:shd w:fill="f0f0f0" w:val="clear"/>
                <w:rtl w:val="0"/>
              </w:rPr>
              <w:t xml:space="preserve"> </w:t>
              <w:br w:type="textWrapping"/>
              <w:tab/>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p w:rsidR="00000000" w:rsidDel="00000000" w:rsidP="00000000" w:rsidRDefault="00000000" w:rsidRPr="00000000" w14:paraId="0000050E">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main() {</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num, </w:t>
            </w:r>
            <w:r w:rsidDel="00000000" w:rsidR="00000000" w:rsidRPr="00000000">
              <w:rPr>
                <w:rFonts w:ascii="Consolas" w:cs="Consolas" w:eastAsia="Consolas" w:hAnsi="Consolas"/>
                <w:b w:val="1"/>
                <w:color w:val="444444"/>
                <w:sz w:val="19"/>
                <w:szCs w:val="19"/>
                <w:shd w:fill="f0f0f0" w:val="clear"/>
                <w:rtl w:val="0"/>
              </w:rPr>
              <w:t xml:space="preserve">x</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do</w:t>
            </w:r>
            <w:r w:rsidDel="00000000" w:rsidR="00000000" w:rsidRPr="00000000">
              <w:rPr>
                <w:rFonts w:ascii="Consolas" w:cs="Consolas" w:eastAsia="Consolas" w:hAnsi="Consolas"/>
                <w:color w:val="444444"/>
                <w:sz w:val="19"/>
                <w:szCs w:val="19"/>
                <w:shd w:fill="f0f0f0" w:val="clear"/>
                <w:rtl w:val="0"/>
              </w:rPr>
              <w:t xml:space="preserve"> {</w:t>
              <w:br w:type="textWrapping"/>
              <w:tab/>
              <w:tab/>
              <w:t xml:space="preserve">scanf(</w:t>
            </w:r>
            <w:r w:rsidDel="00000000" w:rsidR="00000000" w:rsidRPr="00000000">
              <w:rPr>
                <w:rFonts w:ascii="Consolas" w:cs="Consolas" w:eastAsia="Consolas" w:hAnsi="Consolas"/>
                <w:color w:val="880000"/>
                <w:sz w:val="19"/>
                <w:szCs w:val="19"/>
                <w:shd w:fill="f0f0f0" w:val="clear"/>
                <w:rtl w:val="0"/>
              </w:rPr>
              <w:t xml:space="preserve">"%d"</w:t>
            </w:r>
            <w:r w:rsidDel="00000000" w:rsidR="00000000" w:rsidRPr="00000000">
              <w:rPr>
                <w:rFonts w:ascii="Consolas" w:cs="Consolas" w:eastAsia="Consolas" w:hAnsi="Consolas"/>
                <w:color w:val="444444"/>
                <w:sz w:val="19"/>
                <w:szCs w:val="19"/>
                <w:shd w:fill="f0f0f0" w:val="clear"/>
                <w:rtl w:val="0"/>
              </w:rPr>
              <w:t xml:space="preserve">, &amp;num);</w:t>
              <w:br w:type="textWrapping"/>
              <w:tab/>
              <w:t xml:space="preserve">} </w:t>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 (num &lt; </w:t>
            </w:r>
            <w:r w:rsidDel="00000000" w:rsidR="00000000" w:rsidRPr="00000000">
              <w:rPr>
                <w:rFonts w:ascii="Consolas" w:cs="Consolas" w:eastAsia="Consolas" w:hAnsi="Consolas"/>
                <w:color w:val="880000"/>
                <w:sz w:val="19"/>
                <w:szCs w:val="19"/>
                <w:shd w:fill="f0f0f0" w:val="clear"/>
                <w:rtl w:val="0"/>
              </w:rPr>
              <w:t xml:space="preserve">1000</w:t>
            </w:r>
            <w:r w:rsidDel="00000000" w:rsidR="00000000" w:rsidRPr="00000000">
              <w:rPr>
                <w:rFonts w:ascii="Consolas" w:cs="Consolas" w:eastAsia="Consolas" w:hAnsi="Consolas"/>
                <w:color w:val="444444"/>
                <w:sz w:val="19"/>
                <w:szCs w:val="19"/>
                <w:shd w:fill="f0f0f0" w:val="clear"/>
                <w:rtl w:val="0"/>
              </w:rPr>
              <w:t xml:space="preserve"> || num &gt; </w:t>
            </w:r>
            <w:r w:rsidDel="00000000" w:rsidR="00000000" w:rsidRPr="00000000">
              <w:rPr>
                <w:rFonts w:ascii="Consolas" w:cs="Consolas" w:eastAsia="Consolas" w:hAnsi="Consolas"/>
                <w:color w:val="880000"/>
                <w:sz w:val="19"/>
                <w:szCs w:val="19"/>
                <w:shd w:fill="f0f0f0" w:val="clear"/>
                <w:rtl w:val="0"/>
              </w:rPr>
              <w:t xml:space="preserve">9999</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x </w:t>
            </w:r>
            <w:r w:rsidDel="00000000" w:rsidR="00000000" w:rsidRPr="00000000">
              <w:rPr>
                <w:rFonts w:ascii="Consolas" w:cs="Consolas" w:eastAsia="Consolas" w:hAnsi="Consolas"/>
                <w:color w:val="444444"/>
                <w:sz w:val="19"/>
                <w:szCs w:val="19"/>
                <w:shd w:fill="f0f0f0" w:val="clear"/>
                <w:rtl w:val="0"/>
              </w:rPr>
              <w:t xml:space="preserve">= verifica(num);</w:t>
              <w:br w:type="textWrapping"/>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x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1</w:t>
            </w:r>
            <w:r w:rsidDel="00000000" w:rsidR="00000000" w:rsidRPr="00000000">
              <w:rPr>
                <w:rFonts w:ascii="Consolas" w:cs="Consolas" w:eastAsia="Consolas" w:hAnsi="Consolas"/>
                <w:color w:val="444444"/>
                <w:sz w:val="19"/>
                <w:szCs w:val="19"/>
                <w:shd w:fill="f0f0f0" w:val="clear"/>
                <w:rtl w:val="0"/>
              </w:rPr>
              <w:t xml:space="preserve">)</w:t>
              <w:br w:type="textWrapping"/>
              <w:tab/>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"\nNumero --&gt; %d possui a caracteristica \n"</w:t>
            </w:r>
            <w:r w:rsidDel="00000000" w:rsidR="00000000" w:rsidRPr="00000000">
              <w:rPr>
                <w:rFonts w:ascii="Consolas" w:cs="Consolas" w:eastAsia="Consolas" w:hAnsi="Consolas"/>
                <w:color w:val="444444"/>
                <w:sz w:val="19"/>
                <w:szCs w:val="19"/>
                <w:shd w:fill="f0f0f0" w:val="clear"/>
                <w:rtl w:val="0"/>
              </w:rPr>
              <w:t xml:space="preserve">, num);</w:t>
              <w:br w:type="textWrapping"/>
              <w:tab/>
            </w:r>
            <w:r w:rsidDel="00000000" w:rsidR="00000000" w:rsidRPr="00000000">
              <w:rPr>
                <w:rFonts w:ascii="Consolas" w:cs="Consolas" w:eastAsia="Consolas" w:hAnsi="Consolas"/>
                <w:b w:val="1"/>
                <w:color w:val="444444"/>
                <w:sz w:val="19"/>
                <w:szCs w:val="19"/>
                <w:shd w:fill="f0f0f0" w:val="clear"/>
                <w:rtl w:val="0"/>
              </w:rPr>
              <w:t xml:space="preserve">else</w:t>
            </w:r>
            <w:r w:rsidDel="00000000" w:rsidR="00000000" w:rsidRPr="00000000">
              <w:rPr>
                <w:rFonts w:ascii="Consolas" w:cs="Consolas" w:eastAsia="Consolas" w:hAnsi="Consolas"/>
                <w:color w:val="444444"/>
                <w:sz w:val="19"/>
                <w:szCs w:val="19"/>
                <w:shd w:fill="f0f0f0" w:val="clear"/>
                <w:rtl w:val="0"/>
              </w:rPr>
              <w:t xml:space="preserve"> </w:t>
              <w:br w:type="textWrapping"/>
              <w:tab/>
              <w:tab/>
            </w:r>
            <w:r w:rsidDel="00000000" w:rsidR="00000000" w:rsidRPr="00000000">
              <w:rPr>
                <w:rFonts w:ascii="Consolas" w:cs="Consolas" w:eastAsia="Consolas" w:hAnsi="Consolas"/>
                <w:b w:val="1"/>
                <w:color w:val="444444"/>
                <w:sz w:val="19"/>
                <w:szCs w:val="19"/>
                <w:shd w:fill="f0f0f0" w:val="clear"/>
                <w:rtl w:val="0"/>
              </w:rPr>
              <w:t xml:space="preserve">printf</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color w:val="880000"/>
                <w:sz w:val="19"/>
                <w:szCs w:val="19"/>
                <w:shd w:fill="f0f0f0" w:val="clear"/>
                <w:rtl w:val="0"/>
              </w:rPr>
              <w:t xml:space="preserve">"\nNumero --&gt; %d nao possui "</w:t>
            </w:r>
            <w:r w:rsidDel="00000000" w:rsidR="00000000" w:rsidRPr="00000000">
              <w:rPr>
                <w:rFonts w:ascii="Consolas" w:cs="Consolas" w:eastAsia="Consolas" w:hAnsi="Consolas"/>
                <w:color w:val="444444"/>
                <w:sz w:val="19"/>
                <w:szCs w:val="19"/>
                <w:shd w:fill="f0f0f0" w:val="clear"/>
                <w:rtl w:val="0"/>
              </w:rPr>
              <w:t xml:space="preserve">, num);</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tc>
      </w:tr>
    </w:tbl>
    <w:p w:rsidR="00000000" w:rsidDel="00000000" w:rsidP="00000000" w:rsidRDefault="00000000" w:rsidRPr="00000000" w14:paraId="0000050F">
      <w:pPr>
        <w:spacing w:after="200" w:lineRule="auto"/>
        <w:ind w:left="283" w:firstLine="0"/>
        <w:rPr>
          <w:sz w:val="10"/>
          <w:szCs w:val="10"/>
        </w:rPr>
      </w:pPr>
      <w:r w:rsidDel="00000000" w:rsidR="00000000" w:rsidRPr="00000000">
        <w:rPr>
          <w:rtl w:val="0"/>
        </w:rPr>
      </w:r>
    </w:p>
    <w:p w:rsidR="00000000" w:rsidDel="00000000" w:rsidP="00000000" w:rsidRDefault="00000000" w:rsidRPr="00000000" w14:paraId="00000510">
      <w:pPr>
        <w:spacing w:after="20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511">
      <w:pPr>
        <w:numPr>
          <w:ilvl w:val="0"/>
          <w:numId w:val="11"/>
        </w:numPr>
        <w:spacing w:after="200" w:lineRule="auto"/>
        <w:ind w:left="720" w:hanging="360"/>
        <w:rPr/>
      </w:pPr>
      <w:r w:rsidDel="00000000" w:rsidR="00000000" w:rsidRPr="00000000">
        <w:rPr>
          <w:rtl w:val="0"/>
        </w:rPr>
        <w:t xml:space="preserve">Quais os valores mostrados pela instrução da linha 14?</w:t>
      </w:r>
    </w:p>
    <w:tbl>
      <w:tblPr>
        <w:tblStyle w:val="Table52"/>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51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51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51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51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51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51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51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51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51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51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51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51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51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51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52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52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52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tc>
        <w:tc>
          <w:tcPr>
            <w:shd w:fill="f0f0f0" w:val="clear"/>
            <w:tcMar>
              <w:top w:w="0.0" w:type="dxa"/>
              <w:left w:w="0.0" w:type="dxa"/>
              <w:bottom w:w="0.0" w:type="dxa"/>
              <w:right w:w="0.0" w:type="dxa"/>
            </w:tcMar>
          </w:tcPr>
          <w:p w:rsidR="00000000" w:rsidDel="00000000" w:rsidP="00000000" w:rsidRDefault="00000000" w:rsidRPr="00000000" w14:paraId="00000523">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397300"/>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verifica(</w:t>
            </w:r>
            <w:r w:rsidDel="00000000" w:rsidR="00000000" w:rsidRPr="00000000">
              <w:rPr>
                <w:rFonts w:ascii="Consolas" w:cs="Consolas" w:eastAsia="Consolas" w:hAnsi="Consolas"/>
                <w:color w:val="397300"/>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n) {</w:t>
              <w:br w:type="textWrapping"/>
              <w:tab/>
            </w:r>
            <w:r w:rsidDel="00000000" w:rsidR="00000000" w:rsidRPr="00000000">
              <w:rPr>
                <w:rFonts w:ascii="Consolas" w:cs="Consolas" w:eastAsia="Consolas" w:hAnsi="Consolas"/>
                <w:color w:val="397300"/>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 q = </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(i=</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 i&lt;=(n/</w:t>
            </w:r>
            <w:r w:rsidDel="00000000" w:rsidR="00000000" w:rsidRPr="00000000">
              <w:rPr>
                <w:rFonts w:ascii="Consolas" w:cs="Consolas" w:eastAsia="Consolas" w:hAnsi="Consolas"/>
                <w:color w:val="880000"/>
                <w:sz w:val="19"/>
                <w:szCs w:val="19"/>
                <w:shd w:fill="f0f0f0" w:val="clear"/>
                <w:rtl w:val="0"/>
              </w:rPr>
              <w:t xml:space="preserve">2</w:t>
            </w:r>
            <w:r w:rsidDel="00000000" w:rsidR="00000000" w:rsidRPr="00000000">
              <w:rPr>
                <w:rFonts w:ascii="Consolas" w:cs="Consolas" w:eastAsia="Consolas" w:hAnsi="Consolas"/>
                <w:color w:val="444444"/>
                <w:sz w:val="19"/>
                <w:szCs w:val="19"/>
                <w:shd w:fill="f0f0f0" w:val="clear"/>
                <w:rtl w:val="0"/>
              </w:rPr>
              <w:t xml:space="preserve">); i++)</w:t>
              <w:br w:type="textWrapping"/>
              <w:tab/>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(n %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tab/>
              <w:tab/>
              <w:t xml:space="preserve">q++;</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q;</w:t>
              <w:br w:type="textWrapping"/>
              <w:t xml:space="preserve">}</w:t>
            </w:r>
          </w:p>
          <w:p w:rsidR="00000000" w:rsidDel="00000000" w:rsidP="00000000" w:rsidRDefault="00000000" w:rsidRPr="00000000" w14:paraId="00000524">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397300"/>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main() {</w:t>
              <w:br w:type="textWrapping"/>
              <w:tab/>
            </w:r>
            <w:r w:rsidDel="00000000" w:rsidR="00000000" w:rsidRPr="00000000">
              <w:rPr>
                <w:rFonts w:ascii="Consolas" w:cs="Consolas" w:eastAsia="Consolas" w:hAnsi="Consolas"/>
                <w:color w:val="397300"/>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num</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do</w:t>
            </w:r>
            <w:r w:rsidDel="00000000" w:rsidR="00000000" w:rsidRPr="00000000">
              <w:rPr>
                <w:rFonts w:ascii="Consolas" w:cs="Consolas" w:eastAsia="Consolas" w:hAnsi="Consolas"/>
                <w:color w:val="444444"/>
                <w:sz w:val="19"/>
                <w:szCs w:val="19"/>
                <w:shd w:fill="f0f0f0" w:val="clear"/>
                <w:rtl w:val="0"/>
              </w:rPr>
              <w:t xml:space="preserve"> {</w:t>
              <w:br w:type="textWrapping"/>
              <w:tab/>
              <w:tab/>
              <w:t xml:space="preserve">scanf(</w:t>
            </w:r>
            <w:r w:rsidDel="00000000" w:rsidR="00000000" w:rsidRPr="00000000">
              <w:rPr>
                <w:rFonts w:ascii="Consolas" w:cs="Consolas" w:eastAsia="Consolas" w:hAnsi="Consolas"/>
                <w:color w:val="880000"/>
                <w:sz w:val="19"/>
                <w:szCs w:val="19"/>
                <w:shd w:fill="f0f0f0" w:val="clear"/>
                <w:rtl w:val="0"/>
              </w:rPr>
              <w:t xml:space="preserve">"%d"</w:t>
            </w:r>
            <w:r w:rsidDel="00000000" w:rsidR="00000000" w:rsidRPr="00000000">
              <w:rPr>
                <w:rFonts w:ascii="Consolas" w:cs="Consolas" w:eastAsia="Consolas" w:hAnsi="Consolas"/>
                <w:color w:val="444444"/>
                <w:sz w:val="19"/>
                <w:szCs w:val="19"/>
                <w:shd w:fill="f0f0f0" w:val="clear"/>
                <w:rtl w:val="0"/>
              </w:rPr>
              <w:t xml:space="preserve">, &amp;</w:t>
            </w:r>
            <w:r w:rsidDel="00000000" w:rsidR="00000000" w:rsidRPr="00000000">
              <w:rPr>
                <w:rFonts w:ascii="Consolas" w:cs="Consolas" w:eastAsia="Consolas" w:hAnsi="Consolas"/>
                <w:color w:val="397300"/>
                <w:sz w:val="19"/>
                <w:szCs w:val="19"/>
                <w:shd w:fill="f0f0f0" w:val="clear"/>
                <w:rtl w:val="0"/>
              </w:rPr>
              <w:t xml:space="preserve">num</w:t>
            </w:r>
            <w:r w:rsidDel="00000000" w:rsidR="00000000" w:rsidRPr="00000000">
              <w:rPr>
                <w:rFonts w:ascii="Consolas" w:cs="Consolas" w:eastAsia="Consolas" w:hAnsi="Consolas"/>
                <w:color w:val="444444"/>
                <w:sz w:val="19"/>
                <w:szCs w:val="19"/>
                <w:shd w:fill="f0f0f0" w:val="clear"/>
                <w:rtl w:val="0"/>
              </w:rPr>
              <w:t xml:space="preserve">);</w:t>
              <w:br w:type="textWrapping"/>
              <w:tab/>
              <w:tab/>
            </w:r>
            <w:r w:rsidDel="00000000" w:rsidR="00000000" w:rsidRPr="00000000">
              <w:rPr>
                <w:rFonts w:ascii="Consolas" w:cs="Consolas" w:eastAsia="Consolas" w:hAnsi="Consolas"/>
                <w:b w:val="1"/>
                <w:color w:val="444444"/>
                <w:sz w:val="19"/>
                <w:szCs w:val="19"/>
                <w:shd w:fill="f0f0f0" w:val="clear"/>
                <w:rtl w:val="0"/>
              </w:rPr>
              <w:t xml:space="preserve">if</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num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tab/>
              <w:tab/>
              <w:t xml:space="preserve">printf(</w:t>
            </w:r>
            <w:r w:rsidDel="00000000" w:rsidR="00000000" w:rsidRPr="00000000">
              <w:rPr>
                <w:rFonts w:ascii="Consolas" w:cs="Consolas" w:eastAsia="Consolas" w:hAnsi="Consolas"/>
                <w:color w:val="880000"/>
                <w:sz w:val="19"/>
                <w:szCs w:val="19"/>
                <w:shd w:fill="f0f0f0" w:val="clear"/>
                <w:rtl w:val="0"/>
              </w:rPr>
              <w:t xml:space="preserve">"\nnr --&gt; %d possui %d divisores \n"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num</w:t>
            </w:r>
            <w:r w:rsidDel="00000000" w:rsidR="00000000" w:rsidRPr="00000000">
              <w:rPr>
                <w:rFonts w:ascii="Consolas" w:cs="Consolas" w:eastAsia="Consolas" w:hAnsi="Consolas"/>
                <w:color w:val="444444"/>
                <w:sz w:val="19"/>
                <w:szCs w:val="19"/>
                <w:shd w:fill="f0f0f0" w:val="clear"/>
                <w:rtl w:val="0"/>
              </w:rPr>
              <w:t xml:space="preserve">, verifica(</w:t>
            </w:r>
            <w:r w:rsidDel="00000000" w:rsidR="00000000" w:rsidRPr="00000000">
              <w:rPr>
                <w:rFonts w:ascii="Consolas" w:cs="Consolas" w:eastAsia="Consolas" w:hAnsi="Consolas"/>
                <w:color w:val="397300"/>
                <w:sz w:val="19"/>
                <w:szCs w:val="19"/>
                <w:shd w:fill="f0f0f0" w:val="clear"/>
                <w:rtl w:val="0"/>
              </w:rPr>
              <w:t xml:space="preserve">num</w:t>
            </w:r>
            <w:r w:rsidDel="00000000" w:rsidR="00000000" w:rsidRPr="00000000">
              <w:rPr>
                <w:rFonts w:ascii="Consolas" w:cs="Consolas" w:eastAsia="Consolas" w:hAnsi="Consolas"/>
                <w:color w:val="444444"/>
                <w:sz w:val="19"/>
                <w:szCs w:val="19"/>
                <w:shd w:fill="f0f0f0" w:val="clear"/>
                <w:rtl w:val="0"/>
              </w:rPr>
              <w:t xml:space="preserve">));</w:t>
              <w:br w:type="textWrapping"/>
              <w:tab/>
              <w:t xml:space="preserve">} </w:t>
            </w:r>
            <w:r w:rsidDel="00000000" w:rsidR="00000000" w:rsidRPr="00000000">
              <w:rPr>
                <w:rFonts w:ascii="Consolas" w:cs="Consolas" w:eastAsia="Consolas" w:hAnsi="Consolas"/>
                <w:b w:val="1"/>
                <w:color w:val="444444"/>
                <w:sz w:val="19"/>
                <w:szCs w:val="19"/>
                <w:shd w:fill="f0f0f0" w:val="clear"/>
                <w:rtl w:val="0"/>
              </w:rPr>
              <w:t xml:space="preserve">while</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num </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444444"/>
                <w:sz w:val="19"/>
                <w:szCs w:val="19"/>
                <w:shd w:fill="f0f0f0" w:val="clear"/>
                <w:rtl w:val="0"/>
              </w:rPr>
              <w:t xml:space="preserve">return</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r>
          </w:p>
        </w:tc>
      </w:tr>
    </w:tbl>
    <w:p w:rsidR="00000000" w:rsidDel="00000000" w:rsidP="00000000" w:rsidRDefault="00000000" w:rsidRPr="00000000" w14:paraId="00000525">
      <w:pPr>
        <w:spacing w:after="200" w:lineRule="auto"/>
        <w:rPr/>
      </w:pPr>
      <w:r w:rsidDel="00000000" w:rsidR="00000000" w:rsidRPr="00000000">
        <w:rPr>
          <w:rtl w:val="0"/>
        </w:rPr>
      </w:r>
    </w:p>
    <w:p w:rsidR="00000000" w:rsidDel="00000000" w:rsidP="00000000" w:rsidRDefault="00000000" w:rsidRPr="00000000" w14:paraId="00000526">
      <w:pPr>
        <w:jc w:val="center"/>
        <w:rPr/>
      </w:pPr>
      <w:r w:rsidDel="00000000" w:rsidR="00000000" w:rsidRPr="00000000">
        <w:rPr>
          <w:rtl w:val="0"/>
        </w:rPr>
      </w:r>
    </w:p>
    <w:p w:rsidR="00000000" w:rsidDel="00000000" w:rsidP="00000000" w:rsidRDefault="00000000" w:rsidRPr="00000000" w14:paraId="00000527">
      <w:pPr>
        <w:jc w:val="center"/>
        <w:rPr/>
      </w:pPr>
      <w:r w:rsidDel="00000000" w:rsidR="00000000" w:rsidRPr="00000000">
        <w:rPr>
          <w:rtl w:val="0"/>
        </w:rPr>
      </w:r>
    </w:p>
    <w:p w:rsidR="00000000" w:rsidDel="00000000" w:rsidP="00000000" w:rsidRDefault="00000000" w:rsidRPr="00000000" w14:paraId="00000528">
      <w:pPr>
        <w:jc w:val="center"/>
        <w:rPr>
          <w:color w:val="ff5722"/>
        </w:rPr>
      </w:pPr>
      <w:r w:rsidDel="00000000" w:rsidR="00000000" w:rsidRPr="00000000">
        <w:rPr/>
        <w:drawing>
          <wp:inline distB="114300" distT="114300" distL="114300" distR="114300">
            <wp:extent cx="2751336" cy="280988"/>
            <wp:effectExtent b="0" l="0" r="0" t="0"/>
            <wp:docPr descr="quebra de página" id="71"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br w:type="page"/>
      </w:r>
      <w:r w:rsidDel="00000000" w:rsidR="00000000" w:rsidRPr="00000000">
        <w:rPr>
          <w:rtl w:val="0"/>
        </w:rPr>
      </w:r>
    </w:p>
    <w:p w:rsidR="00000000" w:rsidDel="00000000" w:rsidP="00000000" w:rsidRDefault="00000000" w:rsidRPr="00000000" w14:paraId="0000052B">
      <w:pPr>
        <w:rPr>
          <w:rFonts w:ascii="Roboto Slab" w:cs="Roboto Slab" w:eastAsia="Roboto Slab" w:hAnsi="Roboto Slab"/>
          <w:b w:val="1"/>
          <w:color w:val="63a600"/>
          <w:sz w:val="36"/>
          <w:szCs w:val="36"/>
        </w:rPr>
      </w:pPr>
      <w:r w:rsidDel="00000000" w:rsidR="00000000" w:rsidRPr="00000000">
        <w:rPr>
          <w:rFonts w:ascii="Roboto Slab" w:cs="Roboto Slab" w:eastAsia="Roboto Slab" w:hAnsi="Roboto Slab"/>
          <w:b w:val="1"/>
          <w:color w:val="63a600"/>
          <w:sz w:val="36"/>
          <w:szCs w:val="36"/>
          <w:rtl w:val="0"/>
        </w:rPr>
        <w:t xml:space="preserve">Passagem de matrizes por parâmetro</w:t>
      </w:r>
    </w:p>
    <w:p w:rsidR="00000000" w:rsidDel="00000000" w:rsidP="00000000" w:rsidRDefault="00000000" w:rsidRPr="00000000" w14:paraId="0000052C">
      <w:pPr>
        <w:jc w:val="both"/>
        <w:rPr/>
      </w:pPr>
      <w:r w:rsidDel="00000000" w:rsidR="00000000" w:rsidRPr="00000000">
        <w:rPr>
          <w:rtl w:val="0"/>
        </w:rPr>
        <w:t xml:space="preserve">Quando se trata de passar uma matriz por parâmetro, valem as mesmas observações que para os vetores, pois o nome atribuído quando uma matriz é declarada é um ponteiro para o primeiro elemento da matriz.</w:t>
      </w:r>
    </w:p>
    <w:p w:rsidR="00000000" w:rsidDel="00000000" w:rsidP="00000000" w:rsidRDefault="00000000" w:rsidRPr="00000000" w14:paraId="0000052D">
      <w:pPr>
        <w:jc w:val="both"/>
        <w:rPr/>
      </w:pPr>
      <w:r w:rsidDel="00000000" w:rsidR="00000000" w:rsidRPr="00000000">
        <w:rPr>
          <w:rtl w:val="0"/>
        </w:rPr>
        <w:tab/>
        <w:t xml:space="preserve">No entanto, a dimensão que se refere às colunas </w:t>
      </w:r>
      <w:r w:rsidDel="00000000" w:rsidR="00000000" w:rsidRPr="00000000">
        <w:rPr>
          <w:b w:val="1"/>
          <w:rtl w:val="0"/>
        </w:rPr>
        <w:t xml:space="preserve">deve </w:t>
      </w:r>
      <w:r w:rsidDel="00000000" w:rsidR="00000000" w:rsidRPr="00000000">
        <w:rPr>
          <w:rtl w:val="0"/>
        </w:rPr>
        <w:t xml:space="preserve">ser especificada no parâmetro da função: </w:t>
      </w:r>
    </w:p>
    <w:tbl>
      <w:tblPr>
        <w:tblStyle w:val="Table53"/>
        <w:tblW w:w="9640.0" w:type="dxa"/>
        <w:jc w:val="left"/>
        <w:tblLayout w:type="fixed"/>
        <w:tblLook w:val="0600"/>
      </w:tblPr>
      <w:tblGrid>
        <w:gridCol w:w="9640"/>
        <w:tblGridChange w:id="0">
          <w:tblGrid>
            <w:gridCol w:w="9640"/>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52E">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ffffff"/>
                <w:sz w:val="21"/>
                <w:szCs w:val="21"/>
              </w:rPr>
            </w:pPr>
            <w:r w:rsidDel="00000000" w:rsidR="00000000" w:rsidRPr="00000000">
              <w:rPr>
                <w:rFonts w:ascii="Consolas" w:cs="Consolas" w:eastAsia="Consolas" w:hAnsi="Consolas"/>
                <w:b w:val="1"/>
                <w:color w:val="444444"/>
                <w:sz w:val="21"/>
                <w:szCs w:val="21"/>
                <w:shd w:fill="f0f0f0" w:val="clear"/>
                <w:rtl w:val="0"/>
              </w:rPr>
              <w:t xml:space="preserve">         void</w:t>
            </w:r>
            <w:r w:rsidDel="00000000" w:rsidR="00000000" w:rsidRPr="00000000">
              <w:rPr>
                <w:rFonts w:ascii="Consolas" w:cs="Consolas" w:eastAsia="Consolas" w:hAnsi="Consolas"/>
                <w:color w:val="444444"/>
                <w:sz w:val="21"/>
                <w:szCs w:val="21"/>
                <w:shd w:fill="f0f0f0" w:val="clear"/>
                <w:rtl w:val="0"/>
              </w:rPr>
              <w:t xml:space="preserve"> </w:t>
            </w:r>
            <w:r w:rsidDel="00000000" w:rsidR="00000000" w:rsidRPr="00000000">
              <w:rPr>
                <w:rFonts w:ascii="Consolas" w:cs="Consolas" w:eastAsia="Consolas" w:hAnsi="Consolas"/>
                <w:b w:val="1"/>
                <w:color w:val="880000"/>
                <w:sz w:val="21"/>
                <w:szCs w:val="21"/>
                <w:shd w:fill="f0f0f0" w:val="clear"/>
                <w:rtl w:val="0"/>
              </w:rPr>
              <w:t xml:space="preserve">preenche_matriz</w:t>
            </w:r>
            <w:r w:rsidDel="00000000" w:rsidR="00000000" w:rsidRPr="00000000">
              <w:rPr>
                <w:rFonts w:ascii="Consolas" w:cs="Consolas" w:eastAsia="Consolas" w:hAnsi="Consolas"/>
                <w:color w:val="444444"/>
                <w:sz w:val="21"/>
                <w:szCs w:val="21"/>
                <w:shd w:fill="f0f0f0" w:val="clear"/>
                <w:rtl w:val="0"/>
              </w:rPr>
              <w:t xml:space="preserve">(</w:t>
            </w:r>
            <w:r w:rsidDel="00000000" w:rsidR="00000000" w:rsidRPr="00000000">
              <w:rPr>
                <w:rFonts w:ascii="Consolas" w:cs="Consolas" w:eastAsia="Consolas" w:hAnsi="Consolas"/>
                <w:b w:val="1"/>
                <w:color w:val="444444"/>
                <w:sz w:val="21"/>
                <w:szCs w:val="21"/>
                <w:shd w:fill="f0f0f0" w:val="clear"/>
                <w:rtl w:val="0"/>
              </w:rPr>
              <w:t xml:space="preserve">int</w:t>
            </w:r>
            <w:r w:rsidDel="00000000" w:rsidR="00000000" w:rsidRPr="00000000">
              <w:rPr>
                <w:rFonts w:ascii="Consolas" w:cs="Consolas" w:eastAsia="Consolas" w:hAnsi="Consolas"/>
                <w:color w:val="444444"/>
                <w:sz w:val="21"/>
                <w:szCs w:val="21"/>
                <w:shd w:fill="f0f0f0" w:val="clear"/>
                <w:rtl w:val="0"/>
              </w:rPr>
              <w:t xml:space="preserve"> m[][coluna]);</w:t>
            </w:r>
            <w:r w:rsidDel="00000000" w:rsidR="00000000" w:rsidRPr="00000000">
              <w:rPr>
                <w:rtl w:val="0"/>
              </w:rPr>
            </w:r>
          </w:p>
        </w:tc>
      </w:tr>
    </w:tbl>
    <w:p w:rsidR="00000000" w:rsidDel="00000000" w:rsidP="00000000" w:rsidRDefault="00000000" w:rsidRPr="00000000" w14:paraId="0000052F">
      <w:pPr>
        <w:jc w:val="both"/>
        <w:rPr/>
      </w:pPr>
      <w:r w:rsidDel="00000000" w:rsidR="00000000" w:rsidRPr="00000000">
        <w:rPr>
          <w:rtl w:val="0"/>
        </w:rPr>
      </w:r>
    </w:p>
    <w:p w:rsidR="00000000" w:rsidDel="00000000" w:rsidP="00000000" w:rsidRDefault="00000000" w:rsidRPr="00000000" w14:paraId="00000530">
      <w:pPr>
        <w:jc w:val="both"/>
        <w:rPr/>
      </w:pPr>
      <w:r w:rsidDel="00000000" w:rsidR="00000000" w:rsidRPr="00000000">
        <w:rPr>
          <w:rtl w:val="0"/>
        </w:rPr>
        <w:tab/>
        <w:t xml:space="preserve">Observe o exemplo abaixo, em que as funções acessam/manipulam a matriz </w:t>
      </w:r>
      <w:r w:rsidDel="00000000" w:rsidR="00000000" w:rsidRPr="00000000">
        <w:rPr>
          <w:rFonts w:ascii="Courier New" w:cs="Courier New" w:eastAsia="Courier New" w:hAnsi="Courier New"/>
          <w:rtl w:val="0"/>
        </w:rPr>
        <w:t xml:space="preserve">m</w:t>
      </w:r>
      <w:r w:rsidDel="00000000" w:rsidR="00000000" w:rsidRPr="00000000">
        <w:rPr>
          <w:rtl w:val="0"/>
        </w:rPr>
        <w:t xml:space="preserve">.</w:t>
      </w:r>
    </w:p>
    <w:p w:rsidR="00000000" w:rsidDel="00000000" w:rsidP="00000000" w:rsidRDefault="00000000" w:rsidRPr="00000000" w14:paraId="00000531">
      <w:pPr>
        <w:ind w:firstLine="720"/>
        <w:jc w:val="both"/>
        <w:rPr/>
      </w:pPr>
      <w:r w:rsidDel="00000000" w:rsidR="00000000" w:rsidRPr="00000000">
        <w:rPr>
          <w:rtl w:val="0"/>
        </w:rPr>
      </w:r>
    </w:p>
    <w:tbl>
      <w:tblPr>
        <w:tblStyle w:val="Table54"/>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53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53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53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53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53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53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53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53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53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53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53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53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53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53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54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54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54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54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54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54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54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54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54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54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p w:rsidR="00000000" w:rsidDel="00000000" w:rsidP="00000000" w:rsidRDefault="00000000" w:rsidRPr="00000000" w14:paraId="0000054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w:t>
            </w:r>
          </w:p>
          <w:p w:rsidR="00000000" w:rsidDel="00000000" w:rsidP="00000000" w:rsidRDefault="00000000" w:rsidRPr="00000000" w14:paraId="0000054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26</w:t>
            </w:r>
          </w:p>
          <w:p w:rsidR="00000000" w:rsidDel="00000000" w:rsidP="00000000" w:rsidRDefault="00000000" w:rsidRPr="00000000" w14:paraId="0000054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27</w:t>
            </w:r>
          </w:p>
          <w:p w:rsidR="00000000" w:rsidDel="00000000" w:rsidP="00000000" w:rsidRDefault="00000000" w:rsidRPr="00000000" w14:paraId="0000054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28</w:t>
            </w:r>
          </w:p>
          <w:p w:rsidR="00000000" w:rsidDel="00000000" w:rsidP="00000000" w:rsidRDefault="00000000" w:rsidRPr="00000000" w14:paraId="0000054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29</w:t>
            </w:r>
          </w:p>
          <w:p w:rsidR="00000000" w:rsidDel="00000000" w:rsidP="00000000" w:rsidRDefault="00000000" w:rsidRPr="00000000" w14:paraId="0000054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30</w:t>
            </w:r>
          </w:p>
          <w:p w:rsidR="00000000" w:rsidDel="00000000" w:rsidP="00000000" w:rsidRDefault="00000000" w:rsidRPr="00000000" w14:paraId="0000055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31</w:t>
            </w:r>
          </w:p>
          <w:p w:rsidR="00000000" w:rsidDel="00000000" w:rsidP="00000000" w:rsidRDefault="00000000" w:rsidRPr="00000000" w14:paraId="0000055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32</w:t>
            </w:r>
          </w:p>
          <w:p w:rsidR="00000000" w:rsidDel="00000000" w:rsidP="00000000" w:rsidRDefault="00000000" w:rsidRPr="00000000" w14:paraId="0000055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33</w:t>
            </w:r>
          </w:p>
          <w:p w:rsidR="00000000" w:rsidDel="00000000" w:rsidP="00000000" w:rsidRDefault="00000000" w:rsidRPr="00000000" w14:paraId="0000055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34</w:t>
            </w:r>
          </w:p>
        </w:tc>
        <w:tc>
          <w:tcPr>
            <w:shd w:fill="f0f0f0" w:val="clear"/>
            <w:tcMar>
              <w:top w:w="0.0" w:type="dxa"/>
              <w:left w:w="0.0" w:type="dxa"/>
              <w:bottom w:w="0.0" w:type="dxa"/>
              <w:right w:w="0.0" w:type="dxa"/>
            </w:tcMar>
          </w:tcPr>
          <w:p w:rsidR="00000000" w:rsidDel="00000000" w:rsidP="00000000" w:rsidRDefault="00000000" w:rsidRPr="00000000" w14:paraId="00000554">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include</w:t>
            </w:r>
            <w:r w:rsidDel="00000000" w:rsidR="00000000" w:rsidRPr="00000000">
              <w:rPr>
                <w:rFonts w:ascii="Consolas" w:cs="Consolas" w:eastAsia="Consolas" w:hAnsi="Consolas"/>
                <w:color w:val="1f7199"/>
                <w:sz w:val="19"/>
                <w:szCs w:val="19"/>
                <w:shd w:fill="f0f0f0" w:val="clear"/>
                <w:rtl w:val="0"/>
              </w:rPr>
              <w:t xml:space="preserve"> </w:t>
            </w:r>
            <w:r w:rsidDel="00000000" w:rsidR="00000000" w:rsidRPr="00000000">
              <w:rPr>
                <w:rFonts w:ascii="Consolas" w:cs="Consolas" w:eastAsia="Consolas" w:hAnsi="Consolas"/>
                <w:color w:val="4d99bf"/>
                <w:sz w:val="19"/>
                <w:szCs w:val="19"/>
                <w:shd w:fill="f0f0f0" w:val="clear"/>
                <w:rtl w:val="0"/>
              </w:rPr>
              <w:t xml:space="preserve">&lt;iostream&gt;</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define</w:t>
            </w:r>
            <w:r w:rsidDel="00000000" w:rsidR="00000000" w:rsidRPr="00000000">
              <w:rPr>
                <w:rFonts w:ascii="Consolas" w:cs="Consolas" w:eastAsia="Consolas" w:hAnsi="Consolas"/>
                <w:color w:val="1f7199"/>
                <w:sz w:val="19"/>
                <w:szCs w:val="19"/>
                <w:shd w:fill="f0f0f0" w:val="clear"/>
                <w:rtl w:val="0"/>
              </w:rPr>
              <w:t xml:space="preserve"> L 4</w:t>
            </w:r>
            <w:r w:rsidDel="00000000" w:rsidR="00000000" w:rsidRPr="00000000">
              <w:rPr>
                <w:rFonts w:ascii="Consolas" w:cs="Consolas" w:eastAsia="Consolas" w:hAnsi="Consolas"/>
                <w:color w:val="444444"/>
                <w:sz w:val="19"/>
                <w:szCs w:val="19"/>
                <w:shd w:fill="f0f0f0" w:val="clear"/>
                <w:rtl w:val="0"/>
              </w:rPr>
              <w:br w:type="textWrapping"/>
            </w:r>
            <w:r w:rsidDel="00000000" w:rsidR="00000000" w:rsidRPr="00000000">
              <w:rPr>
                <w:rFonts w:ascii="Consolas" w:cs="Consolas" w:eastAsia="Consolas" w:hAnsi="Consolas"/>
                <w:color w:val="1f7199"/>
                <w:sz w:val="19"/>
                <w:szCs w:val="19"/>
                <w:shd w:fill="f0f0f0" w:val="clear"/>
                <w:rtl w:val="0"/>
              </w:rPr>
              <w:t xml:space="preserve">#</w:t>
            </w:r>
            <w:r w:rsidDel="00000000" w:rsidR="00000000" w:rsidRPr="00000000">
              <w:rPr>
                <w:rFonts w:ascii="Consolas" w:cs="Consolas" w:eastAsia="Consolas" w:hAnsi="Consolas"/>
                <w:b w:val="1"/>
                <w:color w:val="1f7199"/>
                <w:sz w:val="19"/>
                <w:szCs w:val="19"/>
                <w:shd w:fill="f0f0f0" w:val="clear"/>
                <w:rtl w:val="0"/>
              </w:rPr>
              <w:t xml:space="preserve">define</w:t>
            </w:r>
            <w:r w:rsidDel="00000000" w:rsidR="00000000" w:rsidRPr="00000000">
              <w:rPr>
                <w:rFonts w:ascii="Consolas" w:cs="Consolas" w:eastAsia="Consolas" w:hAnsi="Consolas"/>
                <w:color w:val="1f7199"/>
                <w:sz w:val="19"/>
                <w:szCs w:val="19"/>
                <w:shd w:fill="f0f0f0" w:val="clear"/>
                <w:rtl w:val="0"/>
              </w:rPr>
              <w:t xml:space="preserve"> C 3</w:t>
            </w:r>
            <w:r w:rsidDel="00000000" w:rsidR="00000000" w:rsidRPr="00000000">
              <w:rPr>
                <w:rFonts w:ascii="Consolas" w:cs="Consolas" w:eastAsia="Consolas" w:hAnsi="Consolas"/>
                <w:color w:val="444444"/>
                <w:sz w:val="19"/>
                <w:szCs w:val="19"/>
                <w:shd w:fill="f0f0f0" w:val="clear"/>
                <w:rtl w:val="0"/>
              </w:rPr>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using</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namespace</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color w:val="397300"/>
                <w:sz w:val="19"/>
                <w:szCs w:val="19"/>
                <w:shd w:fill="f0f0f0" w:val="clear"/>
                <w:rtl w:val="0"/>
              </w:rPr>
              <w:t xml:space="preserve">std</w:t>
            </w:r>
            <w:r w:rsidDel="00000000" w:rsidR="00000000" w:rsidRPr="00000000">
              <w:rPr>
                <w:rFonts w:ascii="Consolas" w:cs="Consolas" w:eastAsia="Consolas" w:hAnsi="Consolas"/>
                <w:color w:val="444444"/>
                <w:sz w:val="19"/>
                <w:szCs w:val="19"/>
                <w:shd w:fill="f0f0f0" w:val="clear"/>
                <w:rtl w:val="0"/>
              </w:rPr>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preenche</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m[][C]){</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i &lt; L; i++)</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j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j &lt; C; j++)</w:t>
              <w:br w:type="textWrapping"/>
              <w:t xml:space="preserve">            m[i][j]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mostra</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m[L][C]){</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i &lt; L; i++){</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j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j &lt; C; j++)</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m[i][j] &lt;&lt; </w:t>
            </w:r>
            <w:r w:rsidDel="00000000" w:rsidR="00000000" w:rsidRPr="00000000">
              <w:rPr>
                <w:rFonts w:ascii="Consolas" w:cs="Consolas" w:eastAsia="Consolas" w:hAnsi="Consolas"/>
                <w:color w:val="880000"/>
                <w:sz w:val="19"/>
                <w:szCs w:val="19"/>
                <w:shd w:fill="f0f0f0" w:val="clear"/>
                <w:rtl w:val="0"/>
              </w:rPr>
              <w:t xml:space="preserve">" "</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cout</w:t>
            </w:r>
            <w:r w:rsidDel="00000000" w:rsidR="00000000" w:rsidRPr="00000000">
              <w:rPr>
                <w:rFonts w:ascii="Consolas" w:cs="Consolas" w:eastAsia="Consolas" w:hAnsi="Consolas"/>
                <w:color w:val="444444"/>
                <w:sz w:val="19"/>
                <w:szCs w:val="19"/>
                <w:shd w:fill="f0f0f0" w:val="clear"/>
                <w:rtl w:val="0"/>
              </w:rPr>
              <w:t xml:space="preserve"> &lt;&lt; </w:t>
            </w:r>
            <w:r w:rsidDel="00000000" w:rsidR="00000000" w:rsidRPr="00000000">
              <w:rPr>
                <w:rFonts w:ascii="Consolas" w:cs="Consolas" w:eastAsia="Consolas" w:hAnsi="Consolas"/>
                <w:color w:val="397300"/>
                <w:sz w:val="19"/>
                <w:szCs w:val="19"/>
                <w:shd w:fill="f0f0f0" w:val="clear"/>
                <w:rtl w:val="0"/>
              </w:rPr>
              <w:t xml:space="preserve">endl</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altera</w:t>
            </w:r>
            <w:r w:rsidDel="00000000" w:rsidR="00000000" w:rsidRPr="00000000">
              <w:rPr>
                <w:rFonts w:ascii="Consolas" w:cs="Consolas" w:eastAsia="Consolas" w:hAnsi="Consolas"/>
                <w:color w:val="444444"/>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m[][C]){</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lin, col;</w:t>
              <w:br w:type="textWrapping"/>
              <w:t xml:space="preserve">    </w:t>
            </w:r>
            <w:r w:rsidDel="00000000" w:rsidR="00000000" w:rsidRPr="00000000">
              <w:rPr>
                <w:rFonts w:ascii="Consolas" w:cs="Consolas" w:eastAsia="Consolas" w:hAnsi="Consolas"/>
                <w:color w:val="397300"/>
                <w:sz w:val="19"/>
                <w:szCs w:val="19"/>
                <w:shd w:fill="f0f0f0" w:val="clear"/>
                <w:rtl w:val="0"/>
              </w:rPr>
              <w:t xml:space="preserve">cin</w:t>
            </w:r>
            <w:r w:rsidDel="00000000" w:rsidR="00000000" w:rsidRPr="00000000">
              <w:rPr>
                <w:rFonts w:ascii="Consolas" w:cs="Consolas" w:eastAsia="Consolas" w:hAnsi="Consolas"/>
                <w:color w:val="444444"/>
                <w:sz w:val="19"/>
                <w:szCs w:val="19"/>
                <w:shd w:fill="f0f0f0" w:val="clear"/>
                <w:rtl w:val="0"/>
              </w:rPr>
              <w:t xml:space="preserve"> &gt;&gt; lin &gt;&gt; col;</w:t>
            </w:r>
          </w:p>
          <w:p w:rsidR="00000000" w:rsidDel="00000000" w:rsidP="00000000" w:rsidRDefault="00000000" w:rsidRPr="00000000" w14:paraId="00000555">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color w:val="444444"/>
                <w:sz w:val="19"/>
                <w:szCs w:val="19"/>
                <w:shd w:fill="f0f0f0" w:val="clear"/>
                <w:rtl w:val="0"/>
              </w:rPr>
              <w:t xml:space="preserve">    if (lin &lt; L &amp;&amp; col &lt; C)</w:t>
              <w:br w:type="textWrapping"/>
              <w:t xml:space="preserve">        m[lin][col] = </w:t>
            </w:r>
            <w:r w:rsidDel="00000000" w:rsidR="00000000" w:rsidRPr="00000000">
              <w:rPr>
                <w:rFonts w:ascii="Consolas" w:cs="Consolas" w:eastAsia="Consolas" w:hAnsi="Consolas"/>
                <w:color w:val="880000"/>
                <w:sz w:val="19"/>
                <w:szCs w:val="19"/>
                <w:shd w:fill="f0f0f0" w:val="clear"/>
                <w:rtl w:val="0"/>
              </w:rPr>
              <w:t xml:space="preserve">1</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m[L][C];</w:t>
              <w:br w:type="textWrapping"/>
              <w:t xml:space="preserve">    preenche(m);</w:t>
              <w:br w:type="textWrapping"/>
              <w:t xml:space="preserve">    mostra(m);</w:t>
              <w:br w:type="textWrapping"/>
              <w:t xml:space="preserve">    altera(m);</w:t>
              <w:br w:type="textWrapping"/>
              <w:t xml:space="preserve">    mostra(m);</w:t>
              <w:br w:type="textWrapping"/>
              <w:t xml:space="preserve">}</w:t>
            </w:r>
          </w:p>
        </w:tc>
      </w:tr>
    </w:tbl>
    <w:p w:rsidR="00000000" w:rsidDel="00000000" w:rsidP="00000000" w:rsidRDefault="00000000" w:rsidRPr="00000000" w14:paraId="00000556">
      <w:pPr>
        <w:spacing w:after="240" w:before="240" w:lineRule="auto"/>
        <w:jc w:val="both"/>
        <w:rPr/>
      </w:pPr>
      <w:r w:rsidDel="00000000" w:rsidR="00000000" w:rsidRPr="00000000">
        <w:rPr>
          <w:rtl w:val="0"/>
        </w:rPr>
      </w:r>
    </w:p>
    <w:p w:rsidR="00000000" w:rsidDel="00000000" w:rsidP="00000000" w:rsidRDefault="00000000" w:rsidRPr="00000000" w14:paraId="00000557">
      <w:pPr>
        <w:jc w:val="both"/>
        <w:rPr/>
      </w:pPr>
      <w:r w:rsidDel="00000000" w:rsidR="00000000" w:rsidRPr="00000000">
        <w:rPr>
          <w:rtl w:val="0"/>
        </w:rPr>
        <w:tab/>
        <w:t xml:space="preserve">É preciso muita atenção para que os limites da matriz não sejam ultrapassados, pois nenhuma verificação é feita nesse sentido. Duas boas práticas para evitar essa situação são o uso das cláusulas </w:t>
      </w:r>
      <w:r w:rsidDel="00000000" w:rsidR="00000000" w:rsidRPr="00000000">
        <w:rPr>
          <w:rFonts w:ascii="Courier New" w:cs="Courier New" w:eastAsia="Courier New" w:hAnsi="Courier New"/>
          <w:rtl w:val="0"/>
        </w:rPr>
        <w:t xml:space="preserve">define </w:t>
      </w:r>
      <w:r w:rsidDel="00000000" w:rsidR="00000000" w:rsidRPr="00000000">
        <w:rPr>
          <w:rtl w:val="0"/>
        </w:rPr>
        <w:t xml:space="preserve">(exemplo acima) e a passagem dos limites da matriz como parâmetros (exemplo a seguir).</w:t>
      </w:r>
    </w:p>
    <w:p w:rsidR="00000000" w:rsidDel="00000000" w:rsidP="00000000" w:rsidRDefault="00000000" w:rsidRPr="00000000" w14:paraId="00000558">
      <w:pPr>
        <w:ind w:firstLine="720"/>
        <w:jc w:val="both"/>
        <w:rPr/>
      </w:pPr>
      <w:r w:rsidDel="00000000" w:rsidR="00000000" w:rsidRPr="00000000">
        <w:rPr>
          <w:rtl w:val="0"/>
        </w:rPr>
      </w:r>
    </w:p>
    <w:tbl>
      <w:tblPr>
        <w:tblStyle w:val="Table55"/>
        <w:tblW w:w="9600.0" w:type="dxa"/>
        <w:jc w:val="left"/>
        <w:tblLayout w:type="fixed"/>
        <w:tblLook w:val="0600"/>
      </w:tblPr>
      <w:tblGrid>
        <w:gridCol w:w="561"/>
        <w:gridCol w:w="9039"/>
        <w:tblGridChange w:id="0">
          <w:tblGrid>
            <w:gridCol w:w="561"/>
            <w:gridCol w:w="9039"/>
          </w:tblGrid>
        </w:tblGridChange>
      </w:tblGrid>
      <w:tr>
        <w:trPr>
          <w:cantSplit w:val="0"/>
          <w:trHeight w:val="21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55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55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55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55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55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55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55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56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56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56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tc>
        <w:tc>
          <w:tcPr>
            <w:shd w:fill="f0f0f0" w:val="clear"/>
            <w:tcMar>
              <w:top w:w="0.0" w:type="dxa"/>
              <w:left w:w="0.0" w:type="dxa"/>
              <w:bottom w:w="0.0" w:type="dxa"/>
              <w:right w:w="0.0" w:type="dxa"/>
            </w:tcMar>
          </w:tcPr>
          <w:p w:rsidR="00000000" w:rsidDel="00000000" w:rsidP="00000000" w:rsidRDefault="00000000" w:rsidRPr="00000000" w14:paraId="00000563">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preenche</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m[][C],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lin,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col){</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i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i &lt; lin; i++)</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for</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j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 j &lt; col; j++)</w:t>
              <w:br w:type="textWrapping"/>
              <w:t xml:space="preserve">            m[i][j] = </w:t>
            </w:r>
            <w:r w:rsidDel="00000000" w:rsidR="00000000" w:rsidRPr="00000000">
              <w:rPr>
                <w:rFonts w:ascii="Consolas" w:cs="Consolas" w:eastAsia="Consolas" w:hAnsi="Consolas"/>
                <w:color w:val="880000"/>
                <w:sz w:val="19"/>
                <w:szCs w:val="19"/>
                <w:shd w:fill="f0f0f0" w:val="clear"/>
                <w:rtl w:val="0"/>
              </w:rPr>
              <w:t xml:space="preserve">0</w:t>
            </w:r>
            <w:r w:rsidDel="00000000" w:rsidR="00000000" w:rsidRPr="00000000">
              <w:rPr>
                <w:rFonts w:ascii="Consolas" w:cs="Consolas" w:eastAsia="Consolas" w:hAnsi="Consolas"/>
                <w:color w:val="444444"/>
                <w:sz w:val="19"/>
                <w:szCs w:val="19"/>
                <w:shd w:fill="f0f0f0"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m[L][C];</w:t>
              <w:br w:type="textWrapping"/>
              <w:t xml:space="preserve">    preenche(m, L, C);</w:t>
              <w:br w:type="textWrapping"/>
              <w:t xml:space="preserve">}</w:t>
            </w:r>
          </w:p>
        </w:tc>
      </w:tr>
    </w:tbl>
    <w:p w:rsidR="00000000" w:rsidDel="00000000" w:rsidP="00000000" w:rsidRDefault="00000000" w:rsidRPr="00000000" w14:paraId="00000564">
      <w:pPr>
        <w:spacing w:after="240" w:before="240" w:lineRule="auto"/>
        <w:jc w:val="both"/>
        <w:rPr/>
      </w:pPr>
      <w:r w:rsidDel="00000000" w:rsidR="00000000" w:rsidRPr="00000000">
        <w:rPr>
          <w:rtl w:val="0"/>
        </w:rPr>
      </w:r>
    </w:p>
    <w:p w:rsidR="00000000" w:rsidDel="00000000" w:rsidP="00000000" w:rsidRDefault="00000000" w:rsidRPr="00000000" w14:paraId="00000565">
      <w:pPr>
        <w:jc w:val="both"/>
        <w:rPr/>
        <w:sectPr>
          <w:type w:val="nextPage"/>
          <w:pgSz w:h="16838" w:w="11906" w:orient="portrait"/>
          <w:pgMar w:bottom="1077" w:top="1077" w:left="1133" w:right="1133" w:header="0" w:footer="720"/>
          <w:titlePg w:val="1"/>
        </w:sectPr>
      </w:pPr>
      <w:r w:rsidDel="00000000" w:rsidR="00000000" w:rsidRPr="00000000">
        <w:rPr>
          <w:rtl w:val="0"/>
        </w:rPr>
      </w:r>
    </w:p>
    <w:p w:rsidR="00000000" w:rsidDel="00000000" w:rsidP="00000000" w:rsidRDefault="00000000" w:rsidRPr="00000000" w14:paraId="00000566">
      <w:pPr>
        <w:ind w:hanging="15"/>
        <w:jc w:val="center"/>
        <w:rPr/>
      </w:pPr>
      <w:r w:rsidDel="00000000" w:rsidR="00000000" w:rsidRPr="00000000">
        <w:rPr>
          <w:rFonts w:ascii="Roboto Slab" w:cs="Roboto Slab" w:eastAsia="Roboto Slab" w:hAnsi="Roboto Slab"/>
          <w:b w:val="1"/>
          <w:color w:val="1155cc"/>
          <w:sz w:val="72"/>
          <w:szCs w:val="72"/>
        </w:rPr>
        <w:drawing>
          <wp:inline distB="114300" distT="114300" distL="114300" distR="114300">
            <wp:extent cx="2876550" cy="1590675"/>
            <wp:effectExtent b="0" l="0" r="0" t="0"/>
            <wp:docPr id="7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8765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pStyle w:val="Title"/>
        <w:spacing w:before="0" w:line="276" w:lineRule="auto"/>
        <w:ind w:hanging="15"/>
        <w:rPr>
          <w:color w:val="1155cc"/>
        </w:rPr>
      </w:pPr>
      <w:bookmarkStart w:colFirst="0" w:colLast="0" w:name="_heading=h.ihv636" w:id="34"/>
      <w:bookmarkEnd w:id="34"/>
      <w:r w:rsidDel="00000000" w:rsidR="00000000" w:rsidRPr="00000000">
        <w:rPr>
          <w:color w:val="1155cc"/>
          <w:rtl w:val="0"/>
        </w:rPr>
        <w:t xml:space="preserve">Registros (structs)</w:t>
      </w:r>
    </w:p>
    <w:p w:rsidR="00000000" w:rsidDel="00000000" w:rsidP="00000000" w:rsidRDefault="00000000" w:rsidRPr="00000000" w14:paraId="00000568">
      <w:pPr>
        <w:pStyle w:val="Heading2"/>
        <w:rPr/>
      </w:pPr>
      <w:bookmarkStart w:colFirst="0" w:colLast="0" w:name="_heading=h.32hioqz" w:id="35"/>
      <w:bookmarkEnd w:id="35"/>
      <w:r w:rsidDel="00000000" w:rsidR="00000000" w:rsidRPr="00000000">
        <w:rPr>
          <w:rtl w:val="0"/>
        </w:rPr>
        <w:t xml:space="preserve">Conjuntos de dados heterogêneos</w:t>
      </w:r>
    </w:p>
    <w:p w:rsidR="00000000" w:rsidDel="00000000" w:rsidP="00000000" w:rsidRDefault="00000000" w:rsidRPr="00000000" w14:paraId="00000569">
      <w:pPr>
        <w:spacing w:after="240" w:before="240" w:lineRule="auto"/>
        <w:jc w:val="both"/>
        <w:rPr/>
      </w:pPr>
      <w:r w:rsidDel="00000000" w:rsidR="00000000" w:rsidRPr="00000000">
        <w:rPr>
          <w:rtl w:val="0"/>
        </w:rPr>
        <w:t xml:space="preserve">Vetores e matrizes possibilitam que um conjunto de dados de mesmo tipo seja manipulado, por meio de um só identificador. O acesso a cada elemento do conjunto ocorre por meio de índices.</w:t>
      </w:r>
    </w:p>
    <w:p w:rsidR="00000000" w:rsidDel="00000000" w:rsidP="00000000" w:rsidRDefault="00000000" w:rsidRPr="00000000" w14:paraId="0000056A">
      <w:pPr>
        <w:spacing w:after="240" w:before="240" w:lineRule="auto"/>
        <w:ind w:firstLine="720"/>
        <w:jc w:val="both"/>
        <w:rPr/>
      </w:pPr>
      <w:r w:rsidDel="00000000" w:rsidR="00000000" w:rsidRPr="00000000">
        <w:rPr>
          <w:rtl w:val="0"/>
        </w:rPr>
        <w:t xml:space="preserve">No entanto, há situações em que é preciso tratar um conjunto de dados em que cada elemento é de um tipo de dado diferente. Por exemplo, as informações de um aluno: é necessário nome, registro acadêmico (RA), curso, série. Cada um desses elementos é representado por um tipo diferente de dado. </w:t>
      </w:r>
    </w:p>
    <w:p w:rsidR="00000000" w:rsidDel="00000000" w:rsidP="00000000" w:rsidRDefault="00000000" w:rsidRPr="00000000" w14:paraId="0000056B">
      <w:pPr>
        <w:spacing w:after="240" w:before="240" w:lineRule="auto"/>
        <w:ind w:firstLine="720"/>
        <w:jc w:val="both"/>
        <w:rPr/>
      </w:pPr>
      <w:r w:rsidDel="00000000" w:rsidR="00000000" w:rsidRPr="00000000">
        <w:rPr>
          <w:rtl w:val="0"/>
        </w:rPr>
        <w:t xml:space="preserve">Nessas situações, é preciso definir uma nova estrutura de dado (também chamada de registro, ou </w:t>
      </w:r>
      <w:r w:rsidDel="00000000" w:rsidR="00000000" w:rsidRPr="00000000">
        <w:rPr>
          <w:rFonts w:ascii="Courier New" w:cs="Courier New" w:eastAsia="Courier New" w:hAnsi="Courier New"/>
          <w:rtl w:val="0"/>
        </w:rPr>
        <w:t xml:space="preserve">struct </w:t>
      </w:r>
      <w:r w:rsidDel="00000000" w:rsidR="00000000" w:rsidRPr="00000000">
        <w:rPr>
          <w:rtl w:val="0"/>
        </w:rPr>
        <w:t xml:space="preserve">em C/C++). Um registro consiste em um conjunto de variáveis distintas, possivelmente de tipos de dados diferentes, alocadas em um bloco de memória sob um mesmo identificador. As variáveis da estrutura são chamadas campos ou membros (Feofiloff 2009) (“C++ Language” 2000).</w:t>
      </w:r>
    </w:p>
    <w:p w:rsidR="00000000" w:rsidDel="00000000" w:rsidP="00000000" w:rsidRDefault="00000000" w:rsidRPr="00000000" w14:paraId="0000056C">
      <w:pPr>
        <w:pStyle w:val="Heading2"/>
        <w:pBdr>
          <w:top w:space="0" w:sz="0" w:val="nil"/>
          <w:left w:space="0" w:sz="0" w:val="nil"/>
          <w:bottom w:space="0" w:sz="0" w:val="nil"/>
          <w:right w:space="0" w:sz="0" w:val="nil"/>
          <w:between w:space="0" w:sz="0" w:val="nil"/>
        </w:pBdr>
        <w:rPr/>
      </w:pPr>
      <w:bookmarkStart w:colFirst="0" w:colLast="0" w:name="_heading=h.1hmsyys" w:id="36"/>
      <w:bookmarkEnd w:id="36"/>
      <w:r w:rsidDel="00000000" w:rsidR="00000000" w:rsidRPr="00000000">
        <w:rPr>
          <w:rtl w:val="0"/>
        </w:rPr>
        <w:t xml:space="preserve">Definição e declaração de registros</w:t>
      </w:r>
    </w:p>
    <w:p w:rsidR="00000000" w:rsidDel="00000000" w:rsidP="00000000" w:rsidRDefault="00000000" w:rsidRPr="00000000" w14:paraId="0000056D">
      <w:pPr>
        <w:spacing w:after="240" w:before="240" w:lineRule="auto"/>
        <w:jc w:val="both"/>
        <w:rPr/>
      </w:pPr>
      <w:r w:rsidDel="00000000" w:rsidR="00000000" w:rsidRPr="00000000">
        <w:rPr>
          <w:rtl w:val="0"/>
        </w:rPr>
        <w:t xml:space="preserve">Um registro é definido da seguinte forma: a lista de variáveis é incluída no bloco da instrução </w:t>
      </w:r>
      <w:r w:rsidDel="00000000" w:rsidR="00000000" w:rsidRPr="00000000">
        <w:rPr>
          <w:rFonts w:ascii="Courier New" w:cs="Courier New" w:eastAsia="Courier New" w:hAnsi="Courier New"/>
          <w:b w:val="1"/>
          <w:rtl w:val="0"/>
        </w:rPr>
        <w:t xml:space="preserve">struct</w:t>
      </w:r>
      <w:r w:rsidDel="00000000" w:rsidR="00000000" w:rsidRPr="00000000">
        <w:rPr>
          <w:rtl w:val="0"/>
        </w:rPr>
        <w:t xml:space="preserve">, entre as chaves. O identificador do registro conclui o bloco. </w:t>
      </w:r>
    </w:p>
    <w:tbl>
      <w:tblPr>
        <w:tblStyle w:val="Table56"/>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56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56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57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57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57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57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tc>
        <w:tc>
          <w:tcPr>
            <w:shd w:fill="f0f0f0" w:val="clear"/>
            <w:tcMar>
              <w:top w:w="0.0" w:type="dxa"/>
              <w:left w:w="0.0" w:type="dxa"/>
              <w:bottom w:w="0.0" w:type="dxa"/>
              <w:right w:w="0.0" w:type="dxa"/>
            </w:tcMar>
          </w:tcPr>
          <w:p w:rsidR="00000000" w:rsidDel="00000000" w:rsidP="00000000" w:rsidRDefault="00000000" w:rsidRPr="00000000" w14:paraId="00000574">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struct</w:t>
            </w:r>
            <w:r w:rsidDel="00000000" w:rsidR="00000000" w:rsidRPr="00000000">
              <w:rPr>
                <w:rFonts w:ascii="Consolas" w:cs="Consolas" w:eastAsia="Consolas" w:hAnsi="Consolas"/>
                <w:color w:val="444444"/>
                <w:sz w:val="19"/>
                <w:szCs w:val="19"/>
                <w:shd w:fill="f0f0f0" w:val="clear"/>
                <w:rtl w:val="0"/>
              </w:rPr>
              <w:t xml:space="preserve"> {</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var1;</w:t>
              <w:br w:type="textWrapping"/>
              <w:tab/>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var2;</w:t>
              <w:br w:type="textWrapping"/>
              <w:tab/>
            </w:r>
            <w:r w:rsidDel="00000000" w:rsidR="00000000" w:rsidRPr="00000000">
              <w:rPr>
                <w:rFonts w:ascii="Consolas" w:cs="Consolas" w:eastAsia="Consolas" w:hAnsi="Consolas"/>
                <w:color w:val="397300"/>
                <w:sz w:val="19"/>
                <w:szCs w:val="19"/>
                <w:shd w:fill="f0f0f0" w:val="clear"/>
                <w:rtl w:val="0"/>
              </w:rPr>
              <w:t xml:space="preserve">string</w:t>
            </w:r>
            <w:r w:rsidDel="00000000" w:rsidR="00000000" w:rsidRPr="00000000">
              <w:rPr>
                <w:rFonts w:ascii="Consolas" w:cs="Consolas" w:eastAsia="Consolas" w:hAnsi="Consolas"/>
                <w:color w:val="444444"/>
                <w:sz w:val="19"/>
                <w:szCs w:val="19"/>
                <w:shd w:fill="f0f0f0" w:val="clear"/>
                <w:rtl w:val="0"/>
              </w:rPr>
              <w:t xml:space="preserve"> var3;</w:t>
              <w:br w:type="textWrapping"/>
              <w:tab/>
            </w:r>
            <w:r w:rsidDel="00000000" w:rsidR="00000000" w:rsidRPr="00000000">
              <w:rPr>
                <w:rFonts w:ascii="Consolas" w:cs="Consolas" w:eastAsia="Consolas" w:hAnsi="Consolas"/>
                <w:b w:val="1"/>
                <w:color w:val="444444"/>
                <w:sz w:val="19"/>
                <w:szCs w:val="19"/>
                <w:shd w:fill="f0f0f0" w:val="clear"/>
                <w:rtl w:val="0"/>
              </w:rPr>
              <w:t xml:space="preserve">char</w:t>
            </w:r>
            <w:r w:rsidDel="00000000" w:rsidR="00000000" w:rsidRPr="00000000">
              <w:rPr>
                <w:rFonts w:ascii="Consolas" w:cs="Consolas" w:eastAsia="Consolas" w:hAnsi="Consolas"/>
                <w:color w:val="444444"/>
                <w:sz w:val="19"/>
                <w:szCs w:val="19"/>
                <w:shd w:fill="f0f0f0" w:val="clear"/>
                <w:rtl w:val="0"/>
              </w:rPr>
              <w:t xml:space="preserve"> var4;</w:t>
              <w:br w:type="textWrapping"/>
              <w:t xml:space="preserve">} novaStruct;</w:t>
            </w:r>
          </w:p>
        </w:tc>
      </w:tr>
    </w:tbl>
    <w:p w:rsidR="00000000" w:rsidDel="00000000" w:rsidP="00000000" w:rsidRDefault="00000000" w:rsidRPr="00000000" w14:paraId="00000575">
      <w:pPr>
        <w:spacing w:after="200" w:lineRule="auto"/>
        <w:rPr/>
      </w:pPr>
      <w:r w:rsidDel="00000000" w:rsidR="00000000" w:rsidRPr="00000000">
        <w:rPr>
          <w:rtl w:val="0"/>
        </w:rPr>
      </w:r>
    </w:p>
    <w:p w:rsidR="00000000" w:rsidDel="00000000" w:rsidP="00000000" w:rsidRDefault="00000000" w:rsidRPr="00000000" w14:paraId="00000576">
      <w:pPr>
        <w:spacing w:after="200" w:lineRule="auto"/>
        <w:ind w:firstLine="720"/>
        <w:jc w:val="both"/>
        <w:rPr>
          <w:rFonts w:ascii="Courier New" w:cs="Courier New" w:eastAsia="Courier New" w:hAnsi="Courier New"/>
        </w:rPr>
      </w:pPr>
      <w:r w:rsidDel="00000000" w:rsidR="00000000" w:rsidRPr="00000000">
        <w:rPr>
          <w:rtl w:val="0"/>
        </w:rPr>
        <w:t xml:space="preserve">É possível dar um nome para a </w:t>
      </w:r>
      <w:r w:rsidDel="00000000" w:rsidR="00000000" w:rsidRPr="00000000">
        <w:rPr>
          <w:rFonts w:ascii="Courier New" w:cs="Courier New" w:eastAsia="Courier New" w:hAnsi="Courier New"/>
          <w:rtl w:val="0"/>
        </w:rPr>
        <w:t xml:space="preserve">struct</w:t>
      </w:r>
      <w:r w:rsidDel="00000000" w:rsidR="00000000" w:rsidRPr="00000000">
        <w:rPr>
          <w:rtl w:val="0"/>
        </w:rPr>
        <w:t xml:space="preserve">, permitindo que registros sejam criados a partir desse nome. No fragmento de código abaixo, os registros </w:t>
      </w:r>
      <w:r w:rsidDel="00000000" w:rsidR="00000000" w:rsidRPr="00000000">
        <w:rPr>
          <w:rFonts w:ascii="Courier New" w:cs="Courier New" w:eastAsia="Courier New" w:hAnsi="Courier New"/>
          <w:rtl w:val="0"/>
        </w:rPr>
        <w:t xml:space="preserve">x</w:t>
      </w:r>
      <w:r w:rsidDel="00000000" w:rsidR="00000000" w:rsidRPr="00000000">
        <w:rPr>
          <w:rtl w:val="0"/>
        </w:rPr>
        <w:t xml:space="preserve"> e</w:t>
      </w:r>
      <w:r w:rsidDel="00000000" w:rsidR="00000000" w:rsidRPr="00000000">
        <w:rPr>
          <w:rFonts w:ascii="Courier New" w:cs="Courier New" w:eastAsia="Courier New" w:hAnsi="Courier New"/>
          <w:rtl w:val="0"/>
        </w:rPr>
        <w:t xml:space="preserve"> y</w:t>
      </w:r>
      <w:r w:rsidDel="00000000" w:rsidR="00000000" w:rsidRPr="00000000">
        <w:rPr>
          <w:rtl w:val="0"/>
        </w:rPr>
        <w:t xml:space="preserve"> (linha 8) foram declarados a partir da </w:t>
      </w:r>
      <w:r w:rsidDel="00000000" w:rsidR="00000000" w:rsidRPr="00000000">
        <w:rPr>
          <w:rFonts w:ascii="Courier New" w:cs="Courier New" w:eastAsia="Courier New" w:hAnsi="Courier New"/>
          <w:rtl w:val="0"/>
        </w:rPr>
        <w:t xml:space="preserve">struct novaStruct.</w:t>
      </w:r>
    </w:p>
    <w:p w:rsidR="00000000" w:rsidDel="00000000" w:rsidP="00000000" w:rsidRDefault="00000000" w:rsidRPr="00000000" w14:paraId="00000577">
      <w:pPr>
        <w:spacing w:after="240" w:before="240" w:lineRule="auto"/>
        <w:jc w:val="both"/>
        <w:rPr>
          <w:rFonts w:ascii="Courier New" w:cs="Courier New" w:eastAsia="Courier New" w:hAnsi="Courier New"/>
          <w:b w:val="1"/>
        </w:rPr>
      </w:pPr>
      <w:r w:rsidDel="00000000" w:rsidR="00000000" w:rsidRPr="00000000">
        <w:rPr>
          <w:b w:val="1"/>
          <w:rtl w:val="0"/>
        </w:rPr>
        <w:t xml:space="preserve">Em C</w:t>
      </w:r>
      <w:r w:rsidDel="00000000" w:rsidR="00000000" w:rsidRPr="00000000">
        <w:rPr>
          <w:rtl w:val="0"/>
        </w:rPr>
      </w:r>
    </w:p>
    <w:tbl>
      <w:tblPr>
        <w:tblStyle w:val="Table57"/>
        <w:tblW w:w="9555.0" w:type="dxa"/>
        <w:jc w:val="left"/>
        <w:tblInd w:w="45.0" w:type="dxa"/>
        <w:tblLayout w:type="fixed"/>
        <w:tblLook w:val="0600"/>
      </w:tblPr>
      <w:tblGrid>
        <w:gridCol w:w="510"/>
        <w:gridCol w:w="9045"/>
        <w:tblGridChange w:id="0">
          <w:tblGrid>
            <w:gridCol w:w="510"/>
            <w:gridCol w:w="9045"/>
          </w:tblGrid>
        </w:tblGridChange>
      </w:tblGrid>
      <w:tr>
        <w:trPr>
          <w:cantSplit w:val="0"/>
          <w:trHeight w:val="75" w:hRule="atLeast"/>
          <w:tblHeader w:val="0"/>
        </w:trPr>
        <w:tc>
          <w:tcPr>
            <w:shd w:fill="auto" w:val="clear"/>
            <w:tcMar>
              <w:top w:w="0.0" w:type="dxa"/>
              <w:left w:w="0.0" w:type="dxa"/>
              <w:bottom w:w="0.0" w:type="dxa"/>
              <w:right w:w="0.0" w:type="dxa"/>
            </w:tcMar>
          </w:tcPr>
          <w:p w:rsidR="00000000" w:rsidDel="00000000" w:rsidP="00000000" w:rsidRDefault="00000000" w:rsidRPr="00000000" w14:paraId="0000057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57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57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57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57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57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57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57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tc>
        <w:tc>
          <w:tcPr>
            <w:shd w:fill="f0f0f0" w:val="clear"/>
            <w:tcMar>
              <w:top w:w="0.0" w:type="dxa"/>
              <w:left w:w="0.0" w:type="dxa"/>
              <w:bottom w:w="0.0" w:type="dxa"/>
              <w:right w:w="0.0" w:type="dxa"/>
            </w:tcMar>
          </w:tcPr>
          <w:p w:rsidR="00000000" w:rsidDel="00000000" w:rsidP="00000000" w:rsidRDefault="00000000" w:rsidRPr="00000000" w14:paraId="00000580">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struct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novaStruct</w:t>
            </w:r>
            <w:r w:rsidDel="00000000" w:rsidR="00000000" w:rsidRPr="00000000">
              <w:rPr>
                <w:rFonts w:ascii="Consolas" w:cs="Consolas" w:eastAsia="Consolas" w:hAnsi="Consolas"/>
                <w:color w:val="444444"/>
                <w:sz w:val="19"/>
                <w:szCs w:val="19"/>
                <w:shd w:fill="f0f0f0" w:val="clear"/>
                <w:rtl w:val="0"/>
              </w:rPr>
              <w:t xml:space="preserve"> {</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var1;</w:t>
              <w:br w:type="textWrapping"/>
              <w:tab/>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var2;</w:t>
              <w:br w:type="textWrapping"/>
              <w:tab/>
            </w:r>
            <w:r w:rsidDel="00000000" w:rsidR="00000000" w:rsidRPr="00000000">
              <w:rPr>
                <w:rFonts w:ascii="Consolas" w:cs="Consolas" w:eastAsia="Consolas" w:hAnsi="Consolas"/>
                <w:color w:val="397300"/>
                <w:sz w:val="19"/>
                <w:szCs w:val="19"/>
                <w:shd w:fill="f0f0f0" w:val="clear"/>
                <w:rtl w:val="0"/>
              </w:rPr>
              <w:t xml:space="preserve">string</w:t>
            </w:r>
            <w:r w:rsidDel="00000000" w:rsidR="00000000" w:rsidRPr="00000000">
              <w:rPr>
                <w:rFonts w:ascii="Consolas" w:cs="Consolas" w:eastAsia="Consolas" w:hAnsi="Consolas"/>
                <w:color w:val="444444"/>
                <w:sz w:val="19"/>
                <w:szCs w:val="19"/>
                <w:shd w:fill="f0f0f0" w:val="clear"/>
                <w:rtl w:val="0"/>
              </w:rPr>
              <w:t xml:space="preserve"> var3;</w:t>
              <w:br w:type="textWrapping"/>
              <w:tab/>
            </w:r>
            <w:r w:rsidDel="00000000" w:rsidR="00000000" w:rsidRPr="00000000">
              <w:rPr>
                <w:rFonts w:ascii="Consolas" w:cs="Consolas" w:eastAsia="Consolas" w:hAnsi="Consolas"/>
                <w:b w:val="1"/>
                <w:color w:val="444444"/>
                <w:sz w:val="19"/>
                <w:szCs w:val="19"/>
                <w:shd w:fill="f0f0f0" w:val="clear"/>
                <w:rtl w:val="0"/>
              </w:rPr>
              <w:t xml:space="preserve">char</w:t>
            </w:r>
            <w:r w:rsidDel="00000000" w:rsidR="00000000" w:rsidRPr="00000000">
              <w:rPr>
                <w:rFonts w:ascii="Consolas" w:cs="Consolas" w:eastAsia="Consolas" w:hAnsi="Consolas"/>
                <w:color w:val="444444"/>
                <w:sz w:val="19"/>
                <w:szCs w:val="19"/>
                <w:shd w:fill="f0f0f0" w:val="clear"/>
                <w:rtl w:val="0"/>
              </w:rPr>
              <w:t xml:space="preserve"> var4;</w:t>
              <w:br w:type="textWrapping"/>
              <w:t xml:space="preserve">};</w:t>
              <w:br w:type="textWrapping"/>
              <w:br w:type="textWrapping"/>
              <w:t xml:space="preserve">struct novaStruct x, y;</w:t>
            </w:r>
          </w:p>
        </w:tc>
      </w:tr>
    </w:tbl>
    <w:p w:rsidR="00000000" w:rsidDel="00000000" w:rsidP="00000000" w:rsidRDefault="00000000" w:rsidRPr="00000000" w14:paraId="00000581">
      <w:pPr>
        <w:spacing w:after="240" w:before="240" w:lineRule="auto"/>
        <w:jc w:val="both"/>
        <w:rPr>
          <w:sz w:val="8"/>
          <w:szCs w:val="8"/>
        </w:rPr>
      </w:pPr>
      <w:r w:rsidDel="00000000" w:rsidR="00000000" w:rsidRPr="00000000">
        <w:rPr>
          <w:rtl w:val="0"/>
        </w:rPr>
      </w:r>
    </w:p>
    <w:p w:rsidR="00000000" w:rsidDel="00000000" w:rsidP="00000000" w:rsidRDefault="00000000" w:rsidRPr="00000000" w14:paraId="00000582">
      <w:pPr>
        <w:spacing w:after="240" w:before="240" w:lineRule="auto"/>
        <w:jc w:val="both"/>
        <w:rPr>
          <w:rFonts w:ascii="Courier New" w:cs="Courier New" w:eastAsia="Courier New" w:hAnsi="Courier New"/>
          <w:b w:val="1"/>
        </w:rPr>
      </w:pPr>
      <w:r w:rsidDel="00000000" w:rsidR="00000000" w:rsidRPr="00000000">
        <w:rPr>
          <w:b w:val="1"/>
          <w:rtl w:val="0"/>
        </w:rPr>
        <w:t xml:space="preserve">Em C++</w:t>
      </w:r>
      <w:r w:rsidDel="00000000" w:rsidR="00000000" w:rsidRPr="00000000">
        <w:rPr>
          <w:rtl w:val="0"/>
        </w:rPr>
      </w:r>
    </w:p>
    <w:tbl>
      <w:tblPr>
        <w:tblStyle w:val="Table58"/>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58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58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58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58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58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58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58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58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tc>
        <w:tc>
          <w:tcPr>
            <w:shd w:fill="f0f0f0" w:val="clear"/>
            <w:tcMar>
              <w:top w:w="0.0" w:type="dxa"/>
              <w:left w:w="0.0" w:type="dxa"/>
              <w:bottom w:w="0.0" w:type="dxa"/>
              <w:right w:w="0.0" w:type="dxa"/>
            </w:tcMar>
          </w:tcPr>
          <w:p w:rsidR="00000000" w:rsidDel="00000000" w:rsidP="00000000" w:rsidRDefault="00000000" w:rsidRPr="00000000" w14:paraId="0000058B">
            <w:pPr>
              <w:widowControl w:val="0"/>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struct</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novaStruct</w:t>
            </w:r>
            <w:r w:rsidDel="00000000" w:rsidR="00000000" w:rsidRPr="00000000">
              <w:rPr>
                <w:rFonts w:ascii="Consolas" w:cs="Consolas" w:eastAsia="Consolas" w:hAnsi="Consolas"/>
                <w:color w:val="444444"/>
                <w:sz w:val="19"/>
                <w:szCs w:val="19"/>
                <w:shd w:fill="f0f0f0" w:val="clear"/>
                <w:rtl w:val="0"/>
              </w:rPr>
              <w:t xml:space="preserve"> {</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var1;</w:t>
              <w:br w:type="textWrapping"/>
              <w:tab/>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var2;</w:t>
              <w:br w:type="textWrapping"/>
              <w:tab/>
            </w:r>
            <w:r w:rsidDel="00000000" w:rsidR="00000000" w:rsidRPr="00000000">
              <w:rPr>
                <w:rFonts w:ascii="Consolas" w:cs="Consolas" w:eastAsia="Consolas" w:hAnsi="Consolas"/>
                <w:color w:val="397300"/>
                <w:sz w:val="19"/>
                <w:szCs w:val="19"/>
                <w:shd w:fill="f0f0f0" w:val="clear"/>
                <w:rtl w:val="0"/>
              </w:rPr>
              <w:t xml:space="preserve">string</w:t>
            </w:r>
            <w:r w:rsidDel="00000000" w:rsidR="00000000" w:rsidRPr="00000000">
              <w:rPr>
                <w:rFonts w:ascii="Consolas" w:cs="Consolas" w:eastAsia="Consolas" w:hAnsi="Consolas"/>
                <w:color w:val="444444"/>
                <w:sz w:val="19"/>
                <w:szCs w:val="19"/>
                <w:shd w:fill="f0f0f0" w:val="clear"/>
                <w:rtl w:val="0"/>
              </w:rPr>
              <w:t xml:space="preserve"> var3;</w:t>
              <w:br w:type="textWrapping"/>
              <w:tab/>
            </w:r>
            <w:r w:rsidDel="00000000" w:rsidR="00000000" w:rsidRPr="00000000">
              <w:rPr>
                <w:rFonts w:ascii="Consolas" w:cs="Consolas" w:eastAsia="Consolas" w:hAnsi="Consolas"/>
                <w:b w:val="1"/>
                <w:color w:val="444444"/>
                <w:sz w:val="19"/>
                <w:szCs w:val="19"/>
                <w:shd w:fill="f0f0f0" w:val="clear"/>
                <w:rtl w:val="0"/>
              </w:rPr>
              <w:t xml:space="preserve">char</w:t>
            </w:r>
            <w:r w:rsidDel="00000000" w:rsidR="00000000" w:rsidRPr="00000000">
              <w:rPr>
                <w:rFonts w:ascii="Consolas" w:cs="Consolas" w:eastAsia="Consolas" w:hAnsi="Consolas"/>
                <w:color w:val="444444"/>
                <w:sz w:val="19"/>
                <w:szCs w:val="19"/>
                <w:shd w:fill="f0f0f0" w:val="clear"/>
                <w:rtl w:val="0"/>
              </w:rPr>
              <w:t xml:space="preserve"> var4;</w:t>
              <w:br w:type="textWrapping"/>
              <w:t xml:space="preserve">};</w:t>
              <w:br w:type="textWrapping"/>
              <w:br w:type="textWrapping"/>
              <w:t xml:space="preserve">novaStruct x, y;</w:t>
            </w:r>
          </w:p>
        </w:tc>
      </w:tr>
    </w:tbl>
    <w:p w:rsidR="00000000" w:rsidDel="00000000" w:rsidP="00000000" w:rsidRDefault="00000000" w:rsidRPr="00000000" w14:paraId="0000058C">
      <w:pPr>
        <w:spacing w:after="200" w:lineRule="auto"/>
        <w:rPr/>
      </w:pPr>
      <w:r w:rsidDel="00000000" w:rsidR="00000000" w:rsidRPr="00000000">
        <w:rPr>
          <w:rtl w:val="0"/>
        </w:rPr>
      </w:r>
    </w:p>
    <w:p w:rsidR="00000000" w:rsidDel="00000000" w:rsidP="00000000" w:rsidRDefault="00000000" w:rsidRPr="00000000" w14:paraId="0000058D">
      <w:pPr>
        <w:spacing w:after="240" w:before="240" w:lineRule="auto"/>
        <w:ind w:firstLine="720"/>
        <w:jc w:val="both"/>
        <w:rPr/>
      </w:pPr>
      <w:r w:rsidDel="00000000" w:rsidR="00000000" w:rsidRPr="00000000">
        <w:rPr>
          <w:rtl w:val="0"/>
        </w:rPr>
        <w:t xml:space="preserve">Em geral, os registros são criados utilizando a instrução </w:t>
      </w:r>
      <w:r w:rsidDel="00000000" w:rsidR="00000000" w:rsidRPr="00000000">
        <w:rPr>
          <w:rFonts w:ascii="Courier New" w:cs="Courier New" w:eastAsia="Courier New" w:hAnsi="Courier New"/>
          <w:rtl w:val="0"/>
        </w:rPr>
        <w:t xml:space="preserve">typedef</w:t>
      </w:r>
      <w:r w:rsidDel="00000000" w:rsidR="00000000" w:rsidRPr="00000000">
        <w:rPr>
          <w:rtl w:val="0"/>
        </w:rPr>
        <w:t xml:space="preserve">. A instrução </w:t>
      </w:r>
      <w:r w:rsidDel="00000000" w:rsidR="00000000" w:rsidRPr="00000000">
        <w:rPr>
          <w:rFonts w:ascii="Courier New" w:cs="Courier New" w:eastAsia="Courier New" w:hAnsi="Courier New"/>
          <w:b w:val="1"/>
          <w:rtl w:val="0"/>
        </w:rPr>
        <w:t xml:space="preserve">typedef </w:t>
      </w:r>
      <w:r w:rsidDel="00000000" w:rsidR="00000000" w:rsidRPr="00000000">
        <w:rPr>
          <w:rtl w:val="0"/>
        </w:rPr>
        <w:t xml:space="preserve">associa um nome à estrutura (tipo de dado) definida pelo programador (esse nome é chamado </w:t>
      </w:r>
      <w:r w:rsidDel="00000000" w:rsidR="00000000" w:rsidRPr="00000000">
        <w:rPr>
          <w:i w:val="1"/>
          <w:rtl w:val="0"/>
        </w:rPr>
        <w:t xml:space="preserve">alias</w:t>
      </w:r>
      <w:r w:rsidDel="00000000" w:rsidR="00000000" w:rsidRPr="00000000">
        <w:rPr>
          <w:rtl w:val="0"/>
        </w:rPr>
        <w:t xml:space="preserve">, ou apelido). Com isso, o identificador pode ser usado para que registros desse novo tipo sejam declarados, inclusive ponteiros. </w:t>
      </w:r>
    </w:p>
    <w:tbl>
      <w:tblPr>
        <w:tblStyle w:val="Table59"/>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58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58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59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59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59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59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tc>
        <w:tc>
          <w:tcPr>
            <w:shd w:fill="f0f0f0" w:val="clear"/>
            <w:tcMar>
              <w:top w:w="0.0" w:type="dxa"/>
              <w:left w:w="0.0" w:type="dxa"/>
              <w:bottom w:w="0.0" w:type="dxa"/>
              <w:right w:w="0.0" w:type="dxa"/>
            </w:tcMar>
          </w:tcPr>
          <w:p w:rsidR="00000000" w:rsidDel="00000000" w:rsidP="00000000" w:rsidRDefault="00000000" w:rsidRPr="00000000" w14:paraId="00000594">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typedef</w:t>
            </w:r>
            <w:r w:rsidDel="00000000" w:rsidR="00000000" w:rsidRPr="00000000">
              <w:rPr>
                <w:rFonts w:ascii="Consolas" w:cs="Consolas" w:eastAsia="Consolas" w:hAnsi="Consolas"/>
                <w:color w:val="444444"/>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struct</w:t>
            </w:r>
            <w:r w:rsidDel="00000000" w:rsidR="00000000" w:rsidRPr="00000000">
              <w:rPr>
                <w:rFonts w:ascii="Consolas" w:cs="Consolas" w:eastAsia="Consolas" w:hAnsi="Consolas"/>
                <w:color w:val="444444"/>
                <w:sz w:val="19"/>
                <w:szCs w:val="19"/>
                <w:shd w:fill="f0f0f0" w:val="clear"/>
                <w:rtl w:val="0"/>
              </w:rPr>
              <w:t xml:space="preserve"> {</w:t>
              <w:br w:type="textWrapping"/>
              <w:tab/>
            </w:r>
            <w:r w:rsidDel="00000000" w:rsidR="00000000" w:rsidRPr="00000000">
              <w:rPr>
                <w:rFonts w:ascii="Consolas" w:cs="Consolas" w:eastAsia="Consolas" w:hAnsi="Consolas"/>
                <w:b w:val="1"/>
                <w:color w:val="444444"/>
                <w:sz w:val="19"/>
                <w:szCs w:val="19"/>
                <w:shd w:fill="f0f0f0" w:val="clear"/>
                <w:rtl w:val="0"/>
              </w:rPr>
              <w:t xml:space="preserve">int</w:t>
            </w:r>
            <w:r w:rsidDel="00000000" w:rsidR="00000000" w:rsidRPr="00000000">
              <w:rPr>
                <w:rFonts w:ascii="Consolas" w:cs="Consolas" w:eastAsia="Consolas" w:hAnsi="Consolas"/>
                <w:color w:val="444444"/>
                <w:sz w:val="19"/>
                <w:szCs w:val="19"/>
                <w:shd w:fill="f0f0f0" w:val="clear"/>
                <w:rtl w:val="0"/>
              </w:rPr>
              <w:t xml:space="preserve"> var1;</w:t>
              <w:br w:type="textWrapping"/>
              <w:tab/>
            </w:r>
            <w:r w:rsidDel="00000000" w:rsidR="00000000" w:rsidRPr="00000000">
              <w:rPr>
                <w:rFonts w:ascii="Consolas" w:cs="Consolas" w:eastAsia="Consolas" w:hAnsi="Consolas"/>
                <w:b w:val="1"/>
                <w:color w:val="444444"/>
                <w:sz w:val="19"/>
                <w:szCs w:val="19"/>
                <w:shd w:fill="f0f0f0" w:val="clear"/>
                <w:rtl w:val="0"/>
              </w:rPr>
              <w:t xml:space="preserve">float</w:t>
            </w:r>
            <w:r w:rsidDel="00000000" w:rsidR="00000000" w:rsidRPr="00000000">
              <w:rPr>
                <w:rFonts w:ascii="Consolas" w:cs="Consolas" w:eastAsia="Consolas" w:hAnsi="Consolas"/>
                <w:color w:val="444444"/>
                <w:sz w:val="19"/>
                <w:szCs w:val="19"/>
                <w:shd w:fill="f0f0f0" w:val="clear"/>
                <w:rtl w:val="0"/>
              </w:rPr>
              <w:t xml:space="preserve"> var2;</w:t>
              <w:br w:type="textWrapping"/>
              <w:tab/>
            </w:r>
            <w:r w:rsidDel="00000000" w:rsidR="00000000" w:rsidRPr="00000000">
              <w:rPr>
                <w:rFonts w:ascii="Consolas" w:cs="Consolas" w:eastAsia="Consolas" w:hAnsi="Consolas"/>
                <w:color w:val="397300"/>
                <w:sz w:val="19"/>
                <w:szCs w:val="19"/>
                <w:shd w:fill="f0f0f0" w:val="clear"/>
                <w:rtl w:val="0"/>
              </w:rPr>
              <w:t xml:space="preserve">string</w:t>
            </w:r>
            <w:r w:rsidDel="00000000" w:rsidR="00000000" w:rsidRPr="00000000">
              <w:rPr>
                <w:rFonts w:ascii="Consolas" w:cs="Consolas" w:eastAsia="Consolas" w:hAnsi="Consolas"/>
                <w:color w:val="444444"/>
                <w:sz w:val="19"/>
                <w:szCs w:val="19"/>
                <w:shd w:fill="f0f0f0" w:val="clear"/>
                <w:rtl w:val="0"/>
              </w:rPr>
              <w:t xml:space="preserve"> var3;</w:t>
              <w:br w:type="textWrapping"/>
              <w:tab/>
            </w:r>
            <w:r w:rsidDel="00000000" w:rsidR="00000000" w:rsidRPr="00000000">
              <w:rPr>
                <w:rFonts w:ascii="Consolas" w:cs="Consolas" w:eastAsia="Consolas" w:hAnsi="Consolas"/>
                <w:b w:val="1"/>
                <w:color w:val="444444"/>
                <w:sz w:val="19"/>
                <w:szCs w:val="19"/>
                <w:shd w:fill="f0f0f0" w:val="clear"/>
                <w:rtl w:val="0"/>
              </w:rPr>
              <w:t xml:space="preserve">char</w:t>
            </w:r>
            <w:r w:rsidDel="00000000" w:rsidR="00000000" w:rsidRPr="00000000">
              <w:rPr>
                <w:rFonts w:ascii="Consolas" w:cs="Consolas" w:eastAsia="Consolas" w:hAnsi="Consolas"/>
                <w:color w:val="444444"/>
                <w:sz w:val="19"/>
                <w:szCs w:val="19"/>
                <w:shd w:fill="f0f0f0" w:val="clear"/>
                <w:rtl w:val="0"/>
              </w:rPr>
              <w:t xml:space="preserve"> var4;</w:t>
              <w:br w:type="textWrapping"/>
              <w:t xml:space="preserve">} NovaStruct;</w:t>
            </w:r>
          </w:p>
        </w:tc>
      </w:tr>
    </w:tbl>
    <w:p w:rsidR="00000000" w:rsidDel="00000000" w:rsidP="00000000" w:rsidRDefault="00000000" w:rsidRPr="00000000" w14:paraId="00000595">
      <w:pPr>
        <w:spacing w:after="200" w:lineRule="auto"/>
        <w:rPr>
          <w:sz w:val="8"/>
          <w:szCs w:val="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96">
      <w:pPr>
        <w:spacing w:after="240" w:before="240" w:lineRule="auto"/>
        <w:ind w:firstLine="720"/>
        <w:jc w:val="both"/>
        <w:rPr/>
      </w:pPr>
      <w:r w:rsidDel="00000000" w:rsidR="00000000" w:rsidRPr="00000000">
        <w:rPr>
          <w:rtl w:val="0"/>
        </w:rPr>
        <w:t xml:space="preserve">Assim, </w:t>
      </w:r>
      <w:r w:rsidDel="00000000" w:rsidR="00000000" w:rsidRPr="00000000">
        <w:rPr>
          <w:rFonts w:ascii="Courier New" w:cs="Courier New" w:eastAsia="Courier New" w:hAnsi="Courier New"/>
          <w:rtl w:val="0"/>
        </w:rPr>
        <w:t xml:space="preserve">NovaStruct </w:t>
      </w:r>
      <w:r w:rsidDel="00000000" w:rsidR="00000000" w:rsidRPr="00000000">
        <w:rPr>
          <w:rtl w:val="0"/>
        </w:rPr>
        <w:t xml:space="preserve">representa a definição da estrutura associada a ela. Agora esse identificador </w:t>
      </w:r>
      <w:r w:rsidDel="00000000" w:rsidR="00000000" w:rsidRPr="00000000">
        <w:rPr>
          <w:rFonts w:ascii="Courier New" w:cs="Courier New" w:eastAsia="Courier New" w:hAnsi="Courier New"/>
          <w:rtl w:val="0"/>
        </w:rPr>
        <w:t xml:space="preserve">NovaStruct </w:t>
      </w:r>
      <w:r w:rsidDel="00000000" w:rsidR="00000000" w:rsidRPr="00000000">
        <w:rPr>
          <w:rtl w:val="0"/>
        </w:rPr>
        <w:t xml:space="preserve">pode ser usado para declarar uma variável desse tipo de estrutura. Por exemplo:</w:t>
      </w:r>
    </w:p>
    <w:p w:rsidR="00000000" w:rsidDel="00000000" w:rsidP="00000000" w:rsidRDefault="00000000" w:rsidRPr="00000000" w14:paraId="00000597">
      <w:pPr>
        <w:widowControl w:val="0"/>
        <w:pBdr>
          <w:top w:space="0" w:sz="0" w:val="nil"/>
          <w:left w:space="0" w:sz="0" w:val="nil"/>
          <w:bottom w:space="0" w:sz="0" w:val="nil"/>
          <w:right w:space="0" w:sz="0" w:val="nil"/>
          <w:between w:space="0" w:sz="0" w:val="nil"/>
        </w:pBdr>
        <w:spacing w:before="0" w:line="276"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NovaStruct id1, id2; </w:t>
      </w:r>
    </w:p>
    <w:p w:rsidR="00000000" w:rsidDel="00000000" w:rsidP="00000000" w:rsidRDefault="00000000" w:rsidRPr="00000000" w14:paraId="00000598">
      <w:pPr>
        <w:spacing w:after="240" w:before="240" w:lineRule="auto"/>
        <w:jc w:val="both"/>
        <w:rPr/>
      </w:pPr>
      <w:r w:rsidDel="00000000" w:rsidR="00000000" w:rsidRPr="00000000">
        <w:rPr>
          <w:rtl w:val="0"/>
        </w:rPr>
        <w:tab/>
        <w:t xml:space="preserve">O escopo da definição e declaração dos registros segue o padrão da linguagem. Portanto, se é desejável que várias funções utilizem uma </w:t>
      </w:r>
      <w:r w:rsidDel="00000000" w:rsidR="00000000" w:rsidRPr="00000000">
        <w:rPr>
          <w:rFonts w:ascii="Courier New" w:cs="Courier New" w:eastAsia="Courier New" w:hAnsi="Courier New"/>
          <w:rtl w:val="0"/>
        </w:rPr>
        <w:t xml:space="preserve">struct</w:t>
      </w:r>
      <w:r w:rsidDel="00000000" w:rsidR="00000000" w:rsidRPr="00000000">
        <w:rPr>
          <w:rtl w:val="0"/>
        </w:rPr>
        <w:t xml:space="preserve">, ela deve ser definida como global. </w:t>
      </w:r>
    </w:p>
    <w:p w:rsidR="00000000" w:rsidDel="00000000" w:rsidP="00000000" w:rsidRDefault="00000000" w:rsidRPr="00000000" w14:paraId="00000599">
      <w:pPr>
        <w:spacing w:after="240" w:before="240" w:lineRule="auto"/>
        <w:jc w:val="both"/>
        <w:rPr/>
      </w:pPr>
      <w:r w:rsidDel="00000000" w:rsidR="00000000" w:rsidRPr="00000000">
        <w:rPr>
          <w:rFonts w:ascii="Roboto Slab" w:cs="Roboto Slab" w:eastAsia="Roboto Slab" w:hAnsi="Roboto Slab"/>
          <w:b w:val="1"/>
          <w:color w:val="63a600"/>
          <w:sz w:val="36"/>
          <w:szCs w:val="36"/>
          <w:rtl w:val="0"/>
        </w:rPr>
        <w:t xml:space="preserve">Uso de registros</w:t>
      </w:r>
      <w:r w:rsidDel="00000000" w:rsidR="00000000" w:rsidRPr="00000000">
        <w:rPr>
          <w:rtl w:val="0"/>
        </w:rPr>
      </w:r>
    </w:p>
    <w:p w:rsidR="00000000" w:rsidDel="00000000" w:rsidP="00000000" w:rsidRDefault="00000000" w:rsidRPr="00000000" w14:paraId="0000059A">
      <w:pPr>
        <w:spacing w:after="240" w:before="240" w:lineRule="auto"/>
        <w:jc w:val="both"/>
        <w:rPr/>
      </w:pPr>
      <w:r w:rsidDel="00000000" w:rsidR="00000000" w:rsidRPr="00000000">
        <w:rPr>
          <w:rtl w:val="0"/>
        </w:rPr>
        <w:t xml:space="preserve">Considere o exemplo para os dados de uma conta bancária, para a qual é preciso armazenar o número da conta, tipo de conta, nome do titular e saldo.  A estrutura, denominada Conta, está definida no bloco das linhas 4 a 9 (em C) e 1 a 6 (em C++). </w:t>
      </w:r>
    </w:p>
    <w:p w:rsidR="00000000" w:rsidDel="00000000" w:rsidP="00000000" w:rsidRDefault="00000000" w:rsidRPr="00000000" w14:paraId="0000059B">
      <w:pPr>
        <w:spacing w:after="200" w:lineRule="auto"/>
        <w:rPr>
          <w:b w:val="1"/>
        </w:rPr>
      </w:pPr>
      <w:r w:rsidDel="00000000" w:rsidR="00000000" w:rsidRPr="00000000">
        <w:rPr>
          <w:b w:val="1"/>
          <w:rtl w:val="0"/>
        </w:rPr>
        <w:t xml:space="preserve">Em C</w:t>
      </w:r>
    </w:p>
    <w:tbl>
      <w:tblPr>
        <w:tblStyle w:val="Table60"/>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59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59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59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59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5A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5A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5A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5A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5A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5A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5A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5A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5A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5A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5A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5A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5A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5A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5A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5A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tc>
        <w:tc>
          <w:tcPr>
            <w:shd w:fill="f0f0f0" w:val="clear"/>
            <w:tcMar>
              <w:top w:w="0.0" w:type="dxa"/>
              <w:left w:w="0.0" w:type="dxa"/>
              <w:bottom w:w="0.0" w:type="dxa"/>
              <w:right w:w="0.0" w:type="dxa"/>
            </w:tcMar>
          </w:tcPr>
          <w:p w:rsidR="00000000" w:rsidDel="00000000" w:rsidP="00000000" w:rsidRDefault="00000000" w:rsidRPr="00000000" w14:paraId="000005B0">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&lt;stdio.h&gt;</w:t>
            </w:r>
            <w:r w:rsidDel="00000000" w:rsidR="00000000" w:rsidRPr="00000000">
              <w:rPr>
                <w:rFonts w:ascii="Consolas" w:cs="Consolas" w:eastAsia="Consolas" w:hAnsi="Consolas"/>
                <w:b w:val="1"/>
                <w:color w:val="444444"/>
                <w:sz w:val="19"/>
                <w:szCs w:val="19"/>
                <w:shd w:fill="f0f0f0" w:val="clear"/>
                <w:rtl w:val="0"/>
              </w:rPr>
              <w:br w:type="textWrapping"/>
            </w: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&lt;string.h&gt;</w:t>
            </w:r>
            <w:r w:rsidDel="00000000" w:rsidR="00000000" w:rsidRPr="00000000">
              <w:rPr>
                <w:rFonts w:ascii="Consolas" w:cs="Consolas" w:eastAsia="Consolas" w:hAnsi="Consolas"/>
                <w:b w:val="1"/>
                <w:color w:val="444444"/>
                <w:sz w:val="19"/>
                <w:szCs w:val="19"/>
                <w:shd w:fill="f0f0f0" w:val="clear"/>
                <w:rtl w:val="0"/>
              </w:rPr>
              <w:br w:type="textWrapping"/>
            </w:r>
          </w:p>
          <w:p w:rsidR="00000000" w:rsidDel="00000000" w:rsidP="00000000" w:rsidRDefault="00000000" w:rsidRPr="00000000" w14:paraId="000005B1">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typedef struct {</w:t>
              <w:br w:type="textWrapping"/>
              <w:tab/>
              <w:t xml:space="preserve">int id;</w:t>
              <w:br w:type="textWrapping"/>
              <w:tab/>
              <w:t xml:space="preserve">char tipo;</w:t>
              <w:br w:type="textWrapping"/>
              <w:tab/>
              <w:t xml:space="preserve">char titular[</w:t>
            </w:r>
            <w:r w:rsidDel="00000000" w:rsidR="00000000" w:rsidRPr="00000000">
              <w:rPr>
                <w:rFonts w:ascii="Consolas" w:cs="Consolas" w:eastAsia="Consolas" w:hAnsi="Consolas"/>
                <w:b w:val="1"/>
                <w:color w:val="880000"/>
                <w:sz w:val="19"/>
                <w:szCs w:val="19"/>
                <w:shd w:fill="f0f0f0" w:val="clear"/>
                <w:rtl w:val="0"/>
              </w:rPr>
              <w:t xml:space="preserve">25</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float saldo;</w:t>
              <w:br w:type="textWrapping"/>
              <w:t xml:space="preserve">} Conta;</w:t>
            </w:r>
          </w:p>
          <w:p w:rsidR="00000000" w:rsidDel="00000000" w:rsidP="00000000" w:rsidRDefault="00000000" w:rsidRPr="00000000" w14:paraId="000005B2">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Conta novaConta;</w:t>
              <w:br w:type="textWrapping"/>
              <w:tab/>
              <w:t xml:space="preserve">novaConta.id = </w:t>
            </w:r>
            <w:r w:rsidDel="00000000" w:rsidR="00000000" w:rsidRPr="00000000">
              <w:rPr>
                <w:rFonts w:ascii="Consolas" w:cs="Consolas" w:eastAsia="Consolas" w:hAnsi="Consolas"/>
                <w:b w:val="1"/>
                <w:color w:val="880000"/>
                <w:sz w:val="19"/>
                <w:szCs w:val="19"/>
                <w:shd w:fill="f0f0f0" w:val="clear"/>
                <w:rtl w:val="0"/>
              </w:rPr>
              <w:t xml:space="preserve">12345</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novaConta.tipo = </w:t>
            </w:r>
            <w:r w:rsidDel="00000000" w:rsidR="00000000" w:rsidRPr="00000000">
              <w:rPr>
                <w:rFonts w:ascii="Consolas" w:cs="Consolas" w:eastAsia="Consolas" w:hAnsi="Consolas"/>
                <w:b w:val="1"/>
                <w:color w:val="880000"/>
                <w:sz w:val="19"/>
                <w:szCs w:val="19"/>
                <w:shd w:fill="f0f0f0" w:val="clear"/>
                <w:rtl w:val="0"/>
              </w:rPr>
              <w:t xml:space="preserve">'C'</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strcpy</w:t>
            </w:r>
            <w:r w:rsidDel="00000000" w:rsidR="00000000" w:rsidRPr="00000000">
              <w:rPr>
                <w:rFonts w:ascii="Consolas" w:cs="Consolas" w:eastAsia="Consolas" w:hAnsi="Consolas"/>
                <w:b w:val="1"/>
                <w:color w:val="444444"/>
                <w:sz w:val="19"/>
                <w:szCs w:val="19"/>
                <w:shd w:fill="f0f0f0" w:val="clear"/>
                <w:rtl w:val="0"/>
              </w:rPr>
              <w:t xml:space="preserve">(novaConta.titular, </w:t>
            </w:r>
            <w:r w:rsidDel="00000000" w:rsidR="00000000" w:rsidRPr="00000000">
              <w:rPr>
                <w:rFonts w:ascii="Consolas" w:cs="Consolas" w:eastAsia="Consolas" w:hAnsi="Consolas"/>
                <w:b w:val="1"/>
                <w:color w:val="880000"/>
                <w:sz w:val="19"/>
                <w:szCs w:val="19"/>
                <w:shd w:fill="f0f0f0" w:val="clear"/>
                <w:rtl w:val="0"/>
              </w:rPr>
              <w:t xml:space="preserve">"Paulo Figueira de Lima"</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novaConta.saldo = </w:t>
            </w:r>
            <w:r w:rsidDel="00000000" w:rsidR="00000000" w:rsidRPr="00000000">
              <w:rPr>
                <w:rFonts w:ascii="Consolas" w:cs="Consolas" w:eastAsia="Consolas" w:hAnsi="Consolas"/>
                <w:b w:val="1"/>
                <w:color w:val="880000"/>
                <w:sz w:val="19"/>
                <w:szCs w:val="19"/>
                <w:shd w:fill="f0f0f0" w:val="clear"/>
                <w:rtl w:val="0"/>
              </w:rPr>
              <w:t xml:space="preserve">100.00</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"%d %s \n "</w:t>
            </w:r>
            <w:r w:rsidDel="00000000" w:rsidR="00000000" w:rsidRPr="00000000">
              <w:rPr>
                <w:rFonts w:ascii="Consolas" w:cs="Consolas" w:eastAsia="Consolas" w:hAnsi="Consolas"/>
                <w:b w:val="1"/>
                <w:color w:val="444444"/>
                <w:sz w:val="19"/>
                <w:szCs w:val="19"/>
                <w:shd w:fill="f0f0f0" w:val="clear"/>
                <w:rtl w:val="0"/>
              </w:rPr>
              <w:t xml:space="preserve">, novaConta.id,novaConta.titular);</w:t>
              <w:br w:type="textWrapping"/>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"%f"</w:t>
            </w:r>
            <w:r w:rsidDel="00000000" w:rsidR="00000000" w:rsidRPr="00000000">
              <w:rPr>
                <w:rFonts w:ascii="Consolas" w:cs="Consolas" w:eastAsia="Consolas" w:hAnsi="Consolas"/>
                <w:b w:val="1"/>
                <w:color w:val="444444"/>
                <w:sz w:val="19"/>
                <w:szCs w:val="19"/>
                <w:shd w:fill="f0f0f0" w:val="clear"/>
                <w:rtl w:val="0"/>
              </w:rPr>
              <w:t xml:space="preserve">, novaConta.saldo);</w:t>
              <w:br w:type="textWrapping"/>
              <w:tab/>
              <w:t xml:space="preserve">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5B3">
      <w:pPr>
        <w:spacing w:after="240" w:before="240" w:lineRule="auto"/>
        <w:jc w:val="both"/>
        <w:rPr>
          <w:b w:val="1"/>
        </w:rPr>
      </w:pPr>
      <w:r w:rsidDel="00000000" w:rsidR="00000000" w:rsidRPr="00000000">
        <w:rPr>
          <w:rtl w:val="0"/>
        </w:rPr>
      </w:r>
    </w:p>
    <w:p w:rsidR="00000000" w:rsidDel="00000000" w:rsidP="00000000" w:rsidRDefault="00000000" w:rsidRPr="00000000" w14:paraId="000005B4">
      <w:pPr>
        <w:spacing w:after="240" w:before="240" w:lineRule="auto"/>
        <w:jc w:val="both"/>
        <w:rPr>
          <w:b w:val="1"/>
        </w:rPr>
      </w:pPr>
      <w:r w:rsidDel="00000000" w:rsidR="00000000" w:rsidRPr="00000000">
        <w:rPr>
          <w:b w:val="1"/>
          <w:rtl w:val="0"/>
        </w:rPr>
        <w:t xml:space="preserve">Em C++</w:t>
      </w:r>
    </w:p>
    <w:tbl>
      <w:tblPr>
        <w:tblStyle w:val="Table61"/>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5B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5B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5B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5B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5B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5B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5B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5B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5B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5B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5B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5C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5C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5C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5C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5C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5C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tc>
        <w:tc>
          <w:tcPr>
            <w:shd w:fill="f0f0f0" w:val="clear"/>
            <w:tcMar>
              <w:top w:w="0.0" w:type="dxa"/>
              <w:left w:w="0.0" w:type="dxa"/>
              <w:bottom w:w="0.0" w:type="dxa"/>
              <w:right w:w="0.0" w:type="dxa"/>
            </w:tcMar>
          </w:tcPr>
          <w:p w:rsidR="00000000" w:rsidDel="00000000" w:rsidP="00000000" w:rsidRDefault="00000000" w:rsidRPr="00000000" w14:paraId="000005C6">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typedef struct {</w:t>
              <w:br w:type="textWrapping"/>
              <w:tab/>
              <w:t xml:space="preserve">int id;</w:t>
              <w:br w:type="textWrapping"/>
              <w:tab/>
              <w:t xml:space="preserve">char tipo;</w:t>
              <w:br w:type="textWrapping"/>
              <w:tab/>
            </w:r>
            <w:r w:rsidDel="00000000" w:rsidR="00000000" w:rsidRPr="00000000">
              <w:rPr>
                <w:rFonts w:ascii="Consolas" w:cs="Consolas" w:eastAsia="Consolas" w:hAnsi="Consolas"/>
                <w:b w:val="1"/>
                <w:color w:val="397300"/>
                <w:sz w:val="19"/>
                <w:szCs w:val="19"/>
                <w:shd w:fill="f0f0f0" w:val="clear"/>
                <w:rtl w:val="0"/>
              </w:rPr>
              <w:t xml:space="preserve">string</w:t>
            </w:r>
            <w:r w:rsidDel="00000000" w:rsidR="00000000" w:rsidRPr="00000000">
              <w:rPr>
                <w:rFonts w:ascii="Consolas" w:cs="Consolas" w:eastAsia="Consolas" w:hAnsi="Consolas"/>
                <w:b w:val="1"/>
                <w:color w:val="444444"/>
                <w:sz w:val="19"/>
                <w:szCs w:val="19"/>
                <w:shd w:fill="f0f0f0" w:val="clear"/>
                <w:rtl w:val="0"/>
              </w:rPr>
              <w:t xml:space="preserve"> titular;</w:t>
              <w:br w:type="textWrapping"/>
              <w:tab/>
              <w:t xml:space="preserve">float saldo;</w:t>
              <w:br w:type="textWrapping"/>
              <w:t xml:space="preserve">} Conta;</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Conta novaConta;</w:t>
              <w:br w:type="textWrapping"/>
              <w:tab/>
              <w:t xml:space="preserve">novaConta.id = </w:t>
            </w:r>
            <w:r w:rsidDel="00000000" w:rsidR="00000000" w:rsidRPr="00000000">
              <w:rPr>
                <w:rFonts w:ascii="Consolas" w:cs="Consolas" w:eastAsia="Consolas" w:hAnsi="Consolas"/>
                <w:b w:val="1"/>
                <w:color w:val="880000"/>
                <w:sz w:val="19"/>
                <w:szCs w:val="19"/>
                <w:shd w:fill="f0f0f0" w:val="clear"/>
                <w:rtl w:val="0"/>
              </w:rPr>
              <w:t xml:space="preserve">12345</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novaConta.tipo = </w:t>
            </w:r>
            <w:r w:rsidDel="00000000" w:rsidR="00000000" w:rsidRPr="00000000">
              <w:rPr>
                <w:rFonts w:ascii="Consolas" w:cs="Consolas" w:eastAsia="Consolas" w:hAnsi="Consolas"/>
                <w:b w:val="1"/>
                <w:color w:val="880000"/>
                <w:sz w:val="19"/>
                <w:szCs w:val="19"/>
                <w:shd w:fill="f0f0f0" w:val="clear"/>
                <w:rtl w:val="0"/>
              </w:rPr>
              <w:t xml:space="preserve">'C'</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novaConta.titular = </w:t>
            </w:r>
            <w:r w:rsidDel="00000000" w:rsidR="00000000" w:rsidRPr="00000000">
              <w:rPr>
                <w:rFonts w:ascii="Consolas" w:cs="Consolas" w:eastAsia="Consolas" w:hAnsi="Consolas"/>
                <w:b w:val="1"/>
                <w:color w:val="880000"/>
                <w:sz w:val="19"/>
                <w:szCs w:val="19"/>
                <w:shd w:fill="f0f0f0" w:val="clear"/>
                <w:rtl w:val="0"/>
              </w:rPr>
              <w:t xml:space="preserve">"Paulo Figueira de Lima"</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novaConta.saldo = </w:t>
            </w:r>
            <w:r w:rsidDel="00000000" w:rsidR="00000000" w:rsidRPr="00000000">
              <w:rPr>
                <w:rFonts w:ascii="Consolas" w:cs="Consolas" w:eastAsia="Consolas" w:hAnsi="Consolas"/>
                <w:b w:val="1"/>
                <w:color w:val="880000"/>
                <w:sz w:val="19"/>
                <w:szCs w:val="19"/>
                <w:shd w:fill="f0f0f0" w:val="clear"/>
                <w:rtl w:val="0"/>
              </w:rPr>
              <w:t xml:space="preserve">100.00</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novaConta.id &lt;&lt; </w:t>
            </w:r>
            <w:r w:rsidDel="00000000" w:rsidR="00000000" w:rsidRPr="00000000">
              <w:rPr>
                <w:rFonts w:ascii="Consolas" w:cs="Consolas" w:eastAsia="Consolas" w:hAnsi="Consolas"/>
                <w:b w:val="1"/>
                <w:color w:val="880000"/>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 &lt;&lt; novaConta.titular &lt;&lt; </w:t>
            </w:r>
            <w:r w:rsidDel="00000000" w:rsidR="00000000" w:rsidRPr="00000000">
              <w:rPr>
                <w:rFonts w:ascii="Consolas" w:cs="Consolas" w:eastAsia="Consolas" w:hAnsi="Consolas"/>
                <w:b w:val="1"/>
                <w:color w:val="880000"/>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novaConta.saldo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5C7">
      <w:pPr>
        <w:spacing w:after="240" w:before="240" w:lineRule="auto"/>
        <w:ind w:firstLine="720"/>
        <w:jc w:val="both"/>
        <w:rPr/>
      </w:pPr>
      <w:r w:rsidDel="00000000" w:rsidR="00000000" w:rsidRPr="00000000">
        <w:rPr>
          <w:rtl w:val="0"/>
        </w:rPr>
      </w:r>
    </w:p>
    <w:p w:rsidR="00000000" w:rsidDel="00000000" w:rsidP="00000000" w:rsidRDefault="00000000" w:rsidRPr="00000000" w14:paraId="000005C8">
      <w:pPr>
        <w:spacing w:after="240" w:before="240" w:lineRule="auto"/>
        <w:ind w:firstLine="720"/>
        <w:jc w:val="both"/>
        <w:rPr/>
      </w:pPr>
      <w:r w:rsidDel="00000000" w:rsidR="00000000" w:rsidRPr="00000000">
        <w:rPr>
          <w:rtl w:val="0"/>
        </w:rPr>
        <w:t xml:space="preserve">Cada um dos campos é acessado de forma independente, por meio do identificador utilizado para declarar a variável do tipo estrutura (nesse exemplo, </w:t>
      </w:r>
      <w:r w:rsidDel="00000000" w:rsidR="00000000" w:rsidRPr="00000000">
        <w:rPr>
          <w:rFonts w:ascii="Courier New" w:cs="Courier New" w:eastAsia="Courier New" w:hAnsi="Courier New"/>
          <w:rtl w:val="0"/>
        </w:rPr>
        <w:t xml:space="preserve">novaConta </w:t>
      </w:r>
      <w:r w:rsidDel="00000000" w:rsidR="00000000" w:rsidRPr="00000000">
        <w:rPr>
          <w:rtl w:val="0"/>
        </w:rPr>
        <w:t xml:space="preserve">foi declarada nas linhas 12 e 9) e do identificador de cada campo da estrutura. Os dois identificadores são separados por um ponto (.), que é o operador de associatividade. Portanto, </w:t>
      </w:r>
      <w:r w:rsidDel="00000000" w:rsidR="00000000" w:rsidRPr="00000000">
        <w:rPr>
          <w:rFonts w:ascii="Courier New" w:cs="Courier New" w:eastAsia="Courier New" w:hAnsi="Courier New"/>
          <w:rtl w:val="0"/>
        </w:rPr>
        <w:t xml:space="preserve">novaConta.id</w:t>
      </w:r>
      <w:r w:rsidDel="00000000" w:rsidR="00000000" w:rsidRPr="00000000">
        <w:rPr>
          <w:rtl w:val="0"/>
        </w:rPr>
        <w:t xml:space="preserve"> se refere ao campo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do registro </w:t>
      </w:r>
      <w:r w:rsidDel="00000000" w:rsidR="00000000" w:rsidRPr="00000000">
        <w:rPr>
          <w:rFonts w:ascii="Courier New" w:cs="Courier New" w:eastAsia="Courier New" w:hAnsi="Courier New"/>
          <w:rtl w:val="0"/>
        </w:rPr>
        <w:t xml:space="preserve">novaConta</w:t>
      </w:r>
      <w:r w:rsidDel="00000000" w:rsidR="00000000" w:rsidRPr="00000000">
        <w:rPr>
          <w:rtl w:val="0"/>
        </w:rPr>
        <w:t xml:space="preserve">, do tipo </w:t>
      </w:r>
      <w:r w:rsidDel="00000000" w:rsidR="00000000" w:rsidRPr="00000000">
        <w:rPr>
          <w:rFonts w:ascii="Courier New" w:cs="Courier New" w:eastAsia="Courier New" w:hAnsi="Courier New"/>
          <w:rtl w:val="0"/>
        </w:rPr>
        <w:t xml:space="preserve">Conta</w:t>
      </w:r>
      <w:r w:rsidDel="00000000" w:rsidR="00000000" w:rsidRPr="00000000">
        <w:rPr>
          <w:rtl w:val="0"/>
        </w:rPr>
        <w:t xml:space="preserve">. Os códigos também mostram a atribuição de valores a cada um dos campos da estrutura em C e C++ (respectivamente, linhas 13 a 16 e linhas 10 a 13), e a impressão dos conteúdos (linhas 17 e 18 em C, e 14 e 15 em C++), sempre utilizando a notação </w:t>
      </w:r>
      <w:r w:rsidDel="00000000" w:rsidR="00000000" w:rsidRPr="00000000">
        <w:rPr>
          <w:rFonts w:ascii="Courier New" w:cs="Courier New" w:eastAsia="Courier New" w:hAnsi="Courier New"/>
          <w:rtl w:val="0"/>
        </w:rPr>
        <w:t xml:space="preserve">variável_estrutura.campo</w:t>
      </w:r>
      <w:r w:rsidDel="00000000" w:rsidR="00000000" w:rsidRPr="00000000">
        <w:rPr>
          <w:rtl w:val="0"/>
        </w:rPr>
        <w:t xml:space="preserve">. </w:t>
      </w:r>
    </w:p>
    <w:p w:rsidR="00000000" w:rsidDel="00000000" w:rsidP="00000000" w:rsidRDefault="00000000" w:rsidRPr="00000000" w14:paraId="000005C9">
      <w:pPr>
        <w:spacing w:after="240" w:before="240" w:lineRule="auto"/>
        <w:jc w:val="both"/>
        <w:rPr/>
      </w:pPr>
      <w:r w:rsidDel="00000000" w:rsidR="00000000" w:rsidRPr="00000000">
        <w:rPr>
          <w:rtl w:val="0"/>
        </w:rPr>
        <w:tab/>
        <w:t xml:space="preserve">Assim como um vetor, quando um registro é declarado, um bloco de memória sequencial é alocado; portanto, a inicialização pode ser feita da mesma forma, seguindo a ordem dos campos:</w:t>
      </w:r>
    </w:p>
    <w:p w:rsidR="00000000" w:rsidDel="00000000" w:rsidP="00000000" w:rsidRDefault="00000000" w:rsidRPr="00000000" w14:paraId="000005CA">
      <w:pPr>
        <w:widowControl w:val="0"/>
        <w:spacing w:before="0" w:line="276" w:lineRule="auto"/>
        <w:ind w:left="720" w:firstLine="720"/>
        <w:jc w:val="both"/>
        <w:rPr/>
      </w:pPr>
      <w:r w:rsidDel="00000000" w:rsidR="00000000" w:rsidRPr="00000000">
        <w:rPr>
          <w:rFonts w:ascii="Consolas" w:cs="Consolas" w:eastAsia="Consolas" w:hAnsi="Consolas"/>
          <w:b w:val="1"/>
          <w:color w:val="444444"/>
          <w:sz w:val="19"/>
          <w:szCs w:val="19"/>
          <w:shd w:fill="f0f0f0" w:val="clear"/>
          <w:rtl w:val="0"/>
        </w:rPr>
        <w:t xml:space="preserve">Conta novaConta = {12345, ‘C’, “Paulo Figueira de Lima”, 100.00};</w:t>
      </w:r>
      <w:r w:rsidDel="00000000" w:rsidR="00000000" w:rsidRPr="00000000">
        <w:rPr>
          <w:rtl w:val="0"/>
        </w:rPr>
      </w:r>
    </w:p>
    <w:p w:rsidR="00000000" w:rsidDel="00000000" w:rsidP="00000000" w:rsidRDefault="00000000" w:rsidRPr="00000000" w14:paraId="000005CB">
      <w:pPr>
        <w:spacing w:after="240" w:before="240" w:lineRule="auto"/>
        <w:jc w:val="both"/>
        <w:rPr/>
      </w:pPr>
      <w:r w:rsidDel="00000000" w:rsidR="00000000" w:rsidRPr="00000000">
        <w:rPr>
          <w:rtl w:val="0"/>
        </w:rPr>
        <w:tab/>
        <w:t xml:space="preserve">Ainda, o conteúdo de uma variável pode ser copiada para outra:</w:t>
      </w:r>
    </w:p>
    <w:p w:rsidR="00000000" w:rsidDel="00000000" w:rsidP="00000000" w:rsidRDefault="00000000" w:rsidRPr="00000000" w14:paraId="000005CC">
      <w:pPr>
        <w:widowControl w:val="0"/>
        <w:spacing w:before="0" w:line="276"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Conta outraConta;</w:t>
      </w:r>
    </w:p>
    <w:p w:rsidR="00000000" w:rsidDel="00000000" w:rsidP="00000000" w:rsidRDefault="00000000" w:rsidRPr="00000000" w14:paraId="000005CD">
      <w:pPr>
        <w:widowControl w:val="0"/>
        <w:spacing w:before="0" w:line="276"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outraConta = novaConta;</w:t>
      </w:r>
    </w:p>
    <w:p w:rsidR="00000000" w:rsidDel="00000000" w:rsidP="00000000" w:rsidRDefault="00000000" w:rsidRPr="00000000" w14:paraId="000005CE">
      <w:pPr>
        <w:widowControl w:val="0"/>
        <w:spacing w:before="0" w:line="276" w:lineRule="auto"/>
        <w:ind w:left="720" w:firstLine="720"/>
        <w:jc w:val="both"/>
        <w:rPr>
          <w:rFonts w:ascii="Consolas" w:cs="Consolas" w:eastAsia="Consolas" w:hAnsi="Consolas"/>
          <w:b w:val="1"/>
          <w:color w:val="444444"/>
          <w:sz w:val="19"/>
          <w:szCs w:val="19"/>
          <w:shd w:fill="f0f0f0" w:val="clear"/>
        </w:rPr>
      </w:pPr>
      <w:r w:rsidDel="00000000" w:rsidR="00000000" w:rsidRPr="00000000">
        <w:rPr>
          <w:rtl w:val="0"/>
        </w:rPr>
      </w:r>
    </w:p>
    <w:p w:rsidR="00000000" w:rsidDel="00000000" w:rsidP="00000000" w:rsidRDefault="00000000" w:rsidRPr="00000000" w14:paraId="000005CF">
      <w:pPr>
        <w:pStyle w:val="Heading2"/>
        <w:spacing w:after="240" w:before="240" w:lineRule="auto"/>
        <w:jc w:val="both"/>
        <w:rPr/>
      </w:pPr>
      <w:bookmarkStart w:colFirst="0" w:colLast="0" w:name="_heading=h.41mghml" w:id="37"/>
      <w:bookmarkEnd w:id="37"/>
      <w:r w:rsidDel="00000000" w:rsidR="00000000" w:rsidRPr="00000000">
        <w:rPr>
          <w:rtl w:val="0"/>
        </w:rPr>
        <w:t xml:space="preserve">Composição de estruturas</w:t>
      </w:r>
    </w:p>
    <w:p w:rsidR="00000000" w:rsidDel="00000000" w:rsidP="00000000" w:rsidRDefault="00000000" w:rsidRPr="00000000" w14:paraId="000005D0">
      <w:pPr>
        <w:spacing w:after="240" w:before="240" w:lineRule="auto"/>
        <w:jc w:val="both"/>
        <w:rPr/>
      </w:pPr>
      <w:r w:rsidDel="00000000" w:rsidR="00000000" w:rsidRPr="00000000">
        <w:rPr>
          <w:rtl w:val="0"/>
        </w:rPr>
        <w:t xml:space="preserve">Uma estrutura pode conter outras estruturas. Considere, por exemplo, que data é composta por três campos distintos (dia, mês e ano). </w:t>
      </w:r>
    </w:p>
    <w:p w:rsidR="00000000" w:rsidDel="00000000" w:rsidP="00000000" w:rsidRDefault="00000000" w:rsidRPr="00000000" w14:paraId="000005D1">
      <w:pPr>
        <w:spacing w:after="240" w:before="240" w:lineRule="auto"/>
        <w:jc w:val="center"/>
        <w:rPr/>
      </w:pPr>
      <w:r w:rsidDel="00000000" w:rsidR="00000000" w:rsidRPr="00000000">
        <w:rPr/>
        <w:drawing>
          <wp:inline distB="114300" distT="114300" distL="114300" distR="114300">
            <wp:extent cx="1606387" cy="481916"/>
            <wp:effectExtent b="0" l="0" r="0" t="0"/>
            <wp:docPr id="7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606387" cy="481916"/>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spacing w:after="240" w:before="240" w:lineRule="auto"/>
        <w:ind w:firstLine="720"/>
        <w:jc w:val="both"/>
        <w:rPr/>
      </w:pPr>
      <w:r w:rsidDel="00000000" w:rsidR="00000000" w:rsidRPr="00000000">
        <w:rPr>
          <w:rtl w:val="0"/>
        </w:rPr>
        <w:t xml:space="preserve">Há várias situações em que pode ser necessário armazenar a data. No contexto da conta bancária, é preciso armazenar a data da abertura da conta. </w:t>
      </w:r>
    </w:p>
    <w:p w:rsidR="00000000" w:rsidDel="00000000" w:rsidP="00000000" w:rsidRDefault="00000000" w:rsidRPr="00000000" w14:paraId="000005D3">
      <w:pPr>
        <w:spacing w:after="240" w:before="240" w:lineRule="auto"/>
        <w:jc w:val="center"/>
        <w:rPr/>
      </w:pPr>
      <w:r w:rsidDel="00000000" w:rsidR="00000000" w:rsidRPr="00000000">
        <w:rPr/>
        <w:drawing>
          <wp:inline distB="114300" distT="114300" distL="114300" distR="114300">
            <wp:extent cx="3496538" cy="2078824"/>
            <wp:effectExtent b="0" l="0" r="0" t="0"/>
            <wp:docPr id="7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496538" cy="2078824"/>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spacing w:after="240" w:before="240" w:lineRule="auto"/>
        <w:ind w:firstLine="720"/>
        <w:jc w:val="both"/>
        <w:rPr/>
      </w:pPr>
      <w:r w:rsidDel="00000000" w:rsidR="00000000" w:rsidRPr="00000000">
        <w:rPr>
          <w:rtl w:val="0"/>
        </w:rPr>
        <w:t xml:space="preserve">A estrutura </w:t>
      </w:r>
      <w:r w:rsidDel="00000000" w:rsidR="00000000" w:rsidRPr="00000000">
        <w:rPr>
          <w:rFonts w:ascii="Courier New" w:cs="Courier New" w:eastAsia="Courier New" w:hAnsi="Courier New"/>
          <w:rtl w:val="0"/>
        </w:rPr>
        <w:t xml:space="preserve">Data </w:t>
      </w:r>
      <w:r w:rsidDel="00000000" w:rsidR="00000000" w:rsidRPr="00000000">
        <w:rPr>
          <w:rtl w:val="0"/>
        </w:rPr>
        <w:t xml:space="preserve">está definida nas linhas 1 a 5, e sendo utilizada no campo </w:t>
      </w:r>
      <w:r w:rsidDel="00000000" w:rsidR="00000000" w:rsidRPr="00000000">
        <w:rPr>
          <w:rFonts w:ascii="Courier New" w:cs="Courier New" w:eastAsia="Courier New" w:hAnsi="Courier New"/>
          <w:rtl w:val="0"/>
        </w:rPr>
        <w:t xml:space="preserve">abertura </w:t>
      </w:r>
      <w:r w:rsidDel="00000000" w:rsidR="00000000" w:rsidRPr="00000000">
        <w:rPr>
          <w:rtl w:val="0"/>
        </w:rPr>
        <w:t xml:space="preserve">(linha 11) da estrutura </w:t>
      </w:r>
      <w:r w:rsidDel="00000000" w:rsidR="00000000" w:rsidRPr="00000000">
        <w:rPr>
          <w:rFonts w:ascii="Courier New" w:cs="Courier New" w:eastAsia="Courier New" w:hAnsi="Courier New"/>
          <w:rtl w:val="0"/>
        </w:rPr>
        <w:t xml:space="preserve">Conta</w:t>
      </w:r>
      <w:r w:rsidDel="00000000" w:rsidR="00000000" w:rsidRPr="00000000">
        <w:rPr>
          <w:rtl w:val="0"/>
        </w:rPr>
        <w:t xml:space="preserve">.</w:t>
      </w:r>
    </w:p>
    <w:p w:rsidR="00000000" w:rsidDel="00000000" w:rsidP="00000000" w:rsidRDefault="00000000" w:rsidRPr="00000000" w14:paraId="000005D5">
      <w:pPr>
        <w:spacing w:after="240" w:before="240" w:lineRule="auto"/>
        <w:jc w:val="both"/>
        <w:rPr>
          <w:b w:val="1"/>
        </w:rPr>
      </w:pPr>
      <w:r w:rsidDel="00000000" w:rsidR="00000000" w:rsidRPr="00000000">
        <w:rPr>
          <w:b w:val="1"/>
          <w:rtl w:val="0"/>
        </w:rPr>
        <w:t xml:space="preserve">Em C++</w:t>
      </w:r>
    </w:p>
    <w:tbl>
      <w:tblPr>
        <w:tblStyle w:val="Table62"/>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5D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5D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5D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5D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5D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5D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5D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5D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5D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5D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5E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5E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5E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5E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5E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5E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5E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5E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5E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5E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5E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5E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5E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5E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tc>
        <w:tc>
          <w:tcPr>
            <w:shd w:fill="f0f0f0" w:val="clear"/>
            <w:tcMar>
              <w:top w:w="0.0" w:type="dxa"/>
              <w:left w:w="0.0" w:type="dxa"/>
              <w:bottom w:w="0.0" w:type="dxa"/>
              <w:right w:w="0.0" w:type="dxa"/>
            </w:tcMar>
          </w:tcPr>
          <w:p w:rsidR="00000000" w:rsidDel="00000000" w:rsidP="00000000" w:rsidRDefault="00000000" w:rsidRPr="00000000" w14:paraId="000005EE">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typedef struct{</w:t>
              <w:br w:type="textWrapping"/>
              <w:tab/>
              <w:t xml:space="preserve">int dia;</w:t>
              <w:br w:type="textWrapping"/>
              <w:tab/>
              <w:t xml:space="preserve">int mes;</w:t>
              <w:br w:type="textWrapping"/>
              <w:tab/>
              <w:t xml:space="preserve">int ano;</w:t>
              <w:br w:type="textWrapping"/>
              <w:t xml:space="preserve">} Data;</w:t>
              <w:br w:type="textWrapping"/>
              <w:br w:type="textWrapping"/>
              <w:t xml:space="preserve">typedef struct{</w:t>
              <w:br w:type="textWrapping"/>
              <w:tab/>
              <w:t xml:space="preserve">int id;</w:t>
              <w:br w:type="textWrapping"/>
              <w:tab/>
              <w:t xml:space="preserve">char tipo;</w:t>
              <w:br w:type="textWrapping"/>
              <w:tab/>
            </w:r>
            <w:r w:rsidDel="00000000" w:rsidR="00000000" w:rsidRPr="00000000">
              <w:rPr>
                <w:rFonts w:ascii="Consolas" w:cs="Consolas" w:eastAsia="Consolas" w:hAnsi="Consolas"/>
                <w:b w:val="1"/>
                <w:color w:val="397300"/>
                <w:sz w:val="19"/>
                <w:szCs w:val="19"/>
                <w:shd w:fill="f0f0f0" w:val="clear"/>
                <w:rtl w:val="0"/>
              </w:rPr>
              <w:t xml:space="preserve">string</w:t>
            </w:r>
            <w:r w:rsidDel="00000000" w:rsidR="00000000" w:rsidRPr="00000000">
              <w:rPr>
                <w:rFonts w:ascii="Consolas" w:cs="Consolas" w:eastAsia="Consolas" w:hAnsi="Consolas"/>
                <w:b w:val="1"/>
                <w:color w:val="444444"/>
                <w:sz w:val="19"/>
                <w:szCs w:val="19"/>
                <w:shd w:fill="f0f0f0" w:val="clear"/>
                <w:rtl w:val="0"/>
              </w:rPr>
              <w:t xml:space="preserve"> titular;</w:t>
              <w:br w:type="textWrapping"/>
              <w:tab/>
              <w:t xml:space="preserve">Data abertura;</w:t>
              <w:br w:type="textWrapping"/>
              <w:tab/>
              <w:t xml:space="preserve">float saldo;</w:t>
              <w:br w:type="textWrapping"/>
              <w:t xml:space="preserve">} Conta;</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Conta novaConta = {</w:t>
            </w:r>
            <w:r w:rsidDel="00000000" w:rsidR="00000000" w:rsidRPr="00000000">
              <w:rPr>
                <w:rFonts w:ascii="Consolas" w:cs="Consolas" w:eastAsia="Consolas" w:hAnsi="Consolas"/>
                <w:b w:val="1"/>
                <w:color w:val="880000"/>
                <w:sz w:val="19"/>
                <w:szCs w:val="19"/>
                <w:shd w:fill="f0f0f0" w:val="clear"/>
                <w:rtl w:val="0"/>
              </w:rPr>
              <w:t xml:space="preserve">12345</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'C'</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"Paulo Figueira de Lima"</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05</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02</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2021</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100.00</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novaConta.abertura.dia = </w:t>
            </w:r>
            <w:r w:rsidDel="00000000" w:rsidR="00000000" w:rsidRPr="00000000">
              <w:rPr>
                <w:rFonts w:ascii="Consolas" w:cs="Consolas" w:eastAsia="Consolas" w:hAnsi="Consolas"/>
                <w:b w:val="1"/>
                <w:color w:val="880000"/>
                <w:sz w:val="19"/>
                <w:szCs w:val="19"/>
                <w:shd w:fill="f0f0f0" w:val="clear"/>
                <w:rtl w:val="0"/>
              </w:rPr>
              <w:t xml:space="preserve">04</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fixed &lt;&lt; setprecision(</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novaConta.id &lt;&lt; </w:t>
            </w:r>
            <w:r w:rsidDel="00000000" w:rsidR="00000000" w:rsidRPr="00000000">
              <w:rPr>
                <w:rFonts w:ascii="Consolas" w:cs="Consolas" w:eastAsia="Consolas" w:hAnsi="Consolas"/>
                <w:b w:val="1"/>
                <w:color w:val="880000"/>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 &lt;&lt; novaConta.titular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"Cliente desde "</w:t>
            </w:r>
            <w:r w:rsidDel="00000000" w:rsidR="00000000" w:rsidRPr="00000000">
              <w:rPr>
                <w:rFonts w:ascii="Consolas" w:cs="Consolas" w:eastAsia="Consolas" w:hAnsi="Consolas"/>
                <w:b w:val="1"/>
                <w:color w:val="444444"/>
                <w:sz w:val="19"/>
                <w:szCs w:val="19"/>
                <w:shd w:fill="f0f0f0" w:val="clear"/>
                <w:rtl w:val="0"/>
              </w:rPr>
              <w:t xml:space="preserve"> &lt;&lt; novaConta.abertura.dia &lt;&lt; </w:t>
            </w:r>
            <w:r w:rsidDel="00000000" w:rsidR="00000000" w:rsidRPr="00000000">
              <w:rPr>
                <w:rFonts w:ascii="Consolas" w:cs="Consolas" w:eastAsia="Consolas" w:hAnsi="Consolas"/>
                <w:b w:val="1"/>
                <w:color w:val="880000"/>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novaConta.abertura.mes &lt;&lt; </w:t>
            </w:r>
            <w:r w:rsidDel="00000000" w:rsidR="00000000" w:rsidRPr="00000000">
              <w:rPr>
                <w:rFonts w:ascii="Consolas" w:cs="Consolas" w:eastAsia="Consolas" w:hAnsi="Consolas"/>
                <w:b w:val="1"/>
                <w:color w:val="880000"/>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 &lt;&lt; novaConta.abertura.ano;</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"Saldo: R$"</w:t>
            </w:r>
            <w:r w:rsidDel="00000000" w:rsidR="00000000" w:rsidRPr="00000000">
              <w:rPr>
                <w:rFonts w:ascii="Consolas" w:cs="Consolas" w:eastAsia="Consolas" w:hAnsi="Consolas"/>
                <w:b w:val="1"/>
                <w:color w:val="444444"/>
                <w:sz w:val="19"/>
                <w:szCs w:val="19"/>
                <w:shd w:fill="f0f0f0" w:val="clear"/>
                <w:rtl w:val="0"/>
              </w:rPr>
              <w:t xml:space="preserve"> &lt;&lt; novaConta.saldo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5EF">
      <w:pPr>
        <w:rPr>
          <w:sz w:val="14"/>
          <w:szCs w:val="14"/>
        </w:rPr>
      </w:pPr>
      <w:r w:rsidDel="00000000" w:rsidR="00000000" w:rsidRPr="00000000">
        <w:rPr>
          <w:rtl w:val="0"/>
        </w:rPr>
      </w:r>
    </w:p>
    <w:p w:rsidR="00000000" w:rsidDel="00000000" w:rsidP="00000000" w:rsidRDefault="00000000" w:rsidRPr="00000000" w14:paraId="000005F0">
      <w:pPr>
        <w:rPr/>
      </w:pPr>
      <w:r w:rsidDel="00000000" w:rsidR="00000000" w:rsidRPr="00000000">
        <w:rPr>
          <w:b w:val="1"/>
          <w:rtl w:val="0"/>
        </w:rPr>
        <w:t xml:space="preserve">Em C </w:t>
      </w:r>
      <w:r w:rsidDel="00000000" w:rsidR="00000000" w:rsidRPr="00000000">
        <w:rPr>
          <w:rtl w:val="0"/>
        </w:rPr>
      </w:r>
    </w:p>
    <w:tbl>
      <w:tblPr>
        <w:tblStyle w:val="Table63"/>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5F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5F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5F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5F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5F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5F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5F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5F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5F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5F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5F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5F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5F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5F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5F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60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60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60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60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60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60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tc>
        <w:tc>
          <w:tcPr>
            <w:shd w:fill="f0f0f0" w:val="clear"/>
            <w:tcMar>
              <w:top w:w="0.0" w:type="dxa"/>
              <w:left w:w="0.0" w:type="dxa"/>
              <w:bottom w:w="0.0" w:type="dxa"/>
              <w:right w:w="0.0" w:type="dxa"/>
            </w:tcMar>
          </w:tcPr>
          <w:p w:rsidR="00000000" w:rsidDel="00000000" w:rsidP="00000000" w:rsidRDefault="00000000" w:rsidRPr="00000000" w14:paraId="00000606">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typedef struct {</w:t>
              <w:br w:type="textWrapping"/>
              <w:t xml:space="preserve">  int dia;</w:t>
              <w:br w:type="textWrapping"/>
              <w:t xml:space="preserve">  int mes;</w:t>
              <w:br w:type="textWrapping"/>
              <w:t xml:space="preserve">  int ano;</w:t>
              <w:br w:type="textWrapping"/>
              <w:t xml:space="preserve">} Data;</w:t>
              <w:br w:type="textWrapping"/>
              <w:br w:type="textWrapping"/>
              <w:t xml:space="preserve">typedef struct {</w:t>
              <w:br w:type="textWrapping"/>
              <w:t xml:space="preserve">  int id;</w:t>
              <w:br w:type="textWrapping"/>
              <w:t xml:space="preserve">  char tipo;</w:t>
              <w:br w:type="textWrapping"/>
              <w:t xml:space="preserve">  char titular[</w:t>
            </w:r>
            <w:r w:rsidDel="00000000" w:rsidR="00000000" w:rsidRPr="00000000">
              <w:rPr>
                <w:rFonts w:ascii="Consolas" w:cs="Consolas" w:eastAsia="Consolas" w:hAnsi="Consolas"/>
                <w:b w:val="1"/>
                <w:color w:val="880000"/>
                <w:sz w:val="19"/>
                <w:szCs w:val="19"/>
                <w:shd w:fill="f0f0f0" w:val="clear"/>
                <w:rtl w:val="0"/>
              </w:rPr>
              <w:t xml:space="preserve">25</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Data abertura;</w:t>
              <w:br w:type="textWrapping"/>
              <w:t xml:space="preserve">  float saldo;</w:t>
              <w:br w:type="textWrapping"/>
              <w:t xml:space="preserve">} Conta;</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 () {</w:t>
              <w:br w:type="textWrapping"/>
              <w:t xml:space="preserve">   Conta novaConta = {</w:t>
            </w:r>
            <w:r w:rsidDel="00000000" w:rsidR="00000000" w:rsidRPr="00000000">
              <w:rPr>
                <w:rFonts w:ascii="Consolas" w:cs="Consolas" w:eastAsia="Consolas" w:hAnsi="Consolas"/>
                <w:b w:val="1"/>
                <w:color w:val="880000"/>
                <w:sz w:val="19"/>
                <w:szCs w:val="19"/>
                <w:shd w:fill="f0f0f0" w:val="clear"/>
                <w:rtl w:val="0"/>
              </w:rPr>
              <w:t xml:space="preserve">12345</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'C'</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"Paulo Figueira de Lima"</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05</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02</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2021</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100.00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"%d - %s"</w:t>
            </w:r>
            <w:r w:rsidDel="00000000" w:rsidR="00000000" w:rsidRPr="00000000">
              <w:rPr>
                <w:rFonts w:ascii="Consolas" w:cs="Consolas" w:eastAsia="Consolas" w:hAnsi="Consolas"/>
                <w:b w:val="1"/>
                <w:color w:val="444444"/>
                <w:sz w:val="19"/>
                <w:szCs w:val="19"/>
                <w:shd w:fill="f0f0f0" w:val="clear"/>
                <w:rtl w:val="0"/>
              </w:rPr>
              <w:t xml:space="preserve">, novaConta.id, novaConta.titular);</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"\nCliente desde %d/%d/%d"</w:t>
            </w:r>
            <w:r w:rsidDel="00000000" w:rsidR="00000000" w:rsidRPr="00000000">
              <w:rPr>
                <w:rFonts w:ascii="Consolas" w:cs="Consolas" w:eastAsia="Consolas" w:hAnsi="Consolas"/>
                <w:b w:val="1"/>
                <w:color w:val="444444"/>
                <w:sz w:val="19"/>
                <w:szCs w:val="19"/>
                <w:shd w:fill="f0f0f0" w:val="clear"/>
                <w:rtl w:val="0"/>
              </w:rPr>
              <w:t xml:space="preserve">, novaConta.abertura.dia, novaConta.abertura.mes,novaConta.abertura.ano);</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"\nSaldo: R$ %f"</w:t>
            </w:r>
            <w:r w:rsidDel="00000000" w:rsidR="00000000" w:rsidRPr="00000000">
              <w:rPr>
                <w:rFonts w:ascii="Consolas" w:cs="Consolas" w:eastAsia="Consolas" w:hAnsi="Consolas"/>
                <w:b w:val="1"/>
                <w:color w:val="444444"/>
                <w:sz w:val="19"/>
                <w:szCs w:val="19"/>
                <w:shd w:fill="f0f0f0" w:val="clear"/>
                <w:rtl w:val="0"/>
              </w:rPr>
              <w:t xml:space="preserve">, novaConta.saldo);</w:t>
              <w:br w:type="textWrapping"/>
              <w:t xml:space="preserve">}</w:t>
            </w:r>
          </w:p>
        </w:tc>
      </w:tr>
    </w:tbl>
    <w:p w:rsidR="00000000" w:rsidDel="00000000" w:rsidP="00000000" w:rsidRDefault="00000000" w:rsidRPr="00000000" w14:paraId="00000607">
      <w:pPr>
        <w:rPr>
          <w:sz w:val="16"/>
          <w:szCs w:val="16"/>
        </w:rPr>
      </w:pPr>
      <w:r w:rsidDel="00000000" w:rsidR="00000000" w:rsidRPr="00000000">
        <w:rPr>
          <w:rtl w:val="0"/>
        </w:rPr>
      </w:r>
    </w:p>
    <w:p w:rsidR="00000000" w:rsidDel="00000000" w:rsidP="00000000" w:rsidRDefault="00000000" w:rsidRPr="00000000" w14:paraId="00000608">
      <w:pPr>
        <w:spacing w:after="200" w:lineRule="auto"/>
        <w:rPr>
          <w:rFonts w:ascii="Roboto Slab" w:cs="Roboto Slab" w:eastAsia="Roboto Slab" w:hAnsi="Roboto Slab"/>
          <w:b w:val="1"/>
          <w:color w:val="1155cc"/>
          <w:sz w:val="36"/>
          <w:szCs w:val="36"/>
        </w:rPr>
      </w:pPr>
      <w:r w:rsidDel="00000000" w:rsidR="00000000" w:rsidRPr="00000000">
        <w:rPr>
          <w:rFonts w:ascii="Roboto Slab" w:cs="Roboto Slab" w:eastAsia="Roboto Slab" w:hAnsi="Roboto Slab"/>
          <w:b w:val="1"/>
          <w:color w:val="1155cc"/>
          <w:sz w:val="36"/>
          <w:szCs w:val="36"/>
          <w:rtl w:val="0"/>
        </w:rPr>
        <w:t xml:space="preserve">Atividade proposta</w:t>
      </w:r>
    </w:p>
    <w:p w:rsidR="00000000" w:rsidDel="00000000" w:rsidP="00000000" w:rsidRDefault="00000000" w:rsidRPr="00000000" w14:paraId="00000609">
      <w:pPr>
        <w:jc w:val="both"/>
        <w:rPr/>
      </w:pPr>
      <w:r w:rsidDel="00000000" w:rsidR="00000000" w:rsidRPr="00000000">
        <w:rPr>
          <w:rtl w:val="0"/>
        </w:rPr>
        <w:t xml:space="preserve">Para a conta bancária, o campo tipo armazena o tipo de conta, que pode ser Poupança (representada por ‘P’) ou Conta Corrente (representada por ‘C’). O tipo não está sendo mostrado nas informações que estão sendo impressas; inclua o tipo de conta, por extenso, antes do número da conta (</w:t>
      </w:r>
      <w:r w:rsidDel="00000000" w:rsidR="00000000" w:rsidRPr="00000000">
        <w:rPr>
          <w:rFonts w:ascii="Courier New" w:cs="Courier New" w:eastAsia="Courier New" w:hAnsi="Courier New"/>
          <w:rtl w:val="0"/>
        </w:rPr>
        <w:t xml:space="preserve">id</w:t>
      </w:r>
      <w:r w:rsidDel="00000000" w:rsidR="00000000" w:rsidRPr="00000000">
        <w:rPr>
          <w:rtl w:val="0"/>
        </w:rPr>
        <w:t xml:space="preserve">).</w:t>
        <w:br w:type="textWrapping"/>
        <w:t xml:space="preserve">Crie outra variável do tipo Conta e preencha os campos, fazendo a leitura dos dados.</w:t>
      </w:r>
    </w:p>
    <w:p w:rsidR="00000000" w:rsidDel="00000000" w:rsidP="00000000" w:rsidRDefault="00000000" w:rsidRPr="00000000" w14:paraId="0000060A">
      <w:pPr>
        <w:spacing w:after="240" w:before="240" w:lineRule="auto"/>
        <w:jc w:val="both"/>
        <w:rPr>
          <w:rFonts w:ascii="Roboto Slab" w:cs="Roboto Slab" w:eastAsia="Roboto Slab" w:hAnsi="Roboto Slab"/>
          <w:b w:val="1"/>
          <w:color w:val="63a6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60B">
      <w:pPr>
        <w:spacing w:after="240" w:before="240" w:lineRule="auto"/>
        <w:jc w:val="both"/>
        <w:rPr>
          <w:rFonts w:ascii="Roboto Slab" w:cs="Roboto Slab" w:eastAsia="Roboto Slab" w:hAnsi="Roboto Slab"/>
          <w:b w:val="1"/>
          <w:color w:val="63a600"/>
          <w:sz w:val="36"/>
          <w:szCs w:val="36"/>
        </w:rPr>
      </w:pPr>
      <w:r w:rsidDel="00000000" w:rsidR="00000000" w:rsidRPr="00000000">
        <w:rPr>
          <w:rFonts w:ascii="Roboto Slab" w:cs="Roboto Slab" w:eastAsia="Roboto Slab" w:hAnsi="Roboto Slab"/>
          <w:b w:val="1"/>
          <w:color w:val="63a600"/>
          <w:sz w:val="36"/>
          <w:szCs w:val="36"/>
          <w:rtl w:val="0"/>
        </w:rPr>
        <w:t xml:space="preserve">Ponteiros para registros</w:t>
      </w:r>
    </w:p>
    <w:p w:rsidR="00000000" w:rsidDel="00000000" w:rsidP="00000000" w:rsidRDefault="00000000" w:rsidRPr="00000000" w14:paraId="0000060C">
      <w:pPr>
        <w:spacing w:after="240" w:before="240" w:lineRule="auto"/>
        <w:jc w:val="both"/>
        <w:rPr/>
      </w:pPr>
      <w:r w:rsidDel="00000000" w:rsidR="00000000" w:rsidRPr="00000000">
        <w:rPr>
          <w:rtl w:val="0"/>
        </w:rPr>
        <w:t xml:space="preserve">A declaração de ponteiros para registros requer que um </w:t>
      </w:r>
      <w:r w:rsidDel="00000000" w:rsidR="00000000" w:rsidRPr="00000000">
        <w:rPr>
          <w:i w:val="1"/>
          <w:rtl w:val="0"/>
        </w:rPr>
        <w:t xml:space="preserve">alias </w:t>
      </w:r>
      <w:r w:rsidDel="00000000" w:rsidR="00000000" w:rsidRPr="00000000">
        <w:rPr>
          <w:rtl w:val="0"/>
        </w:rPr>
        <w:t xml:space="preserve">tenha sido associado à </w:t>
      </w:r>
      <w:r w:rsidDel="00000000" w:rsidR="00000000" w:rsidRPr="00000000">
        <w:rPr>
          <w:rFonts w:ascii="Courier New" w:cs="Courier New" w:eastAsia="Courier New" w:hAnsi="Courier New"/>
          <w:rtl w:val="0"/>
        </w:rPr>
        <w:t xml:space="preserve">struct</w:t>
      </w:r>
      <w:r w:rsidDel="00000000" w:rsidR="00000000" w:rsidRPr="00000000">
        <w:rPr>
          <w:rtl w:val="0"/>
        </w:rPr>
        <w:t xml:space="preserve">. Então, caso isso ainda não tenha sido feito, ao declarar o ponteiro, será necessário utilizar a instrução </w:t>
      </w:r>
      <w:r w:rsidDel="00000000" w:rsidR="00000000" w:rsidRPr="00000000">
        <w:rPr>
          <w:rFonts w:ascii="Courier New" w:cs="Courier New" w:eastAsia="Courier New" w:hAnsi="Courier New"/>
          <w:rtl w:val="0"/>
        </w:rPr>
        <w:t xml:space="preserve">typedef</w:t>
      </w:r>
      <w:r w:rsidDel="00000000" w:rsidR="00000000" w:rsidRPr="00000000">
        <w:rPr>
          <w:rtl w:val="0"/>
        </w:rPr>
        <w:t xml:space="preserve">, da seguinte forma:</w:t>
      </w:r>
    </w:p>
    <w:p w:rsidR="00000000" w:rsidDel="00000000" w:rsidP="00000000" w:rsidRDefault="00000000" w:rsidRPr="00000000" w14:paraId="0000060D">
      <w:pPr>
        <w:spacing w:after="240" w:before="240" w:lineRule="auto"/>
        <w:ind w:left="720" w:firstLine="720"/>
        <w:jc w:val="both"/>
        <w:rPr/>
      </w:pPr>
      <w:r w:rsidDel="00000000" w:rsidR="00000000" w:rsidRPr="00000000">
        <w:rPr>
          <w:rFonts w:ascii="Consolas" w:cs="Consolas" w:eastAsia="Consolas" w:hAnsi="Consolas"/>
          <w:b w:val="1"/>
          <w:color w:val="444444"/>
          <w:sz w:val="19"/>
          <w:szCs w:val="19"/>
          <w:shd w:fill="f0f0f0" w:val="clear"/>
          <w:rtl w:val="0"/>
        </w:rPr>
        <w:t xml:space="preserve">typedef struct novaStruct *ptr; </w:t>
      </w:r>
      <w:r w:rsidDel="00000000" w:rsidR="00000000" w:rsidRPr="00000000">
        <w:rPr>
          <w:rtl w:val="0"/>
        </w:rPr>
      </w:r>
    </w:p>
    <w:p w:rsidR="00000000" w:rsidDel="00000000" w:rsidP="00000000" w:rsidRDefault="00000000" w:rsidRPr="00000000" w14:paraId="0000060E">
      <w:pPr>
        <w:spacing w:after="240" w:before="240" w:lineRule="auto"/>
        <w:jc w:val="both"/>
        <w:rPr/>
      </w:pPr>
      <w:r w:rsidDel="00000000" w:rsidR="00000000" w:rsidRPr="00000000">
        <w:rPr>
          <w:rtl w:val="0"/>
        </w:rPr>
        <w:tab/>
        <w:t xml:space="preserve">Se a estrutura já tiver sido associada a um alias em sua definição, o ponteiro pode ser declarado seguindo o padrão (utilizando apenas o </w:t>
      </w:r>
      <w:r w:rsidDel="00000000" w:rsidR="00000000" w:rsidRPr="00000000">
        <w:rPr>
          <w:i w:val="1"/>
          <w:rtl w:val="0"/>
        </w:rPr>
        <w:t xml:space="preserve">alias</w:t>
      </w:r>
      <w:r w:rsidDel="00000000" w:rsidR="00000000" w:rsidRPr="00000000">
        <w:rPr>
          <w:rtl w:val="0"/>
        </w:rPr>
        <w:t xml:space="preserve">):</w:t>
      </w:r>
    </w:p>
    <w:p w:rsidR="00000000" w:rsidDel="00000000" w:rsidP="00000000" w:rsidRDefault="00000000" w:rsidRPr="00000000" w14:paraId="0000060F">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NovaStruct *ptr;</w:t>
      </w:r>
    </w:p>
    <w:p w:rsidR="00000000" w:rsidDel="00000000" w:rsidP="00000000" w:rsidRDefault="00000000" w:rsidRPr="00000000" w14:paraId="00000610">
      <w:pPr>
        <w:spacing w:after="240" w:before="240" w:lineRule="auto"/>
        <w:ind w:firstLine="720"/>
        <w:jc w:val="both"/>
        <w:rPr/>
      </w:pPr>
      <w:r w:rsidDel="00000000" w:rsidR="00000000" w:rsidRPr="00000000">
        <w:rPr>
          <w:rtl w:val="0"/>
        </w:rPr>
        <w:t xml:space="preserve">Utilizando ponteiros, o modo de acessar os campos de um registro pode ser feito com o uso de um operador próprio (operador seta) (</w:t>
      </w:r>
      <w:r w:rsidDel="00000000" w:rsidR="00000000" w:rsidRPr="00000000">
        <w:rPr>
          <w:rFonts w:ascii="Courier New" w:cs="Courier New" w:eastAsia="Courier New" w:hAnsi="Courier New"/>
          <w:rtl w:val="0"/>
        </w:rPr>
        <w:t xml:space="preserve">-&gt;</w:t>
      </w:r>
      <w:r w:rsidDel="00000000" w:rsidR="00000000" w:rsidRPr="00000000">
        <w:rPr>
          <w:rtl w:val="0"/>
        </w:rPr>
        <w:t xml:space="preserve">), que simplifica a notação para acesso aos campos do registro referenciados por um ponteiro.</w:t>
      </w:r>
    </w:p>
    <w:p w:rsidR="00000000" w:rsidDel="00000000" w:rsidP="00000000" w:rsidRDefault="00000000" w:rsidRPr="00000000" w14:paraId="00000611">
      <w:pPr>
        <w:spacing w:after="240" w:before="240" w:lineRule="auto"/>
        <w:jc w:val="both"/>
        <w:rPr/>
      </w:pPr>
      <w:r w:rsidDel="00000000" w:rsidR="00000000" w:rsidRPr="00000000">
        <w:rPr>
          <w:rtl w:val="0"/>
        </w:rPr>
        <w:tab/>
        <w:t xml:space="preserve">Considerando novaData um ponteiro para um registro da struct Data, as instruções</w:t>
      </w:r>
    </w:p>
    <w:p w:rsidR="00000000" w:rsidDel="00000000" w:rsidP="00000000" w:rsidRDefault="00000000" w:rsidRPr="00000000" w14:paraId="00000612">
      <w:pPr>
        <w:widowControl w:val="0"/>
        <w:pBdr>
          <w:top w:space="0" w:sz="0" w:val="nil"/>
          <w:left w:space="0" w:sz="0" w:val="nil"/>
          <w:bottom w:space="0" w:sz="0" w:val="nil"/>
          <w:right w:space="0" w:sz="0" w:val="nil"/>
          <w:between w:space="0" w:sz="0" w:val="nil"/>
        </w:pBdr>
        <w:spacing w:before="0" w:line="276"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(*novaData).dia = 15;</w:t>
      </w:r>
    </w:p>
    <w:p w:rsidR="00000000" w:rsidDel="00000000" w:rsidP="00000000" w:rsidRDefault="00000000" w:rsidRPr="00000000" w14:paraId="00000613">
      <w:pPr>
        <w:widowControl w:val="0"/>
        <w:pBdr>
          <w:top w:space="0" w:sz="0" w:val="nil"/>
          <w:left w:space="0" w:sz="0" w:val="nil"/>
          <w:bottom w:space="0" w:sz="0" w:val="nil"/>
          <w:right w:space="0" w:sz="0" w:val="nil"/>
          <w:between w:space="0" w:sz="0" w:val="nil"/>
        </w:pBdr>
        <w:spacing w:before="0" w:line="276"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novaData-&gt;dia = 15;</w:t>
      </w:r>
    </w:p>
    <w:p w:rsidR="00000000" w:rsidDel="00000000" w:rsidP="00000000" w:rsidRDefault="00000000" w:rsidRPr="00000000" w14:paraId="00000614">
      <w:pPr>
        <w:spacing w:after="240" w:before="240" w:lineRule="auto"/>
        <w:jc w:val="both"/>
        <w:rPr/>
      </w:pPr>
      <w:r w:rsidDel="00000000" w:rsidR="00000000" w:rsidRPr="00000000">
        <w:rPr>
          <w:rtl w:val="0"/>
        </w:rPr>
        <w:t xml:space="preserve">são equivalentes. O operador seta reduz a possibilidade de acessos indevidos, caso os parênteses sejam usados incorretamente.</w:t>
      </w:r>
    </w:p>
    <w:p w:rsidR="00000000" w:rsidDel="00000000" w:rsidP="00000000" w:rsidRDefault="00000000" w:rsidRPr="00000000" w14:paraId="00000615">
      <w:pPr>
        <w:ind w:firstLine="720"/>
        <w:jc w:val="both"/>
        <w:rPr>
          <w:sz w:val="8"/>
          <w:szCs w:val="8"/>
        </w:rPr>
      </w:pPr>
      <w:r w:rsidDel="00000000" w:rsidR="00000000" w:rsidRPr="00000000">
        <w:rPr>
          <w:rtl w:val="0"/>
        </w:rPr>
      </w:r>
    </w:p>
    <w:tbl>
      <w:tblPr>
        <w:tblStyle w:val="Table64"/>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616">
            <w:pPr>
              <w:widowControl w:val="0"/>
              <w:spacing w:before="0" w:line="240" w:lineRule="auto"/>
              <w:jc w:val="center"/>
              <w:rPr>
                <w:b w:val="1"/>
                <w:color w:val="ff0000"/>
                <w:sz w:val="28"/>
                <w:szCs w:val="28"/>
              </w:rPr>
            </w:pPr>
            <w:r w:rsidDel="00000000" w:rsidR="00000000" w:rsidRPr="00000000">
              <w:rPr>
                <w:b w:val="1"/>
                <w:color w:val="ff0000"/>
                <w:sz w:val="28"/>
                <w:szCs w:val="28"/>
                <w:rtl w:val="0"/>
              </w:rPr>
              <w:t xml:space="preserve">Atenção!</w:t>
            </w:r>
          </w:p>
          <w:p w:rsidR="00000000" w:rsidDel="00000000" w:rsidP="00000000" w:rsidRDefault="00000000" w:rsidRPr="00000000" w14:paraId="00000617">
            <w:pPr>
              <w:widowControl w:val="0"/>
              <w:spacing w:before="0" w:line="240" w:lineRule="auto"/>
              <w:jc w:val="both"/>
              <w:rPr/>
            </w:pPr>
            <w:r w:rsidDel="00000000" w:rsidR="00000000" w:rsidRPr="00000000">
              <w:rPr>
                <w:rtl w:val="0"/>
              </w:rPr>
            </w:r>
          </w:p>
          <w:p w:rsidR="00000000" w:rsidDel="00000000" w:rsidP="00000000" w:rsidRDefault="00000000" w:rsidRPr="00000000" w14:paraId="00000618">
            <w:pPr>
              <w:widowControl w:val="0"/>
              <w:spacing w:before="0" w:line="240" w:lineRule="auto"/>
              <w:jc w:val="both"/>
              <w:rPr/>
            </w:pPr>
            <w:r w:rsidDel="00000000" w:rsidR="00000000" w:rsidRPr="00000000">
              <w:rPr>
                <w:rtl w:val="0"/>
              </w:rPr>
              <w:t xml:space="preserve">A instrução </w:t>
            </w:r>
            <w:r w:rsidDel="00000000" w:rsidR="00000000" w:rsidRPr="00000000">
              <w:rPr>
                <w:rFonts w:ascii="Courier New" w:cs="Courier New" w:eastAsia="Courier New" w:hAnsi="Courier New"/>
                <w:rtl w:val="0"/>
              </w:rPr>
              <w:t xml:space="preserve">(*novaData).dia </w:t>
            </w:r>
            <w:r w:rsidDel="00000000" w:rsidR="00000000" w:rsidRPr="00000000">
              <w:rPr>
                <w:rtl w:val="0"/>
              </w:rPr>
              <w:t xml:space="preserve">é bem diferente da instrução </w:t>
            </w:r>
            <w:r w:rsidDel="00000000" w:rsidR="00000000" w:rsidRPr="00000000">
              <w:rPr>
                <w:rFonts w:ascii="Courier New" w:cs="Courier New" w:eastAsia="Courier New" w:hAnsi="Courier New"/>
                <w:rtl w:val="0"/>
              </w:rPr>
              <w:t xml:space="preserve">*novaData.dia</w:t>
            </w:r>
            <w:r w:rsidDel="00000000" w:rsidR="00000000" w:rsidRPr="00000000">
              <w:rPr>
                <w:rtl w:val="0"/>
              </w:rPr>
              <w:t xml:space="preserve">. Sem os parênteses, segundo a ordem de precedência, o ponteiro estará se referindo ao campo dia, o que pode resultar em um acesso indevido, pois não sabemos se o campo </w:t>
            </w:r>
            <w:r w:rsidDel="00000000" w:rsidR="00000000" w:rsidRPr="00000000">
              <w:rPr>
                <w:rFonts w:ascii="Courier New" w:cs="Courier New" w:eastAsia="Courier New" w:hAnsi="Courier New"/>
                <w:rtl w:val="0"/>
              </w:rPr>
              <w:t xml:space="preserve">dia </w:t>
            </w:r>
            <w:r w:rsidDel="00000000" w:rsidR="00000000" w:rsidRPr="00000000">
              <w:rPr>
                <w:rtl w:val="0"/>
              </w:rPr>
              <w:t xml:space="preserve">é ou não um ponteiro.</w:t>
            </w:r>
          </w:p>
        </w:tc>
      </w:tr>
    </w:tbl>
    <w:p w:rsidR="00000000" w:rsidDel="00000000" w:rsidP="00000000" w:rsidRDefault="00000000" w:rsidRPr="00000000" w14:paraId="00000619">
      <w:pPr>
        <w:spacing w:after="240" w:before="240" w:lineRule="auto"/>
        <w:jc w:val="both"/>
        <w:rPr/>
      </w:pPr>
      <w:r w:rsidDel="00000000" w:rsidR="00000000" w:rsidRPr="00000000">
        <w:rPr>
          <w:rtl w:val="0"/>
        </w:rPr>
      </w:r>
    </w:p>
    <w:p w:rsidR="00000000" w:rsidDel="00000000" w:rsidP="00000000" w:rsidRDefault="00000000" w:rsidRPr="00000000" w14:paraId="0000061A">
      <w:pPr>
        <w:spacing w:after="240" w:before="240" w:lineRule="auto"/>
        <w:jc w:val="both"/>
        <w:rPr/>
      </w:pPr>
      <w:r w:rsidDel="00000000" w:rsidR="00000000" w:rsidRPr="00000000">
        <w:rPr>
          <w:rFonts w:ascii="Roboto Slab" w:cs="Roboto Slab" w:eastAsia="Roboto Slab" w:hAnsi="Roboto Slab"/>
          <w:b w:val="1"/>
          <w:color w:val="63a600"/>
          <w:sz w:val="36"/>
          <w:szCs w:val="36"/>
          <w:rtl w:val="0"/>
        </w:rPr>
        <w:t xml:space="preserve">Registros como parâmetros</w:t>
      </w:r>
      <w:r w:rsidDel="00000000" w:rsidR="00000000" w:rsidRPr="00000000">
        <w:rPr>
          <w:rtl w:val="0"/>
        </w:rPr>
      </w:r>
    </w:p>
    <w:p w:rsidR="00000000" w:rsidDel="00000000" w:rsidP="00000000" w:rsidRDefault="00000000" w:rsidRPr="00000000" w14:paraId="0000061B">
      <w:pPr>
        <w:spacing w:after="240" w:before="240" w:lineRule="auto"/>
        <w:jc w:val="both"/>
        <w:rPr/>
      </w:pPr>
      <w:r w:rsidDel="00000000" w:rsidR="00000000" w:rsidRPr="00000000">
        <w:rPr>
          <w:rtl w:val="0"/>
        </w:rPr>
        <w:t xml:space="preserve">Assim como outras variáveis, os registros também podem ser utilizados como parâmetros de funções. É possível passar o registro todo ou apenas um dos campos (como uma simples variável). </w:t>
      </w:r>
    </w:p>
    <w:p w:rsidR="00000000" w:rsidDel="00000000" w:rsidP="00000000" w:rsidRDefault="00000000" w:rsidRPr="00000000" w14:paraId="0000061C">
      <w:pPr>
        <w:spacing w:after="240" w:before="240" w:lineRule="auto"/>
        <w:jc w:val="both"/>
        <w:rPr/>
      </w:pPr>
      <w:r w:rsidDel="00000000" w:rsidR="00000000" w:rsidRPr="00000000">
        <w:rPr>
          <w:rtl w:val="0"/>
        </w:rPr>
        <w:tab/>
        <w:t xml:space="preserve">Se é necessário que a função atualize um dos campos de um registro, é mais adequado que apenas esse campo seja passado como parâmetro e o novo valor seja devolvido pela instrução </w:t>
      </w:r>
      <w:r w:rsidDel="00000000" w:rsidR="00000000" w:rsidRPr="00000000">
        <w:rPr>
          <w:rFonts w:ascii="Courier New" w:cs="Courier New" w:eastAsia="Courier New" w:hAnsi="Courier New"/>
          <w:rtl w:val="0"/>
        </w:rPr>
        <w:t xml:space="preserve">return</w:t>
      </w:r>
      <w:r w:rsidDel="00000000" w:rsidR="00000000" w:rsidRPr="00000000">
        <w:rPr>
          <w:rtl w:val="0"/>
        </w:rPr>
        <w:t xml:space="preserve">.</w:t>
      </w:r>
    </w:p>
    <w:p w:rsidR="00000000" w:rsidDel="00000000" w:rsidP="00000000" w:rsidRDefault="00000000" w:rsidRPr="00000000" w14:paraId="0000061D">
      <w:pPr>
        <w:spacing w:after="240" w:before="240" w:lineRule="auto"/>
        <w:jc w:val="both"/>
        <w:rPr/>
      </w:pPr>
      <w:r w:rsidDel="00000000" w:rsidR="00000000" w:rsidRPr="00000000">
        <w:rPr>
          <w:rtl w:val="0"/>
        </w:rPr>
        <w:tab/>
        <w:t xml:space="preserve">Continuando o exemplo da conta bancária: considere a função </w:t>
      </w:r>
      <w:r w:rsidDel="00000000" w:rsidR="00000000" w:rsidRPr="00000000">
        <w:rPr>
          <w:rFonts w:ascii="Courier New" w:cs="Courier New" w:eastAsia="Courier New" w:hAnsi="Courier New"/>
          <w:rtl w:val="0"/>
        </w:rPr>
        <w:t xml:space="preserve">atualizaSaldo</w:t>
      </w:r>
      <w:r w:rsidDel="00000000" w:rsidR="00000000" w:rsidRPr="00000000">
        <w:rPr>
          <w:rtl w:val="0"/>
        </w:rPr>
        <w:t xml:space="preserve">. Ela recebe como parâmetro o saldo e a taxa, e retorna o valor atualizado. Quando a função é chamada (linha 8), o conteúdo do campo </w:t>
      </w:r>
      <w:r w:rsidDel="00000000" w:rsidR="00000000" w:rsidRPr="00000000">
        <w:rPr>
          <w:rFonts w:ascii="Courier New" w:cs="Courier New" w:eastAsia="Courier New" w:hAnsi="Courier New"/>
          <w:rtl w:val="0"/>
        </w:rPr>
        <w:t xml:space="preserve">novaConta.saldo</w:t>
      </w:r>
      <w:r w:rsidDel="00000000" w:rsidR="00000000" w:rsidRPr="00000000">
        <w:rPr>
          <w:rtl w:val="0"/>
        </w:rPr>
        <w:t xml:space="preserve"> é copiado para o parâmetro </w:t>
      </w:r>
      <w:r w:rsidDel="00000000" w:rsidR="00000000" w:rsidRPr="00000000">
        <w:rPr>
          <w:rFonts w:ascii="Courier New" w:cs="Courier New" w:eastAsia="Courier New" w:hAnsi="Courier New"/>
          <w:rtl w:val="0"/>
        </w:rPr>
        <w:t xml:space="preserve">saldo</w:t>
      </w:r>
      <w:r w:rsidDel="00000000" w:rsidR="00000000" w:rsidRPr="00000000">
        <w:rPr>
          <w:rtl w:val="0"/>
        </w:rPr>
        <w:t xml:space="preserve">. O valor retornado pela função é sobreposto ao conteúdo do campo </w:t>
      </w:r>
      <w:r w:rsidDel="00000000" w:rsidR="00000000" w:rsidRPr="00000000">
        <w:rPr>
          <w:rFonts w:ascii="Courier New" w:cs="Courier New" w:eastAsia="Courier New" w:hAnsi="Courier New"/>
          <w:rtl w:val="0"/>
        </w:rPr>
        <w:t xml:space="preserve">novaConta.saldo</w:t>
      </w:r>
      <w:r w:rsidDel="00000000" w:rsidR="00000000" w:rsidRPr="00000000">
        <w:rPr>
          <w:rtl w:val="0"/>
        </w:rPr>
        <w:t xml:space="preserve">.</w:t>
      </w:r>
    </w:p>
    <w:tbl>
      <w:tblPr>
        <w:tblStyle w:val="Table65"/>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61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61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62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62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62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62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62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62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62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62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62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tc>
        <w:tc>
          <w:tcPr>
            <w:shd w:fill="f0f0f0" w:val="clear"/>
            <w:tcMar>
              <w:top w:w="0.0" w:type="dxa"/>
              <w:left w:w="0.0" w:type="dxa"/>
              <w:bottom w:w="0.0" w:type="dxa"/>
              <w:right w:w="0.0" w:type="dxa"/>
            </w:tcMar>
          </w:tcPr>
          <w:p w:rsidR="00000000" w:rsidDel="00000000" w:rsidP="00000000" w:rsidRDefault="00000000" w:rsidRPr="00000000" w14:paraId="00000629">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float </w:t>
            </w:r>
            <w:r w:rsidDel="00000000" w:rsidR="00000000" w:rsidRPr="00000000">
              <w:rPr>
                <w:rFonts w:ascii="Consolas" w:cs="Consolas" w:eastAsia="Consolas" w:hAnsi="Consolas"/>
                <w:b w:val="1"/>
                <w:color w:val="880000"/>
                <w:sz w:val="19"/>
                <w:szCs w:val="19"/>
                <w:shd w:fill="f0f0f0" w:val="clear"/>
                <w:rtl w:val="0"/>
              </w:rPr>
              <w:t xml:space="preserve">atualizaSaldo</w:t>
            </w:r>
            <w:r w:rsidDel="00000000" w:rsidR="00000000" w:rsidRPr="00000000">
              <w:rPr>
                <w:rFonts w:ascii="Consolas" w:cs="Consolas" w:eastAsia="Consolas" w:hAnsi="Consolas"/>
                <w:b w:val="1"/>
                <w:color w:val="444444"/>
                <w:sz w:val="19"/>
                <w:szCs w:val="19"/>
                <w:shd w:fill="f0f0f0" w:val="clear"/>
                <w:rtl w:val="0"/>
              </w:rPr>
              <w:t xml:space="preserve">(float saldo, float taxa){</w:t>
              <w:br w:type="textWrapping"/>
              <w:tab/>
              <w:t xml:space="preserve">return (saldo + saldo * taxa);</w:t>
              <w:br w:type="textWrapping"/>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Conta novaConta = {</w:t>
            </w:r>
            <w:r w:rsidDel="00000000" w:rsidR="00000000" w:rsidRPr="00000000">
              <w:rPr>
                <w:rFonts w:ascii="Consolas" w:cs="Consolas" w:eastAsia="Consolas" w:hAnsi="Consolas"/>
                <w:b w:val="1"/>
                <w:color w:val="880000"/>
                <w:sz w:val="19"/>
                <w:szCs w:val="19"/>
                <w:shd w:fill="f0f0f0" w:val="clear"/>
                <w:rtl w:val="0"/>
              </w:rPr>
              <w:t xml:space="preserve">12345</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'C'</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"Paulo Figueira de Lima"</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05</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02</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2021</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100.00</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"Saldo: R$"</w:t>
            </w:r>
            <w:r w:rsidDel="00000000" w:rsidR="00000000" w:rsidRPr="00000000">
              <w:rPr>
                <w:rFonts w:ascii="Consolas" w:cs="Consolas" w:eastAsia="Consolas" w:hAnsi="Consolas"/>
                <w:b w:val="1"/>
                <w:color w:val="444444"/>
                <w:sz w:val="19"/>
                <w:szCs w:val="19"/>
                <w:shd w:fill="f0f0f0" w:val="clear"/>
                <w:rtl w:val="0"/>
              </w:rPr>
              <w:t xml:space="preserve"> &lt;&lt; novaConta.saldo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novaConta.saldo = atualizaSaldo(novaConta.saldo, </w:t>
            </w:r>
            <w:r w:rsidDel="00000000" w:rsidR="00000000" w:rsidRPr="00000000">
              <w:rPr>
                <w:rFonts w:ascii="Consolas" w:cs="Consolas" w:eastAsia="Consolas" w:hAnsi="Consolas"/>
                <w:b w:val="1"/>
                <w:color w:val="880000"/>
                <w:sz w:val="19"/>
                <w:szCs w:val="19"/>
                <w:shd w:fill="f0f0f0" w:val="clear"/>
                <w:rtl w:val="0"/>
              </w:rPr>
              <w:t xml:space="preserve">0.01</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"Saldo atualizado: R$"</w:t>
            </w:r>
            <w:r w:rsidDel="00000000" w:rsidR="00000000" w:rsidRPr="00000000">
              <w:rPr>
                <w:rFonts w:ascii="Consolas" w:cs="Consolas" w:eastAsia="Consolas" w:hAnsi="Consolas"/>
                <w:b w:val="1"/>
                <w:color w:val="444444"/>
                <w:sz w:val="19"/>
                <w:szCs w:val="19"/>
                <w:shd w:fill="f0f0f0" w:val="clear"/>
                <w:rtl w:val="0"/>
              </w:rPr>
              <w:t xml:space="preserve"> &lt;&lt; novaConta.saldo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62A">
      <w:pPr>
        <w:spacing w:after="240" w:before="240" w:lineRule="auto"/>
        <w:ind w:firstLine="720"/>
        <w:jc w:val="both"/>
        <w:rPr/>
      </w:pPr>
      <w:r w:rsidDel="00000000" w:rsidR="00000000" w:rsidRPr="00000000">
        <w:rPr>
          <w:rtl w:val="0"/>
        </w:rPr>
      </w:r>
    </w:p>
    <w:p w:rsidR="00000000" w:rsidDel="00000000" w:rsidP="00000000" w:rsidRDefault="00000000" w:rsidRPr="00000000" w14:paraId="0000062B">
      <w:pPr>
        <w:spacing w:after="240" w:before="240" w:lineRule="auto"/>
        <w:ind w:firstLine="720"/>
        <w:jc w:val="both"/>
        <w:rPr/>
      </w:pPr>
      <w:r w:rsidDel="00000000" w:rsidR="00000000" w:rsidRPr="00000000">
        <w:rPr>
          <w:rtl w:val="0"/>
        </w:rPr>
        <w:t xml:space="preserve">Quando é necessário fornecer todo o registro para uma função, é possível fazer passagem de parâmetro por valor ou por referência. Na passagem por valor, as alterações feitas na função não alteram o conteúdo do registro.</w:t>
      </w:r>
    </w:p>
    <w:p w:rsidR="00000000" w:rsidDel="00000000" w:rsidP="00000000" w:rsidRDefault="00000000" w:rsidRPr="00000000" w14:paraId="0000062C">
      <w:pPr>
        <w:spacing w:after="240" w:before="240" w:lineRule="auto"/>
        <w:ind w:firstLine="720"/>
        <w:jc w:val="both"/>
        <w:rPr/>
      </w:pPr>
      <w:r w:rsidDel="00000000" w:rsidR="00000000" w:rsidRPr="00000000">
        <w:rPr>
          <w:rtl w:val="0"/>
        </w:rPr>
        <w:t xml:space="preserve">A função imprime exemplifica esse tipo de passagem de registro por valor. Todo o conteúdo do registro </w:t>
      </w:r>
      <w:r w:rsidDel="00000000" w:rsidR="00000000" w:rsidRPr="00000000">
        <w:rPr>
          <w:rFonts w:ascii="Courier New" w:cs="Courier New" w:eastAsia="Courier New" w:hAnsi="Courier New"/>
          <w:rtl w:val="0"/>
        </w:rPr>
        <w:t xml:space="preserve">novaConta</w:t>
      </w:r>
      <w:r w:rsidDel="00000000" w:rsidR="00000000" w:rsidRPr="00000000">
        <w:rPr>
          <w:rtl w:val="0"/>
        </w:rPr>
        <w:t xml:space="preserve"> (no escopo do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é copiado para o parâmetro </w:t>
      </w:r>
      <w:r w:rsidDel="00000000" w:rsidR="00000000" w:rsidRPr="00000000">
        <w:rPr>
          <w:rFonts w:ascii="Courier New" w:cs="Courier New" w:eastAsia="Courier New" w:hAnsi="Courier New"/>
          <w:rtl w:val="0"/>
        </w:rPr>
        <w:t xml:space="preserve">conta</w:t>
      </w:r>
      <w:r w:rsidDel="00000000" w:rsidR="00000000" w:rsidRPr="00000000">
        <w:rPr>
          <w:rtl w:val="0"/>
        </w:rPr>
        <w:t xml:space="preserve"> (no escopo da função </w:t>
      </w:r>
      <w:r w:rsidDel="00000000" w:rsidR="00000000" w:rsidRPr="00000000">
        <w:rPr>
          <w:rFonts w:ascii="Courier New" w:cs="Courier New" w:eastAsia="Courier New" w:hAnsi="Courier New"/>
          <w:rtl w:val="0"/>
        </w:rPr>
        <w:t xml:space="preserve">imprime()</w:t>
      </w:r>
      <w:r w:rsidDel="00000000" w:rsidR="00000000" w:rsidRPr="00000000">
        <w:rPr>
          <w:rtl w:val="0"/>
        </w:rPr>
        <w:t xml:space="preserve">).</w:t>
      </w:r>
    </w:p>
    <w:p w:rsidR="00000000" w:rsidDel="00000000" w:rsidP="00000000" w:rsidRDefault="00000000" w:rsidRPr="00000000" w14:paraId="0000062D">
      <w:pPr>
        <w:spacing w:after="240" w:before="240" w:lineRule="auto"/>
        <w:jc w:val="both"/>
        <w:rPr>
          <w:b w:val="1"/>
        </w:rPr>
      </w:pPr>
      <w:r w:rsidDel="00000000" w:rsidR="00000000" w:rsidRPr="00000000">
        <w:rPr>
          <w:b w:val="1"/>
          <w:rtl w:val="0"/>
        </w:rPr>
        <w:t xml:space="preserve">Em C++</w:t>
      </w:r>
    </w:p>
    <w:tbl>
      <w:tblPr>
        <w:tblStyle w:val="Table66"/>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62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62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63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63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63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63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63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63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63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63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63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63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63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63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tc>
        <w:tc>
          <w:tcPr>
            <w:shd w:fill="f0f0f0" w:val="clear"/>
            <w:tcMar>
              <w:top w:w="0.0" w:type="dxa"/>
              <w:left w:w="0.0" w:type="dxa"/>
              <w:bottom w:w="0.0" w:type="dxa"/>
              <w:right w:w="0.0" w:type="dxa"/>
            </w:tcMar>
          </w:tcPr>
          <w:p w:rsidR="00000000" w:rsidDel="00000000" w:rsidP="00000000" w:rsidRDefault="00000000" w:rsidRPr="00000000" w14:paraId="0000063C">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 </w:t>
            </w:r>
            <w:r w:rsidDel="00000000" w:rsidR="00000000" w:rsidRPr="00000000">
              <w:rPr>
                <w:rFonts w:ascii="Consolas" w:cs="Consolas" w:eastAsia="Consolas" w:hAnsi="Consolas"/>
                <w:b w:val="1"/>
                <w:color w:val="880000"/>
                <w:sz w:val="19"/>
                <w:szCs w:val="19"/>
                <w:shd w:fill="f0f0f0" w:val="clear"/>
                <w:rtl w:val="0"/>
              </w:rPr>
              <w:t xml:space="preserve">imprime</w:t>
            </w:r>
            <w:r w:rsidDel="00000000" w:rsidR="00000000" w:rsidRPr="00000000">
              <w:rPr>
                <w:rFonts w:ascii="Consolas" w:cs="Consolas" w:eastAsia="Consolas" w:hAnsi="Consolas"/>
                <w:b w:val="1"/>
                <w:color w:val="444444"/>
                <w:sz w:val="19"/>
                <w:szCs w:val="19"/>
                <w:shd w:fill="f0f0f0" w:val="clear"/>
                <w:rtl w:val="0"/>
              </w:rPr>
              <w:t xml:space="preserve"> (Conta conta){</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fixed &lt;&lt; setprecision(</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conta.id &lt;&lt; </w:t>
            </w:r>
            <w:r w:rsidDel="00000000" w:rsidR="00000000" w:rsidRPr="00000000">
              <w:rPr>
                <w:rFonts w:ascii="Consolas" w:cs="Consolas" w:eastAsia="Consolas" w:hAnsi="Consolas"/>
                <w:b w:val="1"/>
                <w:color w:val="880000"/>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 &lt;&lt; conta.titular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"Cliente desde "</w:t>
            </w:r>
            <w:r w:rsidDel="00000000" w:rsidR="00000000" w:rsidRPr="00000000">
              <w:rPr>
                <w:rFonts w:ascii="Consolas" w:cs="Consolas" w:eastAsia="Consolas" w:hAnsi="Consolas"/>
                <w:b w:val="1"/>
                <w:color w:val="444444"/>
                <w:sz w:val="19"/>
                <w:szCs w:val="19"/>
                <w:shd w:fill="f0f0f0" w:val="clear"/>
                <w:rtl w:val="0"/>
              </w:rPr>
              <w:t xml:space="preserve"> &lt;&lt; setfill(</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&lt;&lt; setw(</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 &lt;&lt; conta.abertura.dia &lt;&lt; </w:t>
            </w:r>
            <w:r w:rsidDel="00000000" w:rsidR="00000000" w:rsidRPr="00000000">
              <w:rPr>
                <w:rFonts w:ascii="Consolas" w:cs="Consolas" w:eastAsia="Consolas" w:hAnsi="Consolas"/>
                <w:b w:val="1"/>
                <w:color w:val="880000"/>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setfill(</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&lt;&lt; setw(</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 &lt;&lt; conta.abertura.mes &lt;&lt; </w:t>
            </w:r>
            <w:r w:rsidDel="00000000" w:rsidR="00000000" w:rsidRPr="00000000">
              <w:rPr>
                <w:rFonts w:ascii="Consolas" w:cs="Consolas" w:eastAsia="Consolas" w:hAnsi="Consolas"/>
                <w:b w:val="1"/>
                <w:color w:val="880000"/>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conta.abertura.ano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"Saldo: R$"</w:t>
            </w:r>
            <w:r w:rsidDel="00000000" w:rsidR="00000000" w:rsidRPr="00000000">
              <w:rPr>
                <w:rFonts w:ascii="Consolas" w:cs="Consolas" w:eastAsia="Consolas" w:hAnsi="Consolas"/>
                <w:b w:val="1"/>
                <w:color w:val="444444"/>
                <w:sz w:val="19"/>
                <w:szCs w:val="19"/>
                <w:shd w:fill="f0f0f0" w:val="clear"/>
                <w:rtl w:val="0"/>
              </w:rPr>
              <w:t xml:space="preserve"> &lt;&lt; conta.saldo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Conta novaConta = {</w:t>
            </w:r>
            <w:r w:rsidDel="00000000" w:rsidR="00000000" w:rsidRPr="00000000">
              <w:rPr>
                <w:rFonts w:ascii="Consolas" w:cs="Consolas" w:eastAsia="Consolas" w:hAnsi="Consolas"/>
                <w:b w:val="1"/>
                <w:color w:val="880000"/>
                <w:sz w:val="19"/>
                <w:szCs w:val="19"/>
                <w:shd w:fill="f0f0f0" w:val="clear"/>
                <w:rtl w:val="0"/>
              </w:rPr>
              <w:t xml:space="preserve">12345</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'C'</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"Paulo Figueira de Lima"</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05</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02</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2021</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100.00</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imprime(novaConta);</w:t>
              <w:br w:type="textWrapping"/>
              <w:tab/>
              <w:t xml:space="preserve">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63D">
      <w:pPr>
        <w:spacing w:after="240" w:before="240" w:lineRule="auto"/>
        <w:jc w:val="both"/>
        <w:rPr/>
      </w:pPr>
      <w:r w:rsidDel="00000000" w:rsidR="00000000" w:rsidRPr="00000000">
        <w:rPr>
          <w:rtl w:val="0"/>
        </w:rPr>
      </w:r>
    </w:p>
    <w:p w:rsidR="00000000" w:rsidDel="00000000" w:rsidP="00000000" w:rsidRDefault="00000000" w:rsidRPr="00000000" w14:paraId="0000063E">
      <w:pPr>
        <w:spacing w:after="240" w:before="240" w:lineRule="auto"/>
        <w:jc w:val="both"/>
        <w:rPr>
          <w:b w:val="1"/>
        </w:rPr>
      </w:pPr>
      <w:r w:rsidDel="00000000" w:rsidR="00000000" w:rsidRPr="00000000">
        <w:rPr>
          <w:b w:val="1"/>
          <w:rtl w:val="0"/>
        </w:rPr>
        <w:t xml:space="preserve">Em C</w:t>
      </w:r>
    </w:p>
    <w:tbl>
      <w:tblPr>
        <w:tblStyle w:val="Table67"/>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63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64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64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64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64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64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64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64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64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64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64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64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64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tc>
        <w:tc>
          <w:tcPr>
            <w:shd w:fill="f0f0f0" w:val="clear"/>
            <w:tcMar>
              <w:top w:w="0.0" w:type="dxa"/>
              <w:left w:w="0.0" w:type="dxa"/>
              <w:bottom w:w="0.0" w:type="dxa"/>
              <w:right w:w="0.0" w:type="dxa"/>
            </w:tcMar>
          </w:tcPr>
          <w:p w:rsidR="00000000" w:rsidDel="00000000" w:rsidP="00000000" w:rsidRDefault="00000000" w:rsidRPr="00000000" w14:paraId="0000064C">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 </w:t>
            </w:r>
            <w:r w:rsidDel="00000000" w:rsidR="00000000" w:rsidRPr="00000000">
              <w:rPr>
                <w:rFonts w:ascii="Consolas" w:cs="Consolas" w:eastAsia="Consolas" w:hAnsi="Consolas"/>
                <w:b w:val="1"/>
                <w:color w:val="880000"/>
                <w:sz w:val="19"/>
                <w:szCs w:val="19"/>
                <w:shd w:fill="f0f0f0" w:val="clear"/>
                <w:rtl w:val="0"/>
              </w:rPr>
              <w:t xml:space="preserve">imprime</w:t>
            </w:r>
            <w:r w:rsidDel="00000000" w:rsidR="00000000" w:rsidRPr="00000000">
              <w:rPr>
                <w:rFonts w:ascii="Consolas" w:cs="Consolas" w:eastAsia="Consolas" w:hAnsi="Consolas"/>
                <w:b w:val="1"/>
                <w:color w:val="444444"/>
                <w:sz w:val="19"/>
                <w:szCs w:val="19"/>
                <w:shd w:fill="f0f0f0" w:val="clear"/>
                <w:rtl w:val="0"/>
              </w:rPr>
              <w:t xml:space="preserve"> (Conta conta){</w:t>
              <w:br w:type="textWrapping"/>
              <w:tab/>
              <w:t xml:space="preserve">printf(</w:t>
            </w:r>
            <w:r w:rsidDel="00000000" w:rsidR="00000000" w:rsidRPr="00000000">
              <w:rPr>
                <w:rFonts w:ascii="Consolas" w:cs="Consolas" w:eastAsia="Consolas" w:hAnsi="Consolas"/>
                <w:b w:val="1"/>
                <w:color w:val="880000"/>
                <w:sz w:val="19"/>
                <w:szCs w:val="19"/>
                <w:shd w:fill="f0f0f0" w:val="clear"/>
                <w:rtl w:val="0"/>
              </w:rPr>
              <w:t xml:space="preserve">"%d  %s \n"</w:t>
            </w:r>
            <w:r w:rsidDel="00000000" w:rsidR="00000000" w:rsidRPr="00000000">
              <w:rPr>
                <w:rFonts w:ascii="Consolas" w:cs="Consolas" w:eastAsia="Consolas" w:hAnsi="Consolas"/>
                <w:b w:val="1"/>
                <w:color w:val="444444"/>
                <w:sz w:val="19"/>
                <w:szCs w:val="19"/>
                <w:shd w:fill="f0f0f0" w:val="clear"/>
                <w:rtl w:val="0"/>
              </w:rPr>
              <w:t xml:space="preserve">, conta.id, conta.titular);</w:t>
              <w:br w:type="textWrapping"/>
              <w:tab/>
              <w:t xml:space="preserve">printf(</w:t>
            </w:r>
            <w:r w:rsidDel="00000000" w:rsidR="00000000" w:rsidRPr="00000000">
              <w:rPr>
                <w:rFonts w:ascii="Consolas" w:cs="Consolas" w:eastAsia="Consolas" w:hAnsi="Consolas"/>
                <w:b w:val="1"/>
                <w:color w:val="880000"/>
                <w:sz w:val="19"/>
                <w:szCs w:val="19"/>
                <w:shd w:fill="f0f0f0" w:val="clear"/>
                <w:rtl w:val="0"/>
              </w:rPr>
              <w:t xml:space="preserve">"Cliente desde %d/%d/%d \n"</w:t>
            </w:r>
            <w:r w:rsidDel="00000000" w:rsidR="00000000" w:rsidRPr="00000000">
              <w:rPr>
                <w:rFonts w:ascii="Consolas" w:cs="Consolas" w:eastAsia="Consolas" w:hAnsi="Consolas"/>
                <w:b w:val="1"/>
                <w:color w:val="444444"/>
                <w:sz w:val="19"/>
                <w:szCs w:val="19"/>
                <w:shd w:fill="f0f0f0" w:val="clear"/>
                <w:rtl w:val="0"/>
              </w:rPr>
              <w:t xml:space="preserve">, conta.abertura.dia , conta.abertura.mes, conta.abertura.ano);</w:t>
              <w:br w:type="textWrapping"/>
              <w:tab/>
              <w:t xml:space="preserve">printf(</w:t>
            </w:r>
            <w:r w:rsidDel="00000000" w:rsidR="00000000" w:rsidRPr="00000000">
              <w:rPr>
                <w:rFonts w:ascii="Consolas" w:cs="Consolas" w:eastAsia="Consolas" w:hAnsi="Consolas"/>
                <w:b w:val="1"/>
                <w:color w:val="880000"/>
                <w:sz w:val="19"/>
                <w:szCs w:val="19"/>
                <w:shd w:fill="f0f0f0" w:val="clear"/>
                <w:rtl w:val="0"/>
              </w:rPr>
              <w:t xml:space="preserve">"Saldo: R$ %f"</w:t>
            </w:r>
            <w:r w:rsidDel="00000000" w:rsidR="00000000" w:rsidRPr="00000000">
              <w:rPr>
                <w:rFonts w:ascii="Consolas" w:cs="Consolas" w:eastAsia="Consolas" w:hAnsi="Consolas"/>
                <w:b w:val="1"/>
                <w:color w:val="444444"/>
                <w:sz w:val="19"/>
                <w:szCs w:val="19"/>
                <w:shd w:fill="f0f0f0" w:val="clear"/>
                <w:rtl w:val="0"/>
              </w:rPr>
              <w:t xml:space="preserve">, conta.saldo);</w:t>
              <w:br w:type="textWrapping"/>
              <w:t xml:space="preserve">}</w:t>
              <w:br w:type="textWrapping"/>
              <w:br w:type="textWrapping"/>
              <w:br w:type="textWrapping"/>
              <w:t xml:space="preserve">int main(){</w:t>
              <w:br w:type="textWrapping"/>
              <w:tab/>
              <w:t xml:space="preserve">Conta novaConta = {</w:t>
            </w:r>
            <w:r w:rsidDel="00000000" w:rsidR="00000000" w:rsidRPr="00000000">
              <w:rPr>
                <w:rFonts w:ascii="Consolas" w:cs="Consolas" w:eastAsia="Consolas" w:hAnsi="Consolas"/>
                <w:b w:val="1"/>
                <w:color w:val="880000"/>
                <w:sz w:val="19"/>
                <w:szCs w:val="19"/>
                <w:shd w:fill="f0f0f0" w:val="clear"/>
                <w:rtl w:val="0"/>
              </w:rPr>
              <w:t xml:space="preserve">12345</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'C'</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"Paulo Figueira de Lima"</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05</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02</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2021</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100.00</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imprime(novaConta);</w:t>
              <w:br w:type="textWrapping"/>
              <w:tab/>
              <w:t xml:space="preserve">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64D">
      <w:pPr>
        <w:spacing w:after="240" w:before="240" w:lineRule="auto"/>
        <w:jc w:val="both"/>
        <w:rPr/>
      </w:pPr>
      <w:r w:rsidDel="00000000" w:rsidR="00000000" w:rsidRPr="00000000">
        <w:rPr>
          <w:rtl w:val="0"/>
        </w:rPr>
      </w:r>
    </w:p>
    <w:p w:rsidR="00000000" w:rsidDel="00000000" w:rsidP="00000000" w:rsidRDefault="00000000" w:rsidRPr="00000000" w14:paraId="0000064E">
      <w:pPr>
        <w:ind w:firstLine="720"/>
        <w:jc w:val="both"/>
        <w:rPr/>
      </w:pPr>
      <w:r w:rsidDel="00000000" w:rsidR="00000000" w:rsidRPr="00000000">
        <w:rPr>
          <w:rtl w:val="0"/>
        </w:rPr>
        <w:t xml:space="preserve">Ao copiar todos os dados do registro, é produzida uma </w:t>
      </w:r>
      <w:r w:rsidDel="00000000" w:rsidR="00000000" w:rsidRPr="00000000">
        <w:rPr>
          <w:b w:val="1"/>
          <w:rtl w:val="0"/>
        </w:rPr>
        <w:t xml:space="preserve">sobrecarga</w:t>
      </w:r>
      <w:r w:rsidDel="00000000" w:rsidR="00000000" w:rsidRPr="00000000">
        <w:rPr>
          <w:rtl w:val="0"/>
        </w:rPr>
        <w:t xml:space="preserve"> (de memória e tempo de processamento; imagine um registro com vários campos, campos com tipos de dados compostos ou até mesmo outros registros). Uma forma de evitar isso é utilizar a passagem de parâmetros por referência. Além de reduzir as demandas de recursos computacionais, os parâmetros por referência possibilitam às funções alterar os campos do registro (se for necessário). </w:t>
      </w:r>
    </w:p>
    <w:p w:rsidR="00000000" w:rsidDel="00000000" w:rsidP="00000000" w:rsidRDefault="00000000" w:rsidRPr="00000000" w14:paraId="0000064F">
      <w:pPr>
        <w:ind w:firstLine="720"/>
        <w:jc w:val="both"/>
        <w:rPr/>
      </w:pPr>
      <w:r w:rsidDel="00000000" w:rsidR="00000000" w:rsidRPr="00000000">
        <w:rPr>
          <w:rtl w:val="0"/>
        </w:rPr>
        <w:t xml:space="preserve">A passagem de parâmetros por referência é feita usando </w:t>
      </w:r>
      <w:r w:rsidDel="00000000" w:rsidR="00000000" w:rsidRPr="00000000">
        <w:rPr>
          <w:b w:val="1"/>
          <w:rtl w:val="0"/>
        </w:rPr>
        <w:t xml:space="preserve">ponteiros</w:t>
      </w:r>
      <w:r w:rsidDel="00000000" w:rsidR="00000000" w:rsidRPr="00000000">
        <w:rPr>
          <w:rtl w:val="0"/>
        </w:rPr>
        <w:t xml:space="preserve">. Ao chamar a função, o valor fornecido deve ser o endereço do registro que será passado por parâmetro. No escopo da função, o tratamento é para o ponteiro do registro.</w:t>
      </w:r>
    </w:p>
    <w:p w:rsidR="00000000" w:rsidDel="00000000" w:rsidP="00000000" w:rsidRDefault="00000000" w:rsidRPr="00000000" w14:paraId="00000650">
      <w:pPr>
        <w:jc w:val="both"/>
        <w:rPr>
          <w:b w:val="1"/>
        </w:rPr>
      </w:pPr>
      <w:r w:rsidDel="00000000" w:rsidR="00000000" w:rsidRPr="00000000">
        <w:rPr>
          <w:b w:val="1"/>
          <w:rtl w:val="0"/>
        </w:rPr>
        <w:t xml:space="preserve">Em C++</w:t>
      </w:r>
    </w:p>
    <w:tbl>
      <w:tblPr>
        <w:tblStyle w:val="Table68"/>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65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65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65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65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65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65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65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65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65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65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65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65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65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65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65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tc>
        <w:tc>
          <w:tcPr>
            <w:shd w:fill="f0f0f0" w:val="clear"/>
            <w:tcMar>
              <w:top w:w="0.0" w:type="dxa"/>
              <w:left w:w="0.0" w:type="dxa"/>
              <w:bottom w:w="0.0" w:type="dxa"/>
              <w:right w:w="0.0" w:type="dxa"/>
            </w:tcMar>
          </w:tcPr>
          <w:p w:rsidR="00000000" w:rsidDel="00000000" w:rsidP="00000000" w:rsidRDefault="00000000" w:rsidRPr="00000000" w14:paraId="00000660">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 preenche (Conta *conta){</w:t>
              <w:br w:type="textWrapping"/>
              <w:tab/>
            </w:r>
            <w:r w:rsidDel="00000000" w:rsidR="00000000" w:rsidRPr="00000000">
              <w:rPr>
                <w:rFonts w:ascii="Consolas" w:cs="Consolas" w:eastAsia="Consolas" w:hAnsi="Consolas"/>
                <w:b w:val="1"/>
                <w:color w:val="8800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&gt;&gt; conta-&gt;id;</w:t>
              <w:br w:type="textWrapping"/>
              <w:tab/>
            </w:r>
            <w:r w:rsidDel="00000000" w:rsidR="00000000" w:rsidRPr="00000000">
              <w:rPr>
                <w:rFonts w:ascii="Consolas" w:cs="Consolas" w:eastAsia="Consolas" w:hAnsi="Consolas"/>
                <w:b w:val="1"/>
                <w:color w:val="8800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&gt;&gt; conta-&gt;tipo;</w:t>
              <w:br w:type="textWrapping"/>
              <w:tab/>
              <w:t xml:space="preserve">cin.get();</w:t>
              <w:br w:type="textWrapping"/>
              <w:tab/>
            </w:r>
            <w:r w:rsidDel="00000000" w:rsidR="00000000" w:rsidRPr="00000000">
              <w:rPr>
                <w:rFonts w:ascii="Consolas" w:cs="Consolas" w:eastAsia="Consolas" w:hAnsi="Consolas"/>
                <w:b w:val="1"/>
                <w:color w:val="880000"/>
                <w:sz w:val="19"/>
                <w:szCs w:val="19"/>
                <w:shd w:fill="f0f0f0" w:val="clear"/>
                <w:rtl w:val="0"/>
              </w:rPr>
              <w:t xml:space="preserve">getline</w:t>
            </w:r>
            <w:r w:rsidDel="00000000" w:rsidR="00000000" w:rsidRPr="00000000">
              <w:rPr>
                <w:rFonts w:ascii="Consolas" w:cs="Consolas" w:eastAsia="Consolas" w:hAnsi="Consolas"/>
                <w:b w:val="1"/>
                <w:color w:val="444444"/>
                <w:sz w:val="19"/>
                <w:szCs w:val="19"/>
                <w:shd w:fill="f0f0f0" w:val="clear"/>
                <w:rtl w:val="0"/>
              </w:rPr>
              <w:t xml:space="preserve">(cin, conta-&gt;titular);</w:t>
              <w:br w:type="textWrapping"/>
              <w:tab/>
            </w:r>
            <w:r w:rsidDel="00000000" w:rsidR="00000000" w:rsidRPr="00000000">
              <w:rPr>
                <w:rFonts w:ascii="Consolas" w:cs="Consolas" w:eastAsia="Consolas" w:hAnsi="Consolas"/>
                <w:b w:val="1"/>
                <w:color w:val="8800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&gt;&gt; conta-&gt;</w:t>
            </w:r>
            <w:r w:rsidDel="00000000" w:rsidR="00000000" w:rsidRPr="00000000">
              <w:rPr>
                <w:rFonts w:ascii="Consolas" w:cs="Consolas" w:eastAsia="Consolas" w:hAnsi="Consolas"/>
                <w:b w:val="1"/>
                <w:color w:val="880000"/>
                <w:sz w:val="19"/>
                <w:szCs w:val="19"/>
                <w:shd w:fill="f0f0f0" w:val="clear"/>
                <w:rtl w:val="0"/>
              </w:rPr>
              <w:t xml:space="preserve">abertura</w:t>
            </w:r>
            <w:r w:rsidDel="00000000" w:rsidR="00000000" w:rsidRPr="00000000">
              <w:rPr>
                <w:rFonts w:ascii="Consolas" w:cs="Consolas" w:eastAsia="Consolas" w:hAnsi="Consolas"/>
                <w:b w:val="1"/>
                <w:color w:val="444444"/>
                <w:sz w:val="19"/>
                <w:szCs w:val="19"/>
                <w:shd w:fill="f0f0f0" w:val="clear"/>
                <w:rtl w:val="0"/>
              </w:rPr>
              <w:t xml:space="preserve">.dia &gt;&gt; conta-&gt;</w:t>
            </w:r>
            <w:r w:rsidDel="00000000" w:rsidR="00000000" w:rsidRPr="00000000">
              <w:rPr>
                <w:rFonts w:ascii="Consolas" w:cs="Consolas" w:eastAsia="Consolas" w:hAnsi="Consolas"/>
                <w:b w:val="1"/>
                <w:color w:val="880000"/>
                <w:sz w:val="19"/>
                <w:szCs w:val="19"/>
                <w:shd w:fill="f0f0f0" w:val="clear"/>
                <w:rtl w:val="0"/>
              </w:rPr>
              <w:t xml:space="preserve">abertura</w:t>
            </w:r>
            <w:r w:rsidDel="00000000" w:rsidR="00000000" w:rsidRPr="00000000">
              <w:rPr>
                <w:rFonts w:ascii="Consolas" w:cs="Consolas" w:eastAsia="Consolas" w:hAnsi="Consolas"/>
                <w:b w:val="1"/>
                <w:color w:val="444444"/>
                <w:sz w:val="19"/>
                <w:szCs w:val="19"/>
                <w:shd w:fill="f0f0f0" w:val="clear"/>
                <w:rtl w:val="0"/>
              </w:rPr>
              <w:t xml:space="preserve">.mes &gt;&gt; conta-&gt;</w:t>
            </w:r>
            <w:r w:rsidDel="00000000" w:rsidR="00000000" w:rsidRPr="00000000">
              <w:rPr>
                <w:rFonts w:ascii="Consolas" w:cs="Consolas" w:eastAsia="Consolas" w:hAnsi="Consolas"/>
                <w:b w:val="1"/>
                <w:color w:val="880000"/>
                <w:sz w:val="19"/>
                <w:szCs w:val="19"/>
                <w:shd w:fill="f0f0f0" w:val="clear"/>
                <w:rtl w:val="0"/>
              </w:rPr>
              <w:t xml:space="preserve">abertura</w:t>
            </w:r>
            <w:r w:rsidDel="00000000" w:rsidR="00000000" w:rsidRPr="00000000">
              <w:rPr>
                <w:rFonts w:ascii="Consolas" w:cs="Consolas" w:eastAsia="Consolas" w:hAnsi="Consolas"/>
                <w:b w:val="1"/>
                <w:color w:val="444444"/>
                <w:sz w:val="19"/>
                <w:szCs w:val="19"/>
                <w:shd w:fill="f0f0f0" w:val="clear"/>
                <w:rtl w:val="0"/>
              </w:rPr>
              <w:t xml:space="preserve">.ano;</w:t>
              <w:br w:type="textWrapping"/>
              <w:tab/>
            </w:r>
            <w:r w:rsidDel="00000000" w:rsidR="00000000" w:rsidRPr="00000000">
              <w:rPr>
                <w:rFonts w:ascii="Consolas" w:cs="Consolas" w:eastAsia="Consolas" w:hAnsi="Consolas"/>
                <w:b w:val="1"/>
                <w:color w:val="8800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&gt;&gt; conta-&gt;saldo;</w:t>
              <w:br w:type="textWrapping"/>
              <w:t xml:space="preserve">}</w:t>
              <w:br w:type="textWrapping"/>
              <w:br w:type="textWrapping"/>
              <w:t xml:space="preserve">int main(){</w:t>
              <w:br w:type="textWrapping"/>
              <w:tab/>
              <w:t xml:space="preserve">Conta novaConta;</w:t>
              <w:br w:type="textWrapping"/>
              <w:tab/>
              <w:t xml:space="preserve">preenche(&amp;novaConta);</w:t>
              <w:br w:type="textWrapping"/>
              <w:tab/>
              <w:t xml:space="preserve">imprime(novaConta);</w:t>
              <w:br w:type="textWrapping"/>
              <w:tab/>
              <w:t xml:space="preserve">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661">
      <w:pPr>
        <w:jc w:val="both"/>
        <w:rPr>
          <w:b w:val="1"/>
        </w:rPr>
      </w:pPr>
      <w:r w:rsidDel="00000000" w:rsidR="00000000" w:rsidRPr="00000000">
        <w:rPr>
          <w:b w:val="1"/>
          <w:rtl w:val="0"/>
        </w:rPr>
        <w:t xml:space="preserve">Em C</w:t>
      </w:r>
    </w:p>
    <w:tbl>
      <w:tblPr>
        <w:tblStyle w:val="Table69"/>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66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66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66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66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66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66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66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66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66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66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66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66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66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66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67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tc>
        <w:tc>
          <w:tcPr>
            <w:shd w:fill="f0f0f0" w:val="clear"/>
            <w:tcMar>
              <w:top w:w="0.0" w:type="dxa"/>
              <w:left w:w="0.0" w:type="dxa"/>
              <w:bottom w:w="0.0" w:type="dxa"/>
              <w:right w:w="0.0" w:type="dxa"/>
            </w:tcMar>
          </w:tcPr>
          <w:p w:rsidR="00000000" w:rsidDel="00000000" w:rsidP="00000000" w:rsidRDefault="00000000" w:rsidRPr="00000000" w14:paraId="00000671">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 </w:t>
            </w:r>
            <w:r w:rsidDel="00000000" w:rsidR="00000000" w:rsidRPr="00000000">
              <w:rPr>
                <w:rFonts w:ascii="Consolas" w:cs="Consolas" w:eastAsia="Consolas" w:hAnsi="Consolas"/>
                <w:b w:val="1"/>
                <w:color w:val="880000"/>
                <w:sz w:val="19"/>
                <w:szCs w:val="19"/>
                <w:shd w:fill="f0f0f0" w:val="clear"/>
                <w:rtl w:val="0"/>
              </w:rPr>
              <w:t xml:space="preserve">preenche</w:t>
            </w:r>
            <w:r w:rsidDel="00000000" w:rsidR="00000000" w:rsidRPr="00000000">
              <w:rPr>
                <w:rFonts w:ascii="Consolas" w:cs="Consolas" w:eastAsia="Consolas" w:hAnsi="Consolas"/>
                <w:b w:val="1"/>
                <w:color w:val="444444"/>
                <w:sz w:val="19"/>
                <w:szCs w:val="19"/>
                <w:shd w:fill="f0f0f0" w:val="clear"/>
                <w:rtl w:val="0"/>
              </w:rPr>
              <w:t xml:space="preserve"> (Conta *conta){</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scanf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"%d%*c"</w:t>
            </w:r>
            <w:r w:rsidDel="00000000" w:rsidR="00000000" w:rsidRPr="00000000">
              <w:rPr>
                <w:rFonts w:ascii="Consolas" w:cs="Consolas" w:eastAsia="Consolas" w:hAnsi="Consolas"/>
                <w:b w:val="1"/>
                <w:color w:val="444444"/>
                <w:sz w:val="19"/>
                <w:szCs w:val="19"/>
                <w:shd w:fill="f0f0f0" w:val="clear"/>
                <w:rtl w:val="0"/>
              </w:rPr>
              <w:t xml:space="preserve">, &amp;conta-&gt;id);</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scanf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"%c%*c"</w:t>
            </w:r>
            <w:r w:rsidDel="00000000" w:rsidR="00000000" w:rsidRPr="00000000">
              <w:rPr>
                <w:rFonts w:ascii="Consolas" w:cs="Consolas" w:eastAsia="Consolas" w:hAnsi="Consolas"/>
                <w:b w:val="1"/>
                <w:color w:val="444444"/>
                <w:sz w:val="19"/>
                <w:szCs w:val="19"/>
                <w:shd w:fill="f0f0f0" w:val="clear"/>
                <w:rtl w:val="0"/>
              </w:rPr>
              <w:t xml:space="preserve">, &amp;conta-&gt;tipo);</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scanf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"%79[^\n]"</w:t>
            </w:r>
            <w:r w:rsidDel="00000000" w:rsidR="00000000" w:rsidRPr="00000000">
              <w:rPr>
                <w:rFonts w:ascii="Consolas" w:cs="Consolas" w:eastAsia="Consolas" w:hAnsi="Consolas"/>
                <w:b w:val="1"/>
                <w:color w:val="444444"/>
                <w:sz w:val="19"/>
                <w:szCs w:val="19"/>
                <w:shd w:fill="f0f0f0" w:val="clear"/>
                <w:rtl w:val="0"/>
              </w:rPr>
              <w:t xml:space="preserve">,conta-&gt;titular);</w:t>
              <w:br w:type="textWrapping"/>
              <w:t xml:space="preserve">     </w:t>
            </w:r>
            <w:r w:rsidDel="00000000" w:rsidR="00000000" w:rsidRPr="00000000">
              <w:rPr>
                <w:rFonts w:ascii="Consolas" w:cs="Consolas" w:eastAsia="Consolas" w:hAnsi="Consolas"/>
                <w:b w:val="1"/>
                <w:color w:val="880000"/>
                <w:sz w:val="19"/>
                <w:szCs w:val="19"/>
                <w:shd w:fill="f0f0f0" w:val="clear"/>
                <w:rtl w:val="0"/>
              </w:rPr>
              <w:t xml:space="preserve">scanf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%d%*c%d%*c%d%*c</w:t>
            </w:r>
            <w:r w:rsidDel="00000000" w:rsidR="00000000" w:rsidRPr="00000000">
              <w:rPr>
                <w:rFonts w:ascii="Consolas" w:cs="Consolas" w:eastAsia="Consolas" w:hAnsi="Consolas"/>
                <w:b w:val="1"/>
                <w:color w:val="444444"/>
                <w:sz w:val="19"/>
                <w:szCs w:val="19"/>
                <w:shd w:fill="f0f0f0" w:val="clear"/>
                <w:rtl w:val="0"/>
              </w:rPr>
              <w:t xml:space="preserve">", &amp;conta-&gt;</w:t>
            </w:r>
            <w:r w:rsidDel="00000000" w:rsidR="00000000" w:rsidRPr="00000000">
              <w:rPr>
                <w:rFonts w:ascii="Consolas" w:cs="Consolas" w:eastAsia="Consolas" w:hAnsi="Consolas"/>
                <w:b w:val="1"/>
                <w:color w:val="880000"/>
                <w:sz w:val="19"/>
                <w:szCs w:val="19"/>
                <w:shd w:fill="f0f0f0" w:val="clear"/>
                <w:rtl w:val="0"/>
              </w:rPr>
              <w:t xml:space="preserve">abertura</w:t>
            </w:r>
            <w:r w:rsidDel="00000000" w:rsidR="00000000" w:rsidRPr="00000000">
              <w:rPr>
                <w:rFonts w:ascii="Consolas" w:cs="Consolas" w:eastAsia="Consolas" w:hAnsi="Consolas"/>
                <w:b w:val="1"/>
                <w:color w:val="444444"/>
                <w:sz w:val="19"/>
                <w:szCs w:val="19"/>
                <w:shd w:fill="f0f0f0" w:val="clear"/>
                <w:rtl w:val="0"/>
              </w:rPr>
              <w:t xml:space="preserve">.dia, &amp;conta-&gt;</w:t>
            </w:r>
            <w:r w:rsidDel="00000000" w:rsidR="00000000" w:rsidRPr="00000000">
              <w:rPr>
                <w:rFonts w:ascii="Consolas" w:cs="Consolas" w:eastAsia="Consolas" w:hAnsi="Consolas"/>
                <w:b w:val="1"/>
                <w:color w:val="880000"/>
                <w:sz w:val="19"/>
                <w:szCs w:val="19"/>
                <w:shd w:fill="f0f0f0" w:val="clear"/>
                <w:rtl w:val="0"/>
              </w:rPr>
              <w:t xml:space="preserve">abertura</w:t>
            </w:r>
            <w:r w:rsidDel="00000000" w:rsidR="00000000" w:rsidRPr="00000000">
              <w:rPr>
                <w:rFonts w:ascii="Consolas" w:cs="Consolas" w:eastAsia="Consolas" w:hAnsi="Consolas"/>
                <w:b w:val="1"/>
                <w:color w:val="444444"/>
                <w:sz w:val="19"/>
                <w:szCs w:val="19"/>
                <w:shd w:fill="f0f0f0" w:val="clear"/>
                <w:rtl w:val="0"/>
              </w:rPr>
              <w:t xml:space="preserve">.mes, &amp;conta-&gt;</w:t>
            </w:r>
            <w:r w:rsidDel="00000000" w:rsidR="00000000" w:rsidRPr="00000000">
              <w:rPr>
                <w:rFonts w:ascii="Consolas" w:cs="Consolas" w:eastAsia="Consolas" w:hAnsi="Consolas"/>
                <w:b w:val="1"/>
                <w:color w:val="880000"/>
                <w:sz w:val="19"/>
                <w:szCs w:val="19"/>
                <w:shd w:fill="f0f0f0" w:val="clear"/>
                <w:rtl w:val="0"/>
              </w:rPr>
              <w:t xml:space="preserve">abertura</w:t>
            </w:r>
            <w:r w:rsidDel="00000000" w:rsidR="00000000" w:rsidRPr="00000000">
              <w:rPr>
                <w:rFonts w:ascii="Consolas" w:cs="Consolas" w:eastAsia="Consolas" w:hAnsi="Consolas"/>
                <w:b w:val="1"/>
                <w:color w:val="444444"/>
                <w:sz w:val="19"/>
                <w:szCs w:val="19"/>
                <w:shd w:fill="f0f0f0" w:val="clear"/>
                <w:rtl w:val="0"/>
              </w:rPr>
              <w:t xml:space="preserve">.ano);</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scanf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"%f%*c"</w:t>
            </w:r>
            <w:r w:rsidDel="00000000" w:rsidR="00000000" w:rsidRPr="00000000">
              <w:rPr>
                <w:rFonts w:ascii="Consolas" w:cs="Consolas" w:eastAsia="Consolas" w:hAnsi="Consolas"/>
                <w:b w:val="1"/>
                <w:color w:val="444444"/>
                <w:sz w:val="19"/>
                <w:szCs w:val="19"/>
                <w:shd w:fill="f0f0f0" w:val="clear"/>
                <w:rtl w:val="0"/>
              </w:rPr>
              <w:t xml:space="preserve">, &amp;conta-&gt;saldo);</w:t>
              <w:br w:type="textWrapping"/>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Conta novaConta;</w:t>
              <w:br w:type="textWrapping"/>
              <w:tab/>
              <w:t xml:space="preserve">preenche(&amp;novaConta);</w:t>
              <w:br w:type="textWrapping"/>
              <w:tab/>
              <w:t xml:space="preserve">imprime(novaConta);</w:t>
              <w:br w:type="textWrapping"/>
              <w:tab/>
              <w:t xml:space="preserve">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672">
      <w:pPr>
        <w:spacing w:after="240" w:before="240" w:lineRule="auto"/>
        <w:jc w:val="both"/>
        <w:rPr>
          <w:rFonts w:ascii="Roboto Slab" w:cs="Roboto Slab" w:eastAsia="Roboto Slab" w:hAnsi="Roboto Slab"/>
          <w:b w:val="1"/>
          <w:color w:val="63a600"/>
          <w:sz w:val="36"/>
          <w:szCs w:val="36"/>
        </w:rPr>
      </w:pPr>
      <w:r w:rsidDel="00000000" w:rsidR="00000000" w:rsidRPr="00000000">
        <w:rPr>
          <w:rtl w:val="0"/>
        </w:rPr>
      </w:r>
    </w:p>
    <w:p w:rsidR="00000000" w:rsidDel="00000000" w:rsidP="00000000" w:rsidRDefault="00000000" w:rsidRPr="00000000" w14:paraId="00000673">
      <w:pPr>
        <w:spacing w:after="240" w:before="240" w:lineRule="auto"/>
        <w:jc w:val="both"/>
        <w:rPr>
          <w:rFonts w:ascii="Roboto Slab" w:cs="Roboto Slab" w:eastAsia="Roboto Slab" w:hAnsi="Roboto Slab"/>
          <w:b w:val="1"/>
          <w:color w:val="63a6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674">
      <w:pPr>
        <w:spacing w:after="240" w:before="240" w:lineRule="auto"/>
        <w:jc w:val="both"/>
        <w:rPr/>
      </w:pPr>
      <w:r w:rsidDel="00000000" w:rsidR="00000000" w:rsidRPr="00000000">
        <w:rPr>
          <w:rFonts w:ascii="Roboto Slab" w:cs="Roboto Slab" w:eastAsia="Roboto Slab" w:hAnsi="Roboto Slab"/>
          <w:b w:val="1"/>
          <w:color w:val="63a600"/>
          <w:sz w:val="36"/>
          <w:szCs w:val="36"/>
          <w:rtl w:val="0"/>
        </w:rPr>
        <w:t xml:space="preserve">Vetores de Registros</w:t>
      </w:r>
      <w:r w:rsidDel="00000000" w:rsidR="00000000" w:rsidRPr="00000000">
        <w:rPr>
          <w:rtl w:val="0"/>
        </w:rPr>
      </w:r>
    </w:p>
    <w:p w:rsidR="00000000" w:rsidDel="00000000" w:rsidP="00000000" w:rsidRDefault="00000000" w:rsidRPr="00000000" w14:paraId="00000675">
      <w:pPr>
        <w:spacing w:after="240" w:before="240" w:lineRule="auto"/>
        <w:jc w:val="both"/>
        <w:rPr/>
      </w:pPr>
      <w:r w:rsidDel="00000000" w:rsidR="00000000" w:rsidRPr="00000000">
        <w:rPr>
          <w:rtl w:val="0"/>
        </w:rPr>
        <w:t xml:space="preserve">E quanto é necessário um conjunto de registros? Uma das possibilidades é o uso de vetores de registros. Uma das formas de declarar um vetor é usando o </w:t>
      </w:r>
      <w:r w:rsidDel="00000000" w:rsidR="00000000" w:rsidRPr="00000000">
        <w:rPr>
          <w:i w:val="1"/>
          <w:rtl w:val="0"/>
        </w:rPr>
        <w:t xml:space="preserve">alias </w:t>
      </w:r>
      <w:r w:rsidDel="00000000" w:rsidR="00000000" w:rsidRPr="00000000">
        <w:rPr>
          <w:rtl w:val="0"/>
        </w:rPr>
        <w:t xml:space="preserve">da </w:t>
      </w:r>
      <w:r w:rsidDel="00000000" w:rsidR="00000000" w:rsidRPr="00000000">
        <w:rPr>
          <w:rFonts w:ascii="Courier New" w:cs="Courier New" w:eastAsia="Courier New" w:hAnsi="Courier New"/>
          <w:rtl w:val="0"/>
        </w:rPr>
        <w:t xml:space="preserve">struct</w:t>
      </w:r>
      <w:r w:rsidDel="00000000" w:rsidR="00000000" w:rsidRPr="00000000">
        <w:rPr>
          <w:rtl w:val="0"/>
        </w:rPr>
        <w:t xml:space="preserve">: </w:t>
      </w:r>
    </w:p>
    <w:p w:rsidR="00000000" w:rsidDel="00000000" w:rsidP="00000000" w:rsidRDefault="00000000" w:rsidRPr="00000000" w14:paraId="00000676">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NovaStruct vetReg[100];</w:t>
      </w:r>
    </w:p>
    <w:p w:rsidR="00000000" w:rsidDel="00000000" w:rsidP="00000000" w:rsidRDefault="00000000" w:rsidRPr="00000000" w14:paraId="00000677">
      <w:pPr>
        <w:spacing w:after="240" w:before="240" w:lineRule="auto"/>
        <w:ind w:firstLine="720"/>
        <w:jc w:val="both"/>
        <w:rPr>
          <w:rFonts w:ascii="Consolas" w:cs="Consolas" w:eastAsia="Consolas" w:hAnsi="Consolas"/>
          <w:b w:val="1"/>
          <w:color w:val="444444"/>
          <w:sz w:val="19"/>
          <w:szCs w:val="19"/>
          <w:shd w:fill="f0f0f0" w:val="clear"/>
        </w:rPr>
      </w:pPr>
      <w:r w:rsidDel="00000000" w:rsidR="00000000" w:rsidRPr="00000000">
        <w:rPr>
          <w:rtl w:val="0"/>
        </w:rPr>
        <w:t xml:space="preserve">Cada elemento do vetor é constituído por um registro. O acesso a cada registro é feito por meio do índice, e então especificado o campo:</w:t>
      </w:r>
      <w:r w:rsidDel="00000000" w:rsidR="00000000" w:rsidRPr="00000000">
        <w:rPr>
          <w:rtl w:val="0"/>
        </w:rPr>
      </w:r>
    </w:p>
    <w:p w:rsidR="00000000" w:rsidDel="00000000" w:rsidP="00000000" w:rsidRDefault="00000000" w:rsidRPr="00000000" w14:paraId="00000678">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vetReg[i].var1 = 324;</w:t>
      </w:r>
    </w:p>
    <w:p w:rsidR="00000000" w:rsidDel="00000000" w:rsidP="00000000" w:rsidRDefault="00000000" w:rsidRPr="00000000" w14:paraId="00000679">
      <w:pPr>
        <w:spacing w:after="240" w:before="240" w:lineRule="auto"/>
        <w:ind w:firstLine="720"/>
        <w:jc w:val="both"/>
        <w:rPr/>
      </w:pPr>
      <w:r w:rsidDel="00000000" w:rsidR="00000000" w:rsidRPr="00000000">
        <w:rPr>
          <w:rtl w:val="0"/>
        </w:rPr>
        <w:t xml:space="preserve">Considere, continuando o exemplo da conta bancária, a implementação de uma agência, com um conjunto de contas. </w:t>
      </w:r>
    </w:p>
    <w:p w:rsidR="00000000" w:rsidDel="00000000" w:rsidP="00000000" w:rsidRDefault="00000000" w:rsidRPr="00000000" w14:paraId="0000067A">
      <w:pPr>
        <w:spacing w:after="240" w:before="240" w:lineRule="auto"/>
        <w:jc w:val="center"/>
        <w:rPr/>
      </w:pPr>
      <w:r w:rsidDel="00000000" w:rsidR="00000000" w:rsidRPr="00000000">
        <w:rPr/>
        <w:drawing>
          <wp:inline distB="114300" distT="114300" distL="114300" distR="114300">
            <wp:extent cx="5094898" cy="1814513"/>
            <wp:effectExtent b="0" l="0" r="0" t="0"/>
            <wp:docPr id="7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094898"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67B">
      <w:pPr>
        <w:spacing w:after="240" w:before="240" w:lineRule="auto"/>
        <w:ind w:firstLine="720"/>
        <w:jc w:val="both"/>
        <w:rPr/>
      </w:pPr>
      <w:r w:rsidDel="00000000" w:rsidR="00000000" w:rsidRPr="00000000">
        <w:rPr>
          <w:rtl w:val="0"/>
        </w:rPr>
        <w:t xml:space="preserve">Utilizando a </w:t>
      </w:r>
      <w:r w:rsidDel="00000000" w:rsidR="00000000" w:rsidRPr="00000000">
        <w:rPr>
          <w:rFonts w:ascii="Courier New" w:cs="Courier New" w:eastAsia="Courier New" w:hAnsi="Courier New"/>
          <w:rtl w:val="0"/>
        </w:rPr>
        <w:t xml:space="preserve">struct </w:t>
      </w:r>
      <w:r w:rsidDel="00000000" w:rsidR="00000000" w:rsidRPr="00000000">
        <w:rPr>
          <w:rtl w:val="0"/>
        </w:rPr>
        <w:t xml:space="preserve">já definida, o vetor é declarado (linha 32) e utilizado da forma usual. As funções </w:t>
      </w:r>
      <w:r w:rsidDel="00000000" w:rsidR="00000000" w:rsidRPr="00000000">
        <w:rPr>
          <w:rFonts w:ascii="Courier New" w:cs="Courier New" w:eastAsia="Courier New" w:hAnsi="Courier New"/>
          <w:rtl w:val="0"/>
        </w:rPr>
        <w:t xml:space="preserve">preenche()</w:t>
      </w:r>
      <w:r w:rsidDel="00000000" w:rsidR="00000000" w:rsidRPr="00000000">
        <w:rPr>
          <w:rtl w:val="0"/>
        </w:rPr>
        <w:t xml:space="preserve"> e </w:t>
      </w:r>
      <w:r w:rsidDel="00000000" w:rsidR="00000000" w:rsidRPr="00000000">
        <w:rPr>
          <w:rFonts w:ascii="Courier New" w:cs="Courier New" w:eastAsia="Courier New" w:hAnsi="Courier New"/>
          <w:rtl w:val="0"/>
        </w:rPr>
        <w:t xml:space="preserve">imprime()</w:t>
      </w:r>
      <w:r w:rsidDel="00000000" w:rsidR="00000000" w:rsidRPr="00000000">
        <w:rPr>
          <w:rtl w:val="0"/>
        </w:rPr>
        <w:t xml:space="preserve">, tratam um elemento por vez, por meio de um ponteiro (</w:t>
      </w:r>
      <w:r w:rsidDel="00000000" w:rsidR="00000000" w:rsidRPr="00000000">
        <w:rPr>
          <w:rFonts w:ascii="Courier New" w:cs="Courier New" w:eastAsia="Courier New" w:hAnsi="Courier New"/>
          <w:rtl w:val="0"/>
        </w:rPr>
        <w:t xml:space="preserve">Conta *conta</w:t>
      </w:r>
      <w:r w:rsidDel="00000000" w:rsidR="00000000" w:rsidRPr="00000000">
        <w:rPr>
          <w:rtl w:val="0"/>
        </w:rPr>
        <w:t xml:space="preserve">) para uma das posições do vetor. Para chamar essas funções, é necessário passar o endereço do elemento do vetor (</w:t>
      </w:r>
      <w:r w:rsidDel="00000000" w:rsidR="00000000" w:rsidRPr="00000000">
        <w:rPr>
          <w:rFonts w:ascii="Courier New" w:cs="Courier New" w:eastAsia="Courier New" w:hAnsi="Courier New"/>
          <w:rtl w:val="0"/>
        </w:rPr>
        <w:t xml:space="preserve">&amp;agencia[N]</w:t>
      </w:r>
      <w:r w:rsidDel="00000000" w:rsidR="00000000" w:rsidRPr="00000000">
        <w:rPr>
          <w:rtl w:val="0"/>
        </w:rPr>
        <w:t xml:space="preserve">) (linhas 34 e 39). Com essa implementação, é possível incluir contas enquanto a resposta para a pergunta </w:t>
      </w:r>
      <w:r w:rsidDel="00000000" w:rsidR="00000000" w:rsidRPr="00000000">
        <w:rPr>
          <w:rFonts w:ascii="Courier New" w:cs="Courier New" w:eastAsia="Courier New" w:hAnsi="Courier New"/>
          <w:rtl w:val="0"/>
        </w:rPr>
        <w:t xml:space="preserve">“Continua? S/N”</w:t>
      </w:r>
      <w:r w:rsidDel="00000000" w:rsidR="00000000" w:rsidRPr="00000000">
        <w:rPr>
          <w:rtl w:val="0"/>
        </w:rPr>
        <w:t xml:space="preserve"> for ‘</w:t>
      </w:r>
      <w:r w:rsidDel="00000000" w:rsidR="00000000" w:rsidRPr="00000000">
        <w:rPr>
          <w:rFonts w:ascii="Courier New" w:cs="Courier New" w:eastAsia="Courier New" w:hAnsi="Courier New"/>
          <w:rtl w:val="0"/>
        </w:rPr>
        <w:t xml:space="preserve">S</w:t>
      </w:r>
      <w:r w:rsidDel="00000000" w:rsidR="00000000" w:rsidRPr="00000000">
        <w:rPr>
          <w:rtl w:val="0"/>
        </w:rPr>
        <w:t xml:space="preserve">’ ou ‘</w:t>
      </w:r>
      <w:r w:rsidDel="00000000" w:rsidR="00000000" w:rsidRPr="00000000">
        <w:rPr>
          <w:rFonts w:ascii="Courier New" w:cs="Courier New" w:eastAsia="Courier New" w:hAnsi="Courier New"/>
          <w:rtl w:val="0"/>
        </w:rPr>
        <w:t xml:space="preserve">s</w:t>
      </w:r>
      <w:r w:rsidDel="00000000" w:rsidR="00000000" w:rsidRPr="00000000">
        <w:rPr>
          <w:rtl w:val="0"/>
        </w:rPr>
        <w:t xml:space="preserve">’.</w:t>
      </w:r>
    </w:p>
    <w:p w:rsidR="00000000" w:rsidDel="00000000" w:rsidP="00000000" w:rsidRDefault="00000000" w:rsidRPr="00000000" w14:paraId="0000067C">
      <w:pPr>
        <w:spacing w:after="240" w:before="240" w:lineRule="auto"/>
        <w:ind w:firstLine="720"/>
        <w:jc w:val="both"/>
        <w:rPr>
          <w:b w:val="1"/>
        </w:rPr>
      </w:pPr>
      <w:r w:rsidDel="00000000" w:rsidR="00000000" w:rsidRPr="00000000">
        <w:rPr>
          <w:b w:val="1"/>
          <w:rtl w:val="0"/>
        </w:rPr>
        <w:t xml:space="preserve">Em C++</w:t>
      </w:r>
    </w:p>
    <w:tbl>
      <w:tblPr>
        <w:tblStyle w:val="Table70"/>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67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67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67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68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68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68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68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68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68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68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68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68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68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68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68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68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68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68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68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69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69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69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69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69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p w:rsidR="00000000" w:rsidDel="00000000" w:rsidP="00000000" w:rsidRDefault="00000000" w:rsidRPr="00000000" w14:paraId="0000069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w:t>
            </w:r>
          </w:p>
          <w:p w:rsidR="00000000" w:rsidDel="00000000" w:rsidP="00000000" w:rsidRDefault="00000000" w:rsidRPr="00000000" w14:paraId="0000069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26</w:t>
            </w:r>
          </w:p>
          <w:p w:rsidR="00000000" w:rsidDel="00000000" w:rsidP="00000000" w:rsidRDefault="00000000" w:rsidRPr="00000000" w14:paraId="0000069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27</w:t>
            </w:r>
          </w:p>
          <w:p w:rsidR="00000000" w:rsidDel="00000000" w:rsidP="00000000" w:rsidRDefault="00000000" w:rsidRPr="00000000" w14:paraId="0000069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28</w:t>
            </w:r>
          </w:p>
          <w:p w:rsidR="00000000" w:rsidDel="00000000" w:rsidP="00000000" w:rsidRDefault="00000000" w:rsidRPr="00000000" w14:paraId="0000069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29</w:t>
            </w:r>
          </w:p>
          <w:p w:rsidR="00000000" w:rsidDel="00000000" w:rsidP="00000000" w:rsidRDefault="00000000" w:rsidRPr="00000000" w14:paraId="0000069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30</w:t>
            </w:r>
          </w:p>
          <w:p w:rsidR="00000000" w:rsidDel="00000000" w:rsidP="00000000" w:rsidRDefault="00000000" w:rsidRPr="00000000" w14:paraId="0000069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31</w:t>
            </w:r>
          </w:p>
          <w:p w:rsidR="00000000" w:rsidDel="00000000" w:rsidP="00000000" w:rsidRDefault="00000000" w:rsidRPr="00000000" w14:paraId="0000069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32</w:t>
            </w:r>
          </w:p>
          <w:p w:rsidR="00000000" w:rsidDel="00000000" w:rsidP="00000000" w:rsidRDefault="00000000" w:rsidRPr="00000000" w14:paraId="0000069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33</w:t>
            </w:r>
          </w:p>
          <w:p w:rsidR="00000000" w:rsidDel="00000000" w:rsidP="00000000" w:rsidRDefault="00000000" w:rsidRPr="00000000" w14:paraId="0000069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34</w:t>
            </w:r>
          </w:p>
          <w:p w:rsidR="00000000" w:rsidDel="00000000" w:rsidP="00000000" w:rsidRDefault="00000000" w:rsidRPr="00000000" w14:paraId="0000069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35</w:t>
            </w:r>
          </w:p>
          <w:p w:rsidR="00000000" w:rsidDel="00000000" w:rsidP="00000000" w:rsidRDefault="00000000" w:rsidRPr="00000000" w14:paraId="000006A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36</w:t>
            </w:r>
          </w:p>
          <w:p w:rsidR="00000000" w:rsidDel="00000000" w:rsidP="00000000" w:rsidRDefault="00000000" w:rsidRPr="00000000" w14:paraId="000006A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37</w:t>
            </w:r>
          </w:p>
          <w:p w:rsidR="00000000" w:rsidDel="00000000" w:rsidP="00000000" w:rsidRDefault="00000000" w:rsidRPr="00000000" w14:paraId="000006A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38</w:t>
            </w:r>
          </w:p>
          <w:p w:rsidR="00000000" w:rsidDel="00000000" w:rsidP="00000000" w:rsidRDefault="00000000" w:rsidRPr="00000000" w14:paraId="000006A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39</w:t>
            </w:r>
          </w:p>
          <w:p w:rsidR="00000000" w:rsidDel="00000000" w:rsidP="00000000" w:rsidRDefault="00000000" w:rsidRPr="00000000" w14:paraId="000006A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40</w:t>
            </w:r>
          </w:p>
          <w:p w:rsidR="00000000" w:rsidDel="00000000" w:rsidP="00000000" w:rsidRDefault="00000000" w:rsidRPr="00000000" w14:paraId="000006A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41</w:t>
            </w:r>
          </w:p>
          <w:p w:rsidR="00000000" w:rsidDel="00000000" w:rsidP="00000000" w:rsidRDefault="00000000" w:rsidRPr="00000000" w14:paraId="000006A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42</w:t>
            </w:r>
          </w:p>
          <w:p w:rsidR="00000000" w:rsidDel="00000000" w:rsidP="00000000" w:rsidRDefault="00000000" w:rsidRPr="00000000" w14:paraId="000006A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43</w:t>
            </w:r>
          </w:p>
        </w:tc>
        <w:tc>
          <w:tcPr>
            <w:shd w:fill="f0f0f0" w:val="clear"/>
            <w:tcMar>
              <w:top w:w="0.0" w:type="dxa"/>
              <w:left w:w="0.0" w:type="dxa"/>
              <w:bottom w:w="0.0" w:type="dxa"/>
              <w:right w:w="0.0" w:type="dxa"/>
            </w:tcMar>
          </w:tcPr>
          <w:p w:rsidR="00000000" w:rsidDel="00000000" w:rsidP="00000000" w:rsidRDefault="00000000" w:rsidRPr="00000000" w14:paraId="000006A8">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w:t>
            </w:r>
            <w:r w:rsidDel="00000000" w:rsidR="00000000" w:rsidRPr="00000000">
              <w:rPr>
                <w:rFonts w:ascii="Consolas" w:cs="Consolas" w:eastAsia="Consolas" w:hAnsi="Consolas"/>
                <w:b w:val="1"/>
                <w:color w:val="880000"/>
                <w:sz w:val="19"/>
                <w:szCs w:val="19"/>
                <w:shd w:fill="f0f0f0" w:val="clear"/>
                <w:rtl w:val="0"/>
              </w:rPr>
              <w:t xml:space="preserve">preenche</w:t>
            </w:r>
            <w:r w:rsidDel="00000000" w:rsidR="00000000" w:rsidRPr="00000000">
              <w:rPr>
                <w:rFonts w:ascii="Consolas" w:cs="Consolas" w:eastAsia="Consolas" w:hAnsi="Consolas"/>
                <w:b w:val="1"/>
                <w:color w:val="444444"/>
                <w:sz w:val="19"/>
                <w:szCs w:val="19"/>
                <w:shd w:fill="f0f0f0" w:val="clear"/>
                <w:rtl w:val="0"/>
              </w:rPr>
              <w:t xml:space="preserve"> (Conta *conta){</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"Numero da conta: "</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&gt;&gt; conta-&gt;id;</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"Tipo: "</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&gt;&gt; conta-&gt;tipo;</w:t>
              <w:br w:type="textWrapping"/>
              <w:tab/>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.get();</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"Titular: "</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getline(</w:t>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conta-&gt;titular);</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"Data de abertura: "</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&gt;&gt; conta-&gt;abertura.dia &gt;&gt; conta-&gt;abertura.mes &gt;&gt; conta-&gt;abertura.ano;</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"Saldo: "</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&gt;&gt; conta-&gt;saldo;</w:t>
              <w:br w:type="textWrapping"/>
              <w:tab/>
              <w:t xml:space="preserve">return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br w:type="textWrapping"/>
              <w:br w:type="textWrapping"/>
              <w:t xml:space="preserve">void </w:t>
            </w:r>
            <w:r w:rsidDel="00000000" w:rsidR="00000000" w:rsidRPr="00000000">
              <w:rPr>
                <w:rFonts w:ascii="Consolas" w:cs="Consolas" w:eastAsia="Consolas" w:hAnsi="Consolas"/>
                <w:b w:val="1"/>
                <w:color w:val="880000"/>
                <w:sz w:val="19"/>
                <w:szCs w:val="19"/>
                <w:shd w:fill="f0f0f0" w:val="clear"/>
                <w:rtl w:val="0"/>
              </w:rPr>
              <w:t xml:space="preserve">imprime</w:t>
            </w:r>
            <w:r w:rsidDel="00000000" w:rsidR="00000000" w:rsidRPr="00000000">
              <w:rPr>
                <w:rFonts w:ascii="Consolas" w:cs="Consolas" w:eastAsia="Consolas" w:hAnsi="Consolas"/>
                <w:b w:val="1"/>
                <w:color w:val="444444"/>
                <w:sz w:val="19"/>
                <w:szCs w:val="19"/>
                <w:shd w:fill="f0f0f0" w:val="clear"/>
                <w:rtl w:val="0"/>
              </w:rPr>
              <w:t xml:space="preserve"> (Conta *conta){</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fixed &lt;&lt; setprecision(</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if (conta-&gt;tipo == </w:t>
            </w:r>
            <w:r w:rsidDel="00000000" w:rsidR="00000000" w:rsidRPr="00000000">
              <w:rPr>
                <w:rFonts w:ascii="Consolas" w:cs="Consolas" w:eastAsia="Consolas" w:hAnsi="Consolas"/>
                <w:b w:val="1"/>
                <w:color w:val="880000"/>
                <w:sz w:val="19"/>
                <w:szCs w:val="19"/>
                <w:shd w:fill="f0f0f0" w:val="clear"/>
                <w:rtl w:val="0"/>
              </w:rPr>
              <w:t xml:space="preserve">'C'</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"Conta Corrente: "</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else</w:t>
              <w:br w:type="textWrapping"/>
              <w:t xml:space="preserve">    </w:t>
              <w:tab/>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"Conta Poupanca: "</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conta-&gt;id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"Titular: "</w:t>
            </w:r>
            <w:r w:rsidDel="00000000" w:rsidR="00000000" w:rsidRPr="00000000">
              <w:rPr>
                <w:rFonts w:ascii="Consolas" w:cs="Consolas" w:eastAsia="Consolas" w:hAnsi="Consolas"/>
                <w:b w:val="1"/>
                <w:color w:val="444444"/>
                <w:sz w:val="19"/>
                <w:szCs w:val="19"/>
                <w:shd w:fill="f0f0f0" w:val="clear"/>
                <w:rtl w:val="0"/>
              </w:rPr>
              <w:t xml:space="preserve"> &lt;&lt; conta-&gt;titular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"Cliente desde "</w:t>
            </w:r>
            <w:r w:rsidDel="00000000" w:rsidR="00000000" w:rsidRPr="00000000">
              <w:rPr>
                <w:rFonts w:ascii="Consolas" w:cs="Consolas" w:eastAsia="Consolas" w:hAnsi="Consolas"/>
                <w:b w:val="1"/>
                <w:color w:val="444444"/>
                <w:sz w:val="19"/>
                <w:szCs w:val="19"/>
                <w:shd w:fill="f0f0f0" w:val="clear"/>
                <w:rtl w:val="0"/>
              </w:rPr>
              <w:t xml:space="preserve"> &lt;&lt; setfill(</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&lt;&lt; setw(</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 &lt;&lt; conta-&gt;abertura.dia;</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setfill(</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&lt;&lt;</w:t>
            </w:r>
            <w:r w:rsidDel="00000000" w:rsidR="00000000" w:rsidRPr="00000000">
              <w:rPr>
                <w:rFonts w:ascii="Consolas" w:cs="Consolas" w:eastAsia="Consolas" w:hAnsi="Consolas"/>
                <w:b w:val="1"/>
                <w:color w:val="880000"/>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setw(</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 &lt;&lt; conta-&gt;abertura.mes &lt;&lt; </w:t>
            </w:r>
            <w:r w:rsidDel="00000000" w:rsidR="00000000" w:rsidRPr="00000000">
              <w:rPr>
                <w:rFonts w:ascii="Consolas" w:cs="Consolas" w:eastAsia="Consolas" w:hAnsi="Consolas"/>
                <w:b w:val="1"/>
                <w:color w:val="880000"/>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setfill(</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&lt;&lt; setw(</w:t>
            </w:r>
            <w:r w:rsidDel="00000000" w:rsidR="00000000" w:rsidRPr="00000000">
              <w:rPr>
                <w:rFonts w:ascii="Consolas" w:cs="Consolas" w:eastAsia="Consolas" w:hAnsi="Consolas"/>
                <w:b w:val="1"/>
                <w:color w:val="880000"/>
                <w:sz w:val="19"/>
                <w:szCs w:val="19"/>
                <w:shd w:fill="f0f0f0" w:val="clear"/>
                <w:rtl w:val="0"/>
              </w:rPr>
              <w:t xml:space="preserve">4</w:t>
            </w:r>
            <w:r w:rsidDel="00000000" w:rsidR="00000000" w:rsidRPr="00000000">
              <w:rPr>
                <w:rFonts w:ascii="Consolas" w:cs="Consolas" w:eastAsia="Consolas" w:hAnsi="Consolas"/>
                <w:b w:val="1"/>
                <w:color w:val="444444"/>
                <w:sz w:val="19"/>
                <w:szCs w:val="19"/>
                <w:shd w:fill="f0f0f0" w:val="clear"/>
                <w:rtl w:val="0"/>
              </w:rPr>
              <w:t xml:space="preserve">) &lt;&lt; conta-&gt;abertura.ano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"Saldo: R$"</w:t>
            </w:r>
            <w:r w:rsidDel="00000000" w:rsidR="00000000" w:rsidRPr="00000000">
              <w:rPr>
                <w:rFonts w:ascii="Consolas" w:cs="Consolas" w:eastAsia="Consolas" w:hAnsi="Consolas"/>
                <w:b w:val="1"/>
                <w:color w:val="444444"/>
                <w:sz w:val="19"/>
                <w:szCs w:val="19"/>
                <w:shd w:fill="f0f0f0" w:val="clear"/>
                <w:rtl w:val="0"/>
              </w:rPr>
              <w:t xml:space="preserve"> &lt;&lt; conta-&gt;saldo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int N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char continua;</w:t>
              <w:br w:type="textWrapping"/>
              <w:tab/>
              <w:t xml:space="preserve">Conta agencia[</w:t>
            </w:r>
            <w:r w:rsidDel="00000000" w:rsidR="00000000" w:rsidRPr="00000000">
              <w:rPr>
                <w:rFonts w:ascii="Consolas" w:cs="Consolas" w:eastAsia="Consolas" w:hAnsi="Consolas"/>
                <w:b w:val="1"/>
                <w:color w:val="880000"/>
                <w:sz w:val="19"/>
                <w:szCs w:val="19"/>
                <w:shd w:fill="f0f0f0" w:val="clear"/>
                <w:rtl w:val="0"/>
              </w:rPr>
              <w:t xml:space="preserve">1000</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do{</w:t>
              <w:br w:type="textWrapping"/>
              <w:t xml:space="preserve">    </w:t>
              <w:tab/>
              <w:t xml:space="preserve">    N += preenche(&amp;agencia[N]);</w:t>
              <w:br w:type="textWrapping"/>
              <w:t xml:space="preserve">    </w:t>
              <w:tab/>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"Continua? S/N "</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 while (</w:t>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&gt;&gt; continua &amp;&amp; continua == </w:t>
            </w:r>
            <w:r w:rsidDel="00000000" w:rsidR="00000000" w:rsidRPr="00000000">
              <w:rPr>
                <w:rFonts w:ascii="Consolas" w:cs="Consolas" w:eastAsia="Consolas" w:hAnsi="Consolas"/>
                <w:b w:val="1"/>
                <w:color w:val="880000"/>
                <w:sz w:val="19"/>
                <w:szCs w:val="19"/>
                <w:shd w:fill="f0f0f0" w:val="clear"/>
                <w:rtl w:val="0"/>
              </w:rPr>
              <w:t xml:space="preserve">'S'</w:t>
            </w:r>
            <w:r w:rsidDel="00000000" w:rsidR="00000000" w:rsidRPr="00000000">
              <w:rPr>
                <w:rFonts w:ascii="Consolas" w:cs="Consolas" w:eastAsia="Consolas" w:hAnsi="Consolas"/>
                <w:b w:val="1"/>
                <w:color w:val="444444"/>
                <w:sz w:val="19"/>
                <w:szCs w:val="19"/>
                <w:shd w:fill="f0f0f0" w:val="clear"/>
                <w:rtl w:val="0"/>
              </w:rPr>
              <w:t xml:space="preserve"> || continua == </w:t>
            </w:r>
            <w:r w:rsidDel="00000000" w:rsidR="00000000" w:rsidRPr="00000000">
              <w:rPr>
                <w:rFonts w:ascii="Consolas" w:cs="Consolas" w:eastAsia="Consolas" w:hAnsi="Consolas"/>
                <w:b w:val="1"/>
                <w:color w:val="880000"/>
                <w:sz w:val="19"/>
                <w:szCs w:val="19"/>
                <w:shd w:fill="f0f0f0" w:val="clear"/>
                <w:rtl w:val="0"/>
              </w:rPr>
              <w:t xml:space="preserve">'s'</w:t>
            </w:r>
            <w:r w:rsidDel="00000000" w:rsidR="00000000" w:rsidRPr="00000000">
              <w:rPr>
                <w:rFonts w:ascii="Consolas" w:cs="Consolas" w:eastAsia="Consolas" w:hAnsi="Consolas"/>
                <w:b w:val="1"/>
                <w:color w:val="444444"/>
                <w:sz w:val="19"/>
                <w:szCs w:val="19"/>
                <w:shd w:fill="f0f0f0" w:val="clear"/>
                <w:rtl w:val="0"/>
              </w:rPr>
              <w:t xml:space="preserve">);</w:t>
              <w:br w:type="textWrapping"/>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"Banco PC$"</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for (int i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i &lt; N; i++){</w:t>
              <w:br w:type="textWrapping"/>
              <w:t xml:space="preserve">    </w:t>
              <w:tab/>
              <w:t xml:space="preserve">    imprime(&amp;agencia[i]);</w:t>
              <w:br w:type="textWrapping"/>
              <w:t xml:space="preserve">    </w:t>
              <w:tab/>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w:t>
              <w:br w:type="textWrapping"/>
              <w:tab/>
              <w:t xml:space="preserve">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6A9">
      <w:pPr>
        <w:spacing w:after="240" w:before="240" w:lineRule="auto"/>
        <w:jc w:val="both"/>
        <w:rPr/>
      </w:pPr>
      <w:r w:rsidDel="00000000" w:rsidR="00000000" w:rsidRPr="00000000">
        <w:rPr>
          <w:rtl w:val="0"/>
        </w:rPr>
      </w:r>
    </w:p>
    <w:p w:rsidR="00000000" w:rsidDel="00000000" w:rsidP="00000000" w:rsidRDefault="00000000" w:rsidRPr="00000000" w14:paraId="000006AA">
      <w:pPr>
        <w:spacing w:after="240" w:before="240" w:lineRule="auto"/>
        <w:ind w:firstLine="720"/>
        <w:jc w:val="both"/>
        <w:rPr>
          <w:b w:val="1"/>
        </w:rPr>
      </w:pPr>
      <w:r w:rsidDel="00000000" w:rsidR="00000000" w:rsidRPr="00000000">
        <w:rPr>
          <w:b w:val="1"/>
          <w:rtl w:val="0"/>
        </w:rPr>
        <w:t xml:space="preserve">Em C</w:t>
      </w:r>
    </w:p>
    <w:tbl>
      <w:tblPr>
        <w:tblStyle w:val="Table71"/>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6A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6A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6A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6A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6A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6B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6B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6B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6B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6B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6B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6B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6B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6B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6B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6B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6B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6B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6B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6B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6B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6C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6C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6C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p w:rsidR="00000000" w:rsidDel="00000000" w:rsidP="00000000" w:rsidRDefault="00000000" w:rsidRPr="00000000" w14:paraId="000006C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w:t>
            </w:r>
          </w:p>
          <w:p w:rsidR="00000000" w:rsidDel="00000000" w:rsidP="00000000" w:rsidRDefault="00000000" w:rsidRPr="00000000" w14:paraId="000006C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26</w:t>
            </w:r>
          </w:p>
          <w:p w:rsidR="00000000" w:rsidDel="00000000" w:rsidP="00000000" w:rsidRDefault="00000000" w:rsidRPr="00000000" w14:paraId="000006C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27</w:t>
            </w:r>
          </w:p>
          <w:p w:rsidR="00000000" w:rsidDel="00000000" w:rsidP="00000000" w:rsidRDefault="00000000" w:rsidRPr="00000000" w14:paraId="000006C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28</w:t>
            </w:r>
          </w:p>
          <w:p w:rsidR="00000000" w:rsidDel="00000000" w:rsidP="00000000" w:rsidRDefault="00000000" w:rsidRPr="00000000" w14:paraId="000006C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29</w:t>
            </w:r>
          </w:p>
          <w:p w:rsidR="00000000" w:rsidDel="00000000" w:rsidP="00000000" w:rsidRDefault="00000000" w:rsidRPr="00000000" w14:paraId="000006C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30</w:t>
            </w:r>
          </w:p>
          <w:p w:rsidR="00000000" w:rsidDel="00000000" w:rsidP="00000000" w:rsidRDefault="00000000" w:rsidRPr="00000000" w14:paraId="000006C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31</w:t>
            </w:r>
          </w:p>
          <w:p w:rsidR="00000000" w:rsidDel="00000000" w:rsidP="00000000" w:rsidRDefault="00000000" w:rsidRPr="00000000" w14:paraId="000006C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32</w:t>
            </w:r>
          </w:p>
          <w:p w:rsidR="00000000" w:rsidDel="00000000" w:rsidP="00000000" w:rsidRDefault="00000000" w:rsidRPr="00000000" w14:paraId="000006C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33</w:t>
            </w:r>
          </w:p>
          <w:p w:rsidR="00000000" w:rsidDel="00000000" w:rsidP="00000000" w:rsidRDefault="00000000" w:rsidRPr="00000000" w14:paraId="000006C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34</w:t>
            </w:r>
          </w:p>
          <w:p w:rsidR="00000000" w:rsidDel="00000000" w:rsidP="00000000" w:rsidRDefault="00000000" w:rsidRPr="00000000" w14:paraId="000006C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35</w:t>
            </w:r>
          </w:p>
          <w:p w:rsidR="00000000" w:rsidDel="00000000" w:rsidP="00000000" w:rsidRDefault="00000000" w:rsidRPr="00000000" w14:paraId="000006C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36</w:t>
            </w:r>
          </w:p>
          <w:p w:rsidR="00000000" w:rsidDel="00000000" w:rsidP="00000000" w:rsidRDefault="00000000" w:rsidRPr="00000000" w14:paraId="000006C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37</w:t>
            </w:r>
          </w:p>
          <w:p w:rsidR="00000000" w:rsidDel="00000000" w:rsidP="00000000" w:rsidRDefault="00000000" w:rsidRPr="00000000" w14:paraId="000006D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38</w:t>
            </w:r>
          </w:p>
          <w:p w:rsidR="00000000" w:rsidDel="00000000" w:rsidP="00000000" w:rsidRDefault="00000000" w:rsidRPr="00000000" w14:paraId="000006D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39</w:t>
            </w:r>
          </w:p>
          <w:p w:rsidR="00000000" w:rsidDel="00000000" w:rsidP="00000000" w:rsidRDefault="00000000" w:rsidRPr="00000000" w14:paraId="000006D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40</w:t>
            </w:r>
          </w:p>
          <w:p w:rsidR="00000000" w:rsidDel="00000000" w:rsidP="00000000" w:rsidRDefault="00000000" w:rsidRPr="00000000" w14:paraId="000006D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41</w:t>
            </w:r>
          </w:p>
          <w:p w:rsidR="00000000" w:rsidDel="00000000" w:rsidP="00000000" w:rsidRDefault="00000000" w:rsidRPr="00000000" w14:paraId="000006D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42</w:t>
            </w:r>
          </w:p>
          <w:p w:rsidR="00000000" w:rsidDel="00000000" w:rsidP="00000000" w:rsidRDefault="00000000" w:rsidRPr="00000000" w14:paraId="000006D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43</w:t>
            </w:r>
          </w:p>
          <w:p w:rsidR="00000000" w:rsidDel="00000000" w:rsidP="00000000" w:rsidRDefault="00000000" w:rsidRPr="00000000" w14:paraId="000006D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44</w:t>
            </w:r>
          </w:p>
          <w:p w:rsidR="00000000" w:rsidDel="00000000" w:rsidP="00000000" w:rsidRDefault="00000000" w:rsidRPr="00000000" w14:paraId="000006D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45</w:t>
            </w:r>
          </w:p>
        </w:tc>
        <w:tc>
          <w:tcPr>
            <w:shd w:fill="f0f0f0" w:val="clear"/>
            <w:tcMar>
              <w:top w:w="0.0" w:type="dxa"/>
              <w:left w:w="0.0" w:type="dxa"/>
              <w:bottom w:w="0.0" w:type="dxa"/>
              <w:right w:w="0.0" w:type="dxa"/>
            </w:tcMar>
          </w:tcPr>
          <w:p w:rsidR="00000000" w:rsidDel="00000000" w:rsidP="00000000" w:rsidRDefault="00000000" w:rsidRPr="00000000" w14:paraId="000006D8">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preenche (Conta *conta){</w:t>
              <w:br w:type="textWrapping"/>
              <w:t xml:space="preserve">     printf(</w:t>
            </w:r>
            <w:r w:rsidDel="00000000" w:rsidR="00000000" w:rsidRPr="00000000">
              <w:rPr>
                <w:rFonts w:ascii="Consolas" w:cs="Consolas" w:eastAsia="Consolas" w:hAnsi="Consolas"/>
                <w:b w:val="1"/>
                <w:color w:val="880000"/>
                <w:sz w:val="19"/>
                <w:szCs w:val="19"/>
                <w:shd w:fill="f0f0f0" w:val="clear"/>
                <w:rtl w:val="0"/>
              </w:rPr>
              <w:t xml:space="preserve">"Numero da conta: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scanf(</w:t>
            </w:r>
            <w:r w:rsidDel="00000000" w:rsidR="00000000" w:rsidRPr="00000000">
              <w:rPr>
                <w:rFonts w:ascii="Consolas" w:cs="Consolas" w:eastAsia="Consolas" w:hAnsi="Consolas"/>
                <w:b w:val="1"/>
                <w:color w:val="880000"/>
                <w:sz w:val="19"/>
                <w:szCs w:val="19"/>
                <w:shd w:fill="f0f0f0" w:val="clear"/>
                <w:rtl w:val="0"/>
              </w:rPr>
              <w:t xml:space="preserve">"%d%*c"</w:t>
            </w:r>
            <w:r w:rsidDel="00000000" w:rsidR="00000000" w:rsidRPr="00000000">
              <w:rPr>
                <w:rFonts w:ascii="Consolas" w:cs="Consolas" w:eastAsia="Consolas" w:hAnsi="Consolas"/>
                <w:b w:val="1"/>
                <w:color w:val="444444"/>
                <w:sz w:val="19"/>
                <w:szCs w:val="19"/>
                <w:shd w:fill="f0f0f0" w:val="clear"/>
                <w:rtl w:val="0"/>
              </w:rPr>
              <w:t xml:space="preserve">, &amp;conta-&gt;id);</w:t>
              <w:br w:type="textWrapping"/>
              <w:t xml:space="preserve">     printf(</w:t>
            </w:r>
            <w:r w:rsidDel="00000000" w:rsidR="00000000" w:rsidRPr="00000000">
              <w:rPr>
                <w:rFonts w:ascii="Consolas" w:cs="Consolas" w:eastAsia="Consolas" w:hAnsi="Consolas"/>
                <w:b w:val="1"/>
                <w:color w:val="880000"/>
                <w:sz w:val="19"/>
                <w:szCs w:val="19"/>
                <w:shd w:fill="f0f0f0" w:val="clear"/>
                <w:rtl w:val="0"/>
              </w:rPr>
              <w:t xml:space="preserve">"Tipo: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scanf(</w:t>
            </w:r>
            <w:r w:rsidDel="00000000" w:rsidR="00000000" w:rsidRPr="00000000">
              <w:rPr>
                <w:rFonts w:ascii="Consolas" w:cs="Consolas" w:eastAsia="Consolas" w:hAnsi="Consolas"/>
                <w:b w:val="1"/>
                <w:color w:val="880000"/>
                <w:sz w:val="19"/>
                <w:szCs w:val="19"/>
                <w:shd w:fill="f0f0f0" w:val="clear"/>
                <w:rtl w:val="0"/>
              </w:rPr>
              <w:t xml:space="preserve">"%c%*c"</w:t>
            </w:r>
            <w:r w:rsidDel="00000000" w:rsidR="00000000" w:rsidRPr="00000000">
              <w:rPr>
                <w:rFonts w:ascii="Consolas" w:cs="Consolas" w:eastAsia="Consolas" w:hAnsi="Consolas"/>
                <w:b w:val="1"/>
                <w:color w:val="444444"/>
                <w:sz w:val="19"/>
                <w:szCs w:val="19"/>
                <w:shd w:fill="f0f0f0" w:val="clear"/>
                <w:rtl w:val="0"/>
              </w:rPr>
              <w:t xml:space="preserve">, &amp;conta-&gt;tipo);</w:t>
              <w:br w:type="textWrapping"/>
              <w:t xml:space="preserve">     printf(</w:t>
            </w:r>
            <w:r w:rsidDel="00000000" w:rsidR="00000000" w:rsidRPr="00000000">
              <w:rPr>
                <w:rFonts w:ascii="Consolas" w:cs="Consolas" w:eastAsia="Consolas" w:hAnsi="Consolas"/>
                <w:b w:val="1"/>
                <w:color w:val="880000"/>
                <w:sz w:val="19"/>
                <w:szCs w:val="19"/>
                <w:shd w:fill="f0f0f0" w:val="clear"/>
                <w:rtl w:val="0"/>
              </w:rPr>
              <w:t xml:space="preserve">"Titular: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scanf(</w:t>
            </w:r>
            <w:r w:rsidDel="00000000" w:rsidR="00000000" w:rsidRPr="00000000">
              <w:rPr>
                <w:rFonts w:ascii="Consolas" w:cs="Consolas" w:eastAsia="Consolas" w:hAnsi="Consolas"/>
                <w:b w:val="1"/>
                <w:color w:val="880000"/>
                <w:sz w:val="19"/>
                <w:szCs w:val="19"/>
                <w:shd w:fill="f0f0f0" w:val="clear"/>
                <w:rtl w:val="0"/>
              </w:rPr>
              <w:t xml:space="preserve">"%79[^\n]"</w:t>
            </w:r>
            <w:r w:rsidDel="00000000" w:rsidR="00000000" w:rsidRPr="00000000">
              <w:rPr>
                <w:rFonts w:ascii="Consolas" w:cs="Consolas" w:eastAsia="Consolas" w:hAnsi="Consolas"/>
                <w:b w:val="1"/>
                <w:color w:val="444444"/>
                <w:sz w:val="19"/>
                <w:szCs w:val="19"/>
                <w:shd w:fill="f0f0f0" w:val="clear"/>
                <w:rtl w:val="0"/>
              </w:rPr>
              <w:t xml:space="preserve">,conta-&gt;titular);</w:t>
              <w:br w:type="textWrapping"/>
              <w:t xml:space="preserve">     printf(</w:t>
            </w:r>
            <w:r w:rsidDel="00000000" w:rsidR="00000000" w:rsidRPr="00000000">
              <w:rPr>
                <w:rFonts w:ascii="Consolas" w:cs="Consolas" w:eastAsia="Consolas" w:hAnsi="Consolas"/>
                <w:b w:val="1"/>
                <w:color w:val="880000"/>
                <w:sz w:val="19"/>
                <w:szCs w:val="19"/>
                <w:shd w:fill="f0f0f0" w:val="clear"/>
                <w:rtl w:val="0"/>
              </w:rPr>
              <w:t xml:space="preserve">"Data da abertura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scanf(</w:t>
            </w:r>
            <w:r w:rsidDel="00000000" w:rsidR="00000000" w:rsidRPr="00000000">
              <w:rPr>
                <w:rFonts w:ascii="Consolas" w:cs="Consolas" w:eastAsia="Consolas" w:hAnsi="Consolas"/>
                <w:b w:val="1"/>
                <w:color w:val="880000"/>
                <w:sz w:val="19"/>
                <w:szCs w:val="19"/>
                <w:shd w:fill="f0f0f0" w:val="clear"/>
                <w:rtl w:val="0"/>
              </w:rPr>
              <w:t xml:space="preserve">"%d%*c%d%*c%d%*c"</w:t>
            </w:r>
            <w:r w:rsidDel="00000000" w:rsidR="00000000" w:rsidRPr="00000000">
              <w:rPr>
                <w:rFonts w:ascii="Consolas" w:cs="Consolas" w:eastAsia="Consolas" w:hAnsi="Consolas"/>
                <w:b w:val="1"/>
                <w:color w:val="444444"/>
                <w:sz w:val="19"/>
                <w:szCs w:val="19"/>
                <w:shd w:fill="f0f0f0" w:val="clear"/>
                <w:rtl w:val="0"/>
              </w:rPr>
              <w:t xml:space="preserve">,&amp;conta-&gt;abertura.dia, &amp;conta-&gt;abertura.mes, &amp;conta-&gt;abertura.ano);</w:t>
              <w:br w:type="textWrapping"/>
              <w:t xml:space="preserve">     printf(</w:t>
            </w:r>
            <w:r w:rsidDel="00000000" w:rsidR="00000000" w:rsidRPr="00000000">
              <w:rPr>
                <w:rFonts w:ascii="Consolas" w:cs="Consolas" w:eastAsia="Consolas" w:hAnsi="Consolas"/>
                <w:b w:val="1"/>
                <w:color w:val="880000"/>
                <w:sz w:val="19"/>
                <w:szCs w:val="19"/>
                <w:shd w:fill="f0f0f0" w:val="clear"/>
                <w:rtl w:val="0"/>
              </w:rPr>
              <w:t xml:space="preserve">"Saldo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scanf(</w:t>
            </w:r>
            <w:r w:rsidDel="00000000" w:rsidR="00000000" w:rsidRPr="00000000">
              <w:rPr>
                <w:rFonts w:ascii="Consolas" w:cs="Consolas" w:eastAsia="Consolas" w:hAnsi="Consolas"/>
                <w:b w:val="1"/>
                <w:color w:val="880000"/>
                <w:sz w:val="19"/>
                <w:szCs w:val="19"/>
                <w:shd w:fill="f0f0f0" w:val="clear"/>
                <w:rtl w:val="0"/>
              </w:rPr>
              <w:t xml:space="preserve">"%f%*c"</w:t>
            </w:r>
            <w:r w:rsidDel="00000000" w:rsidR="00000000" w:rsidRPr="00000000">
              <w:rPr>
                <w:rFonts w:ascii="Consolas" w:cs="Consolas" w:eastAsia="Consolas" w:hAnsi="Consolas"/>
                <w:b w:val="1"/>
                <w:color w:val="444444"/>
                <w:sz w:val="19"/>
                <w:szCs w:val="19"/>
                <w:shd w:fill="f0f0f0" w:val="clear"/>
                <w:rtl w:val="0"/>
              </w:rPr>
              <w:t xml:space="preserve">, &amp;conta-&gt;saldo);</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br w:type="textWrapping"/>
              <w:br w:type="textWrapping"/>
              <w:t xml:space="preserve">void imprime (Conta *conta){</w:t>
              <w:br w:type="textWrapping"/>
              <w:t xml:space="preserve">  if (conta-&gt;tipo == </w:t>
            </w:r>
            <w:r w:rsidDel="00000000" w:rsidR="00000000" w:rsidRPr="00000000">
              <w:rPr>
                <w:rFonts w:ascii="Consolas" w:cs="Consolas" w:eastAsia="Consolas" w:hAnsi="Consolas"/>
                <w:b w:val="1"/>
                <w:color w:val="880000"/>
                <w:sz w:val="19"/>
                <w:szCs w:val="19"/>
                <w:shd w:fill="f0f0f0" w:val="clear"/>
                <w:rtl w:val="0"/>
              </w:rPr>
              <w:t xml:space="preserve">'C'</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 xml:space="preserve">    printf(</w:t>
            </w:r>
            <w:r w:rsidDel="00000000" w:rsidR="00000000" w:rsidRPr="00000000">
              <w:rPr>
                <w:rFonts w:ascii="Consolas" w:cs="Consolas" w:eastAsia="Consolas" w:hAnsi="Consolas"/>
                <w:b w:val="1"/>
                <w:color w:val="880000"/>
                <w:sz w:val="19"/>
                <w:szCs w:val="19"/>
                <w:shd w:fill="f0f0f0" w:val="clear"/>
                <w:rtl w:val="0"/>
              </w:rPr>
              <w:t xml:space="preserve">"Conta Corrente: "</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else</w:t>
              <w:br w:type="textWrapping"/>
              <w:t xml:space="preserve">    </w:t>
              <w:tab/>
              <w:t xml:space="preserve">    printf(</w:t>
            </w:r>
            <w:r w:rsidDel="00000000" w:rsidR="00000000" w:rsidRPr="00000000">
              <w:rPr>
                <w:rFonts w:ascii="Consolas" w:cs="Consolas" w:eastAsia="Consolas" w:hAnsi="Consolas"/>
                <w:b w:val="1"/>
                <w:color w:val="880000"/>
                <w:sz w:val="19"/>
                <w:szCs w:val="19"/>
                <w:shd w:fill="f0f0f0" w:val="clear"/>
                <w:rtl w:val="0"/>
              </w:rPr>
              <w:t xml:space="preserve">"Conta Poupanca: "</w:t>
            </w:r>
            <w:r w:rsidDel="00000000" w:rsidR="00000000" w:rsidRPr="00000000">
              <w:rPr>
                <w:rFonts w:ascii="Consolas" w:cs="Consolas" w:eastAsia="Consolas" w:hAnsi="Consolas"/>
                <w:b w:val="1"/>
                <w:color w:val="444444"/>
                <w:sz w:val="19"/>
                <w:szCs w:val="19"/>
                <w:shd w:fill="f0f0f0" w:val="clear"/>
                <w:rtl w:val="0"/>
              </w:rPr>
              <w:t xml:space="preserve">);</w:t>
              <w:br w:type="textWrapping"/>
              <w:br w:type="textWrapping"/>
              <w:tab/>
              <w:t xml:space="preserve">printf(</w:t>
            </w:r>
            <w:r w:rsidDel="00000000" w:rsidR="00000000" w:rsidRPr="00000000">
              <w:rPr>
                <w:rFonts w:ascii="Consolas" w:cs="Consolas" w:eastAsia="Consolas" w:hAnsi="Consolas"/>
                <w:b w:val="1"/>
                <w:color w:val="880000"/>
                <w:sz w:val="19"/>
                <w:szCs w:val="19"/>
                <w:shd w:fill="f0f0f0" w:val="clear"/>
                <w:rtl w:val="0"/>
              </w:rPr>
              <w:t xml:space="preserve">"%d  %s"</w:t>
            </w:r>
            <w:r w:rsidDel="00000000" w:rsidR="00000000" w:rsidRPr="00000000">
              <w:rPr>
                <w:rFonts w:ascii="Consolas" w:cs="Consolas" w:eastAsia="Consolas" w:hAnsi="Consolas"/>
                <w:b w:val="1"/>
                <w:color w:val="444444"/>
                <w:sz w:val="19"/>
                <w:szCs w:val="19"/>
                <w:shd w:fill="f0f0f0" w:val="clear"/>
                <w:rtl w:val="0"/>
              </w:rPr>
              <w:t xml:space="preserve">, conta-&gt;id, conta-&gt;titular);</w:t>
              <w:br w:type="textWrapping"/>
              <w:tab/>
              <w:t xml:space="preserve">printf(</w:t>
            </w:r>
            <w:r w:rsidDel="00000000" w:rsidR="00000000" w:rsidRPr="00000000">
              <w:rPr>
                <w:rFonts w:ascii="Consolas" w:cs="Consolas" w:eastAsia="Consolas" w:hAnsi="Consolas"/>
                <w:b w:val="1"/>
                <w:color w:val="880000"/>
                <w:sz w:val="19"/>
                <w:szCs w:val="19"/>
                <w:shd w:fill="f0f0f0" w:val="clear"/>
                <w:rtl w:val="0"/>
              </w:rPr>
              <w:t xml:space="preserve">" Cliente desde %d/%d/%d"</w:t>
            </w:r>
            <w:r w:rsidDel="00000000" w:rsidR="00000000" w:rsidRPr="00000000">
              <w:rPr>
                <w:rFonts w:ascii="Consolas" w:cs="Consolas" w:eastAsia="Consolas" w:hAnsi="Consolas"/>
                <w:b w:val="1"/>
                <w:color w:val="444444"/>
                <w:sz w:val="19"/>
                <w:szCs w:val="19"/>
                <w:shd w:fill="f0f0f0" w:val="clear"/>
                <w:rtl w:val="0"/>
              </w:rPr>
              <w:t xml:space="preserve">, conta-&gt;abertura.dia , conta-&gt;abertura.mes, conta-&gt;abertura.ano);</w:t>
              <w:br w:type="textWrapping"/>
              <w:tab/>
              <w:t xml:space="preserve">printf(</w:t>
            </w:r>
            <w:r w:rsidDel="00000000" w:rsidR="00000000" w:rsidRPr="00000000">
              <w:rPr>
                <w:rFonts w:ascii="Consolas" w:cs="Consolas" w:eastAsia="Consolas" w:hAnsi="Consolas"/>
                <w:b w:val="1"/>
                <w:color w:val="880000"/>
                <w:sz w:val="19"/>
                <w:szCs w:val="19"/>
                <w:shd w:fill="f0f0f0" w:val="clear"/>
                <w:rtl w:val="0"/>
              </w:rPr>
              <w:t xml:space="preserve">" Saldo: R$ %f"</w:t>
            </w:r>
            <w:r w:rsidDel="00000000" w:rsidR="00000000" w:rsidRPr="00000000">
              <w:rPr>
                <w:rFonts w:ascii="Consolas" w:cs="Consolas" w:eastAsia="Consolas" w:hAnsi="Consolas"/>
                <w:b w:val="1"/>
                <w:color w:val="444444"/>
                <w:sz w:val="19"/>
                <w:szCs w:val="19"/>
                <w:shd w:fill="f0f0f0" w:val="clear"/>
                <w:rtl w:val="0"/>
              </w:rPr>
              <w:t xml:space="preserve">, conta-&gt;saldo);</w:t>
              <w:br w:type="textWrapping"/>
              <w:t xml:space="preserve">  </w:t>
              <w:br w:type="textWrapping"/>
              <w:t xml:space="preserve">}</w:t>
              <w:br w:type="textWrapping"/>
              <w:br w:type="textWrapping"/>
              <w:t xml:space="preserve">int main(){</w:t>
              <w:br w:type="textWrapping"/>
              <w:tab/>
              <w:t xml:space="preserve">int N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char continua;</w:t>
              <w:br w:type="textWrapping"/>
              <w:tab/>
              <w:t xml:space="preserve">Conta agencia[</w:t>
            </w:r>
            <w:r w:rsidDel="00000000" w:rsidR="00000000" w:rsidRPr="00000000">
              <w:rPr>
                <w:rFonts w:ascii="Consolas" w:cs="Consolas" w:eastAsia="Consolas" w:hAnsi="Consolas"/>
                <w:b w:val="1"/>
                <w:color w:val="880000"/>
                <w:sz w:val="19"/>
                <w:szCs w:val="19"/>
                <w:shd w:fill="f0f0f0" w:val="clear"/>
                <w:rtl w:val="0"/>
              </w:rPr>
              <w:t xml:space="preserve">1000</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do{</w:t>
              <w:br w:type="textWrapping"/>
              <w:t xml:space="preserve">    </w:t>
              <w:tab/>
              <w:t xml:space="preserve">    N += preenche(&amp;agencia[N]);</w:t>
              <w:br w:type="textWrapping"/>
              <w:t xml:space="preserve">    </w:t>
              <w:tab/>
              <w:t xml:space="preserve">    printf(</w:t>
            </w:r>
            <w:r w:rsidDel="00000000" w:rsidR="00000000" w:rsidRPr="00000000">
              <w:rPr>
                <w:rFonts w:ascii="Consolas" w:cs="Consolas" w:eastAsia="Consolas" w:hAnsi="Consolas"/>
                <w:b w:val="1"/>
                <w:color w:val="880000"/>
                <w:sz w:val="19"/>
                <w:szCs w:val="19"/>
                <w:shd w:fill="f0f0f0" w:val="clear"/>
                <w:rtl w:val="0"/>
              </w:rPr>
              <w:t xml:space="preserve">"Continua? S/N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scanf(</w:t>
            </w:r>
            <w:r w:rsidDel="00000000" w:rsidR="00000000" w:rsidRPr="00000000">
              <w:rPr>
                <w:rFonts w:ascii="Consolas" w:cs="Consolas" w:eastAsia="Consolas" w:hAnsi="Consolas"/>
                <w:b w:val="1"/>
                <w:color w:val="880000"/>
                <w:sz w:val="19"/>
                <w:szCs w:val="19"/>
                <w:shd w:fill="f0f0f0" w:val="clear"/>
                <w:rtl w:val="0"/>
              </w:rPr>
              <w:t xml:space="preserve">"%c%*c"</w:t>
            </w:r>
            <w:r w:rsidDel="00000000" w:rsidR="00000000" w:rsidRPr="00000000">
              <w:rPr>
                <w:rFonts w:ascii="Consolas" w:cs="Consolas" w:eastAsia="Consolas" w:hAnsi="Consolas"/>
                <w:b w:val="1"/>
                <w:color w:val="444444"/>
                <w:sz w:val="19"/>
                <w:szCs w:val="19"/>
                <w:shd w:fill="f0f0f0" w:val="clear"/>
                <w:rtl w:val="0"/>
              </w:rPr>
              <w:t xml:space="preserve">, &amp;continua);</w:t>
              <w:br w:type="textWrapping"/>
              <w:tab/>
              <w:t xml:space="preserve">} while (continua == </w:t>
            </w:r>
            <w:r w:rsidDel="00000000" w:rsidR="00000000" w:rsidRPr="00000000">
              <w:rPr>
                <w:rFonts w:ascii="Consolas" w:cs="Consolas" w:eastAsia="Consolas" w:hAnsi="Consolas"/>
                <w:b w:val="1"/>
                <w:color w:val="880000"/>
                <w:sz w:val="19"/>
                <w:szCs w:val="19"/>
                <w:shd w:fill="f0f0f0" w:val="clear"/>
                <w:rtl w:val="0"/>
              </w:rPr>
              <w:t xml:space="preserve">'S'</w:t>
            </w:r>
            <w:r w:rsidDel="00000000" w:rsidR="00000000" w:rsidRPr="00000000">
              <w:rPr>
                <w:rFonts w:ascii="Consolas" w:cs="Consolas" w:eastAsia="Consolas" w:hAnsi="Consolas"/>
                <w:b w:val="1"/>
                <w:color w:val="444444"/>
                <w:sz w:val="19"/>
                <w:szCs w:val="19"/>
                <w:shd w:fill="f0f0f0" w:val="clear"/>
                <w:rtl w:val="0"/>
              </w:rPr>
              <w:t xml:space="preserve"> || continua == </w:t>
            </w:r>
            <w:r w:rsidDel="00000000" w:rsidR="00000000" w:rsidRPr="00000000">
              <w:rPr>
                <w:rFonts w:ascii="Consolas" w:cs="Consolas" w:eastAsia="Consolas" w:hAnsi="Consolas"/>
                <w:b w:val="1"/>
                <w:color w:val="880000"/>
                <w:sz w:val="19"/>
                <w:szCs w:val="19"/>
                <w:shd w:fill="f0f0f0" w:val="clear"/>
                <w:rtl w:val="0"/>
              </w:rPr>
              <w:t xml:space="preserve">'s'</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printf(</w:t>
            </w:r>
            <w:r w:rsidDel="00000000" w:rsidR="00000000" w:rsidRPr="00000000">
              <w:rPr>
                <w:rFonts w:ascii="Consolas" w:cs="Consolas" w:eastAsia="Consolas" w:hAnsi="Consolas"/>
                <w:b w:val="1"/>
                <w:color w:val="880000"/>
                <w:sz w:val="19"/>
                <w:szCs w:val="19"/>
                <w:shd w:fill="f0f0f0" w:val="clear"/>
                <w:rtl w:val="0"/>
              </w:rPr>
              <w:t xml:space="preserve">"Banco PC$\n"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for (int i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i &lt; N; i++){</w:t>
              <w:br w:type="textWrapping"/>
              <w:t xml:space="preserve">    </w:t>
              <w:tab/>
              <w:t xml:space="preserve">    imprime(agencia[i]);</w:t>
              <w:br w:type="textWrapping"/>
              <w:t xml:space="preserve">          printf(</w:t>
            </w:r>
            <w:r w:rsidDel="00000000" w:rsidR="00000000" w:rsidRPr="00000000">
              <w:rPr>
                <w:rFonts w:ascii="Consolas" w:cs="Consolas" w:eastAsia="Consolas" w:hAnsi="Consolas"/>
                <w:b w:val="1"/>
                <w:color w:val="880000"/>
                <w:sz w:val="19"/>
                <w:szCs w:val="19"/>
                <w:shd w:fill="f0f0f0" w:val="clear"/>
                <w:rtl w:val="0"/>
              </w:rPr>
              <w:t xml:space="preserve">"\n"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w:t>
              <w:br w:type="textWrapping"/>
              <w:tab/>
              <w:t xml:space="preserve">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br w:type="textWrapping"/>
              <w:t xml:space="preserve">}</w:t>
            </w:r>
          </w:p>
        </w:tc>
      </w:tr>
    </w:tbl>
    <w:p w:rsidR="00000000" w:rsidDel="00000000" w:rsidP="00000000" w:rsidRDefault="00000000" w:rsidRPr="00000000" w14:paraId="000006D9">
      <w:pPr>
        <w:spacing w:after="240" w:before="240" w:lineRule="auto"/>
        <w:jc w:val="both"/>
        <w:rPr/>
      </w:pPr>
      <w:r w:rsidDel="00000000" w:rsidR="00000000" w:rsidRPr="00000000">
        <w:rPr>
          <w:rtl w:val="0"/>
        </w:rPr>
      </w:r>
    </w:p>
    <w:p w:rsidR="00000000" w:rsidDel="00000000" w:rsidP="00000000" w:rsidRDefault="00000000" w:rsidRPr="00000000" w14:paraId="000006DA">
      <w:pPr>
        <w:spacing w:after="240" w:before="240" w:lineRule="auto"/>
        <w:jc w:val="both"/>
        <w:rPr/>
      </w:pPr>
      <w:r w:rsidDel="00000000" w:rsidR="00000000" w:rsidRPr="00000000">
        <w:rPr>
          <w:rtl w:val="0"/>
        </w:rPr>
      </w:r>
    </w:p>
    <w:p w:rsidR="00000000" w:rsidDel="00000000" w:rsidP="00000000" w:rsidRDefault="00000000" w:rsidRPr="00000000" w14:paraId="000006DB">
      <w:pPr>
        <w:spacing w:after="240" w:before="240" w:lineRule="auto"/>
        <w:jc w:val="both"/>
        <w:rPr>
          <w:sz w:val="4"/>
          <w:szCs w:val="4"/>
        </w:rPr>
      </w:pPr>
      <w:r w:rsidDel="00000000" w:rsidR="00000000" w:rsidRPr="00000000">
        <w:rPr>
          <w:rtl w:val="0"/>
        </w:rPr>
      </w:r>
    </w:p>
    <w:p w:rsidR="00000000" w:rsidDel="00000000" w:rsidP="00000000" w:rsidRDefault="00000000" w:rsidRPr="00000000" w14:paraId="000006DC">
      <w:pPr>
        <w:spacing w:before="0" w:lineRule="auto"/>
        <w:ind w:hanging="15"/>
        <w:jc w:val="center"/>
        <w:rPr/>
      </w:pPr>
      <w:r w:rsidDel="00000000" w:rsidR="00000000" w:rsidRPr="00000000">
        <w:rPr/>
        <w:drawing>
          <wp:inline distB="114300" distT="114300" distL="114300" distR="114300">
            <wp:extent cx="2751336" cy="280988"/>
            <wp:effectExtent b="0" l="0" r="0" t="0"/>
            <wp:docPr descr="quebra de página" id="76"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pStyle w:val="Heading2"/>
        <w:spacing w:before="240" w:lineRule="auto"/>
        <w:rPr/>
      </w:pPr>
      <w:bookmarkStart w:colFirst="0" w:colLast="0" w:name="_heading=h.2grqrue" w:id="38"/>
      <w:bookmarkEnd w:id="38"/>
      <w:r w:rsidDel="00000000" w:rsidR="00000000" w:rsidRPr="00000000">
        <w:rPr>
          <w:color w:val="1155cc"/>
          <w:sz w:val="28"/>
          <w:szCs w:val="28"/>
          <w:rtl w:val="0"/>
        </w:rPr>
        <w:t xml:space="preserve">Bibliografia</w:t>
      </w:r>
      <w:r w:rsidDel="00000000" w:rsidR="00000000" w:rsidRPr="00000000">
        <w:rPr>
          <w:rtl w:val="0"/>
        </w:rPr>
      </w:r>
    </w:p>
    <w:p w:rsidR="00000000" w:rsidDel="00000000" w:rsidP="00000000" w:rsidRDefault="00000000" w:rsidRPr="00000000" w14:paraId="000006DE">
      <w:pPr>
        <w:spacing w:after="200" w:before="0" w:line="240" w:lineRule="auto"/>
        <w:ind w:left="425" w:firstLine="0"/>
        <w:rPr>
          <w:sz w:val="12"/>
          <w:szCs w:val="12"/>
        </w:rPr>
      </w:pPr>
      <w:r w:rsidDel="00000000" w:rsidR="00000000" w:rsidRPr="00000000">
        <w:rPr>
          <w:rtl w:val="0"/>
        </w:rPr>
      </w:r>
    </w:p>
    <w:p w:rsidR="00000000" w:rsidDel="00000000" w:rsidP="00000000" w:rsidRDefault="00000000" w:rsidRPr="00000000" w14:paraId="000006DF">
      <w:pPr>
        <w:pBdr>
          <w:top w:space="0" w:sz="0" w:val="nil"/>
          <w:left w:space="0" w:sz="0" w:val="nil"/>
          <w:bottom w:space="0" w:sz="0" w:val="nil"/>
          <w:right w:space="0" w:sz="0" w:val="nil"/>
          <w:between w:space="0" w:sz="0" w:val="nil"/>
        </w:pBdr>
        <w:spacing w:before="0" w:line="240" w:lineRule="auto"/>
        <w:ind w:left="720" w:hanging="720"/>
        <w:rPr>
          <w:sz w:val="22"/>
          <w:szCs w:val="22"/>
        </w:rPr>
      </w:pPr>
      <w:r w:rsidDel="00000000" w:rsidR="00000000" w:rsidRPr="00000000">
        <w:rPr>
          <w:sz w:val="22"/>
          <w:szCs w:val="22"/>
          <w:rtl w:val="0"/>
        </w:rPr>
        <w:t xml:space="preserve">“C++ Language.” 2000. C++ Tutorials. http://www.cplusplus.com/doc/tutorial/.</w:t>
      </w:r>
    </w:p>
    <w:p w:rsidR="00000000" w:rsidDel="00000000" w:rsidP="00000000" w:rsidRDefault="00000000" w:rsidRPr="00000000" w14:paraId="000006E0">
      <w:pPr>
        <w:pBdr>
          <w:top w:space="0" w:sz="0" w:val="nil"/>
          <w:left w:space="0" w:sz="0" w:val="nil"/>
          <w:bottom w:space="0" w:sz="0" w:val="nil"/>
          <w:right w:space="0" w:sz="0" w:val="nil"/>
          <w:between w:space="0" w:sz="0" w:val="nil"/>
        </w:pBdr>
        <w:spacing w:before="0" w:line="240" w:lineRule="auto"/>
        <w:ind w:left="720" w:hanging="720"/>
        <w:rPr>
          <w:sz w:val="22"/>
          <w:szCs w:val="22"/>
        </w:rPr>
      </w:pPr>
      <w:r w:rsidDel="00000000" w:rsidR="00000000" w:rsidRPr="00000000">
        <w:rPr>
          <w:sz w:val="22"/>
          <w:szCs w:val="22"/>
          <w:rtl w:val="0"/>
        </w:rPr>
        <w:t xml:space="preserve">“C Library.” 2000. C Library. http://www.cplusplus.com/reference/clibrary/.</w:t>
      </w:r>
    </w:p>
    <w:p w:rsidR="00000000" w:rsidDel="00000000" w:rsidP="00000000" w:rsidRDefault="00000000" w:rsidRPr="00000000" w14:paraId="000006E1">
      <w:pPr>
        <w:pBdr>
          <w:top w:space="0" w:sz="0" w:val="nil"/>
          <w:left w:space="0" w:sz="0" w:val="nil"/>
          <w:bottom w:space="0" w:sz="0" w:val="nil"/>
          <w:right w:space="0" w:sz="0" w:val="nil"/>
          <w:between w:space="0" w:sz="0" w:val="nil"/>
        </w:pBdr>
        <w:spacing w:before="0" w:line="240" w:lineRule="auto"/>
        <w:ind w:left="720" w:hanging="720"/>
        <w:rPr>
          <w:sz w:val="22"/>
          <w:szCs w:val="22"/>
        </w:rPr>
      </w:pPr>
      <w:r w:rsidDel="00000000" w:rsidR="00000000" w:rsidRPr="00000000">
        <w:rPr>
          <w:sz w:val="22"/>
          <w:szCs w:val="22"/>
          <w:rtl w:val="0"/>
        </w:rPr>
        <w:t xml:space="preserve">Feofiloff, Paulo. 2009. Algoritmos em Linguagem C. Rio de Janeiro: Elsevier.</w:t>
      </w:r>
    </w:p>
    <w:p w:rsidR="00000000" w:rsidDel="00000000" w:rsidP="00000000" w:rsidRDefault="00000000" w:rsidRPr="00000000" w14:paraId="000006E2">
      <w:pPr>
        <w:spacing w:after="200" w:before="0" w:line="240" w:lineRule="auto"/>
        <w:ind w:left="425" w:firstLine="0"/>
        <w:rPr>
          <w:color w:val="1155cc"/>
        </w:rPr>
      </w:pPr>
      <w:r w:rsidDel="00000000" w:rsidR="00000000" w:rsidRPr="00000000">
        <w:rPr>
          <w:rtl w:val="0"/>
        </w:rPr>
      </w:r>
    </w:p>
    <w:p w:rsidR="00000000" w:rsidDel="00000000" w:rsidP="00000000" w:rsidRDefault="00000000" w:rsidRPr="00000000" w14:paraId="000006E3">
      <w:pPr>
        <w:pStyle w:val="Heading2"/>
        <w:spacing w:before="240" w:lineRule="auto"/>
        <w:rPr>
          <w:color w:val="1155cc"/>
        </w:rPr>
      </w:pPr>
      <w:bookmarkStart w:colFirst="0" w:colLast="0" w:name="_heading=h.vx1227" w:id="39"/>
      <w:bookmarkEnd w:id="39"/>
      <w:r w:rsidDel="00000000" w:rsidR="00000000" w:rsidRPr="00000000">
        <w:rPr>
          <w:rtl w:val="0"/>
        </w:rPr>
      </w:r>
    </w:p>
    <w:p w:rsidR="00000000" w:rsidDel="00000000" w:rsidP="00000000" w:rsidRDefault="00000000" w:rsidRPr="00000000" w14:paraId="000006E4">
      <w:pPr>
        <w:pStyle w:val="Heading2"/>
        <w:spacing w:before="240" w:lineRule="auto"/>
        <w:rPr/>
      </w:pPr>
      <w:bookmarkStart w:colFirst="0" w:colLast="0" w:name="_heading=h.3fwokq0" w:id="40"/>
      <w:bookmarkEnd w:id="40"/>
      <w:r w:rsidDel="00000000" w:rsidR="00000000" w:rsidRPr="00000000">
        <w:rPr>
          <w:color w:val="1155cc"/>
          <w:rtl w:val="0"/>
        </w:rPr>
        <w:t xml:space="preserve">Exercícios</w:t>
      </w:r>
      <w:r w:rsidDel="00000000" w:rsidR="00000000" w:rsidRPr="00000000">
        <w:rPr>
          <w:rtl w:val="0"/>
        </w:rPr>
      </w:r>
    </w:p>
    <w:p w:rsidR="00000000" w:rsidDel="00000000" w:rsidP="00000000" w:rsidRDefault="00000000" w:rsidRPr="00000000" w14:paraId="000006E5">
      <w:pPr>
        <w:ind w:left="283" w:firstLine="0"/>
        <w:rPr>
          <w:sz w:val="10"/>
          <w:szCs w:val="10"/>
        </w:rPr>
      </w:pPr>
      <w:r w:rsidDel="00000000" w:rsidR="00000000" w:rsidRPr="00000000">
        <w:rPr>
          <w:rtl w:val="0"/>
        </w:rPr>
      </w:r>
    </w:p>
    <w:p w:rsidR="00000000" w:rsidDel="00000000" w:rsidP="00000000" w:rsidRDefault="00000000" w:rsidRPr="00000000" w14:paraId="000006E6">
      <w:pPr>
        <w:spacing w:after="200" w:lineRule="auto"/>
        <w:ind w:left="283" w:firstLine="0"/>
        <w:jc w:val="both"/>
        <w:rPr/>
      </w:pPr>
      <w:r w:rsidDel="00000000" w:rsidR="00000000" w:rsidRPr="00000000">
        <w:rPr>
          <w:rtl w:val="0"/>
        </w:rPr>
        <w:t xml:space="preserve">A.</w:t>
        <w:tab/>
        <w:t xml:space="preserve">Implemente uma agenda, a partir da definição de novas estruturas: </w:t>
      </w:r>
    </w:p>
    <w:p w:rsidR="00000000" w:rsidDel="00000000" w:rsidP="00000000" w:rsidRDefault="00000000" w:rsidRPr="00000000" w14:paraId="000006E7">
      <w:pPr>
        <w:spacing w:after="200" w:lineRule="auto"/>
        <w:ind w:firstLine="720"/>
        <w:jc w:val="both"/>
        <w:rPr/>
      </w:pPr>
      <w:r w:rsidDel="00000000" w:rsidR="00000000" w:rsidRPr="00000000">
        <w:rPr>
          <w:rtl w:val="0"/>
        </w:rPr>
        <w:t xml:space="preserve">Horário: composto de hora e minutos;</w:t>
      </w:r>
    </w:p>
    <w:p w:rsidR="00000000" w:rsidDel="00000000" w:rsidP="00000000" w:rsidRDefault="00000000" w:rsidRPr="00000000" w14:paraId="000006E8">
      <w:pPr>
        <w:spacing w:after="200" w:lineRule="auto"/>
        <w:ind w:left="1003" w:hanging="283"/>
        <w:jc w:val="both"/>
        <w:rPr/>
      </w:pPr>
      <w:r w:rsidDel="00000000" w:rsidR="00000000" w:rsidRPr="00000000">
        <w:rPr>
          <w:rtl w:val="0"/>
        </w:rPr>
        <w:t xml:space="preserve">Data: composto de dia, mês e ano;</w:t>
      </w:r>
    </w:p>
    <w:p w:rsidR="00000000" w:rsidDel="00000000" w:rsidP="00000000" w:rsidRDefault="00000000" w:rsidRPr="00000000" w14:paraId="000006E9">
      <w:pPr>
        <w:spacing w:after="200" w:lineRule="auto"/>
        <w:ind w:left="1003" w:hanging="283"/>
        <w:jc w:val="both"/>
        <w:rPr/>
      </w:pPr>
      <w:r w:rsidDel="00000000" w:rsidR="00000000" w:rsidRPr="00000000">
        <w:rPr>
          <w:rtl w:val="0"/>
        </w:rPr>
        <w:t xml:space="preserve">Compromisso: composto de data, horário e texto que descreve o compromisso.</w:t>
      </w:r>
    </w:p>
    <w:p w:rsidR="00000000" w:rsidDel="00000000" w:rsidP="00000000" w:rsidRDefault="00000000" w:rsidRPr="00000000" w14:paraId="000006EA">
      <w:pPr>
        <w:spacing w:after="200" w:lineRule="auto"/>
        <w:ind w:left="283" w:firstLine="0"/>
        <w:jc w:val="both"/>
        <w:rPr/>
      </w:pPr>
      <w:r w:rsidDel="00000000" w:rsidR="00000000" w:rsidRPr="00000000">
        <w:rPr>
          <w:rtl w:val="0"/>
        </w:rPr>
      </w:r>
    </w:p>
    <w:p w:rsidR="00000000" w:rsidDel="00000000" w:rsidP="00000000" w:rsidRDefault="00000000" w:rsidRPr="00000000" w14:paraId="000006EB">
      <w:pPr>
        <w:spacing w:after="200" w:lineRule="auto"/>
        <w:ind w:left="283" w:firstLine="0"/>
        <w:jc w:val="both"/>
        <w:rPr/>
      </w:pPr>
      <w:r w:rsidDel="00000000" w:rsidR="00000000" w:rsidRPr="00000000">
        <w:rPr>
          <w:rtl w:val="0"/>
        </w:rPr>
        <w:t xml:space="preserve">B.</w:t>
        <w:tab/>
        <w:t xml:space="preserve">Para representar um vetor no R3, considere a estrutura: </w:t>
      </w:r>
    </w:p>
    <w:tbl>
      <w:tblPr>
        <w:tblStyle w:val="Table72"/>
        <w:tblW w:w="8565.0" w:type="dxa"/>
        <w:jc w:val="left"/>
        <w:tblInd w:w="1050.0" w:type="dxa"/>
        <w:tblLayout w:type="fixed"/>
        <w:tblLook w:val="0600"/>
      </w:tblPr>
      <w:tblGrid>
        <w:gridCol w:w="8565"/>
        <w:tblGridChange w:id="0">
          <w:tblGrid>
            <w:gridCol w:w="8565"/>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6EC">
            <w:pPr>
              <w:widowControl w:val="0"/>
              <w:pBdr>
                <w:top w:space="0" w:sz="0" w:val="nil"/>
                <w:left w:space="0" w:sz="0" w:val="nil"/>
                <w:bottom w:space="0" w:sz="0" w:val="nil"/>
                <w:right w:space="0" w:sz="0" w:val="nil"/>
                <w:between w:space="0" w:sz="0" w:val="nil"/>
              </w:pBdr>
              <w:spacing w:before="0" w:line="276" w:lineRule="auto"/>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struct Vetor{ </w:t>
              <w:br w:type="textWrapping"/>
              <w:t xml:space="preserve">   float x;</w:t>
              <w:br w:type="textWrapping"/>
              <w:t xml:space="preserve">   float y; </w:t>
              <w:br w:type="textWrapping"/>
              <w:t xml:space="preserve">   float z; </w:t>
              <w:br w:type="textWrapping"/>
              <w:t xml:space="preserve">};</w:t>
            </w:r>
          </w:p>
        </w:tc>
      </w:tr>
    </w:tbl>
    <w:p w:rsidR="00000000" w:rsidDel="00000000" w:rsidP="00000000" w:rsidRDefault="00000000" w:rsidRPr="00000000" w14:paraId="000006ED">
      <w:pPr>
        <w:spacing w:after="200" w:lineRule="auto"/>
        <w:ind w:left="283" w:firstLine="0"/>
        <w:jc w:val="both"/>
        <w:rPr>
          <w:sz w:val="12"/>
          <w:szCs w:val="12"/>
        </w:rPr>
      </w:pPr>
      <w:r w:rsidDel="00000000" w:rsidR="00000000" w:rsidRPr="00000000">
        <w:rPr>
          <w:rtl w:val="0"/>
        </w:rPr>
      </w:r>
    </w:p>
    <w:p w:rsidR="00000000" w:rsidDel="00000000" w:rsidP="00000000" w:rsidRDefault="00000000" w:rsidRPr="00000000" w14:paraId="000006EE">
      <w:pPr>
        <w:pBdr>
          <w:top w:space="0" w:sz="0" w:val="nil"/>
          <w:left w:space="0" w:sz="0" w:val="nil"/>
          <w:bottom w:space="0" w:sz="0" w:val="nil"/>
          <w:right w:space="0" w:sz="0" w:val="nil"/>
          <w:between w:space="0" w:sz="0" w:val="nil"/>
        </w:pBdr>
        <w:spacing w:after="200" w:lineRule="auto"/>
        <w:jc w:val="both"/>
        <w:rPr/>
      </w:pPr>
      <w:r w:rsidDel="00000000" w:rsidR="00000000" w:rsidRPr="00000000">
        <w:rPr>
          <w:rtl w:val="0"/>
        </w:rPr>
        <w:t xml:space="preserve">     Implemente um programa que calcule a soma de dois vetores.</w:t>
      </w:r>
    </w:p>
    <w:p w:rsidR="00000000" w:rsidDel="00000000" w:rsidP="00000000" w:rsidRDefault="00000000" w:rsidRPr="00000000" w14:paraId="000006EF">
      <w:pPr>
        <w:spacing w:after="200" w:lineRule="auto"/>
        <w:ind w:left="283" w:firstLine="0"/>
        <w:jc w:val="both"/>
        <w:rPr/>
      </w:pPr>
      <w:r w:rsidDel="00000000" w:rsidR="00000000" w:rsidRPr="00000000">
        <w:rPr>
          <w:rtl w:val="0"/>
        </w:rPr>
      </w:r>
    </w:p>
    <w:p w:rsidR="00000000" w:rsidDel="00000000" w:rsidP="00000000" w:rsidRDefault="00000000" w:rsidRPr="00000000" w14:paraId="000006F0">
      <w:pPr>
        <w:spacing w:after="200" w:lineRule="auto"/>
        <w:ind w:left="283" w:firstLine="0"/>
        <w:jc w:val="both"/>
        <w:rPr/>
      </w:pPr>
      <w:r w:rsidDel="00000000" w:rsidR="00000000" w:rsidRPr="00000000">
        <w:rPr>
          <w:rtl w:val="0"/>
        </w:rPr>
        <w:t xml:space="preserve">C.</w:t>
        <w:tab/>
        <w:t xml:space="preserve">Faça um programa que faça operações simples de números complexos:</w:t>
      </w:r>
    </w:p>
    <w:p w:rsidR="00000000" w:rsidDel="00000000" w:rsidP="00000000" w:rsidRDefault="00000000" w:rsidRPr="00000000" w14:paraId="000006F1">
      <w:pPr>
        <w:numPr>
          <w:ilvl w:val="0"/>
          <w:numId w:val="12"/>
        </w:numPr>
        <w:spacing w:after="200" w:lineRule="auto"/>
        <w:ind w:left="720" w:hanging="360"/>
        <w:rPr/>
      </w:pPr>
      <w:r w:rsidDel="00000000" w:rsidR="00000000" w:rsidRPr="00000000">
        <w:rPr>
          <w:rtl w:val="0"/>
        </w:rPr>
        <w:t xml:space="preserve">Crie e leia dois números complexos z e w, compostos por parte real e parte imaginária.</w:t>
      </w:r>
    </w:p>
    <w:p w:rsidR="00000000" w:rsidDel="00000000" w:rsidP="00000000" w:rsidRDefault="00000000" w:rsidRPr="00000000" w14:paraId="000006F2">
      <w:pPr>
        <w:numPr>
          <w:ilvl w:val="0"/>
          <w:numId w:val="12"/>
        </w:numPr>
        <w:spacing w:after="200" w:lineRule="auto"/>
        <w:ind w:left="720" w:hanging="360"/>
        <w:rPr/>
      </w:pPr>
      <w:r w:rsidDel="00000000" w:rsidR="00000000" w:rsidRPr="00000000">
        <w:rPr>
          <w:rtl w:val="0"/>
        </w:rPr>
        <w:t xml:space="preserve">Implemente funções que calculem a soma, a subtração e o produto entre dois números complexos.</w:t>
      </w:r>
    </w:p>
    <w:p w:rsidR="00000000" w:rsidDel="00000000" w:rsidP="00000000" w:rsidRDefault="00000000" w:rsidRPr="00000000" w14:paraId="000006F3">
      <w:pPr>
        <w:spacing w:after="200" w:lineRule="auto"/>
        <w:rPr/>
      </w:pPr>
      <w:r w:rsidDel="00000000" w:rsidR="00000000" w:rsidRPr="00000000">
        <w:rPr>
          <w:rtl w:val="0"/>
        </w:rPr>
      </w:r>
    </w:p>
    <w:p w:rsidR="00000000" w:rsidDel="00000000" w:rsidP="00000000" w:rsidRDefault="00000000" w:rsidRPr="00000000" w14:paraId="000006F4">
      <w:pPr>
        <w:spacing w:after="200" w:lineRule="auto"/>
        <w:ind w:left="283" w:firstLine="0"/>
        <w:jc w:val="both"/>
        <w:rPr/>
      </w:pPr>
      <w:r w:rsidDel="00000000" w:rsidR="00000000" w:rsidRPr="00000000">
        <w:rPr>
          <w:rtl w:val="0"/>
        </w:rPr>
        <w:t xml:space="preserve">D.</w:t>
        <w:tab/>
        <w:t xml:space="preserve">Escolha um jogo de cartas, baseado em um “baralho tradicional” (cada carta tem seu naipe e seu valor) ou   “super trunfo” (cada carta possui um conjunto de atributos). Implemente a parte de distribuição (sorteio) de cartas para 2 jogadores, considerando que cada jogador irá receber 5 cartas. Exiba na tela as cartas que cada um dos jogadores recebeu.</w:t>
      </w:r>
    </w:p>
    <w:p w:rsidR="00000000" w:rsidDel="00000000" w:rsidP="00000000" w:rsidRDefault="00000000" w:rsidRPr="00000000" w14:paraId="000006F5">
      <w:pPr>
        <w:spacing w:after="200" w:lineRule="auto"/>
        <w:ind w:left="283" w:firstLine="0"/>
        <w:jc w:val="both"/>
        <w:rPr>
          <w:sz w:val="6"/>
          <w:szCs w:val="6"/>
        </w:rPr>
      </w:pPr>
      <w:r w:rsidDel="00000000" w:rsidR="00000000" w:rsidRPr="00000000">
        <w:rPr>
          <w:rtl w:val="0"/>
        </w:rPr>
      </w:r>
    </w:p>
    <w:p w:rsidR="00000000" w:rsidDel="00000000" w:rsidP="00000000" w:rsidRDefault="00000000" w:rsidRPr="00000000" w14:paraId="000006F6">
      <w:pPr>
        <w:jc w:val="center"/>
        <w:rPr>
          <w:color w:val="ff5722"/>
        </w:rPr>
        <w:sectPr>
          <w:type w:val="nextPage"/>
          <w:pgSz w:h="16838" w:w="11906" w:orient="portrait"/>
          <w:pgMar w:bottom="1077" w:top="1077" w:left="1133" w:right="1133" w:header="0" w:footer="720"/>
          <w:titlePg w:val="1"/>
        </w:sectPr>
      </w:pPr>
      <w:r w:rsidDel="00000000" w:rsidR="00000000" w:rsidRPr="00000000">
        <w:rPr/>
        <w:drawing>
          <wp:inline distB="114300" distT="114300" distL="114300" distR="114300">
            <wp:extent cx="2751336" cy="280988"/>
            <wp:effectExtent b="0" l="0" r="0" t="0"/>
            <wp:docPr descr="quebra de página" id="77"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6F7">
      <w:pPr>
        <w:ind w:hanging="15"/>
        <w:jc w:val="center"/>
        <w:rPr/>
      </w:pPr>
      <w:r w:rsidDel="00000000" w:rsidR="00000000" w:rsidRPr="00000000">
        <w:rPr>
          <w:rFonts w:ascii="Roboto Slab" w:cs="Roboto Slab" w:eastAsia="Roboto Slab" w:hAnsi="Roboto Slab"/>
          <w:b w:val="1"/>
          <w:color w:val="1155cc"/>
          <w:sz w:val="72"/>
          <w:szCs w:val="72"/>
        </w:rPr>
        <w:drawing>
          <wp:inline distB="114300" distT="114300" distL="114300" distR="114300">
            <wp:extent cx="4327965" cy="2089362"/>
            <wp:effectExtent b="12700" l="12700" r="12700" t="12700"/>
            <wp:docPr id="78"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327965" cy="2089362"/>
                    </a:xfrm>
                    <a:prstGeom prst="rect"/>
                    <a:ln w="12700">
                      <a:solidFill>
                        <a:srgbClr val="3C78D8"/>
                      </a:solidFill>
                      <a:prstDash val="solid"/>
                    </a:ln>
                  </pic:spPr>
                </pic:pic>
              </a:graphicData>
            </a:graphic>
          </wp:inline>
        </w:drawing>
      </w:r>
      <w:r w:rsidDel="00000000" w:rsidR="00000000" w:rsidRPr="00000000">
        <w:rPr>
          <w:rtl w:val="0"/>
        </w:rPr>
      </w:r>
    </w:p>
    <w:p w:rsidR="00000000" w:rsidDel="00000000" w:rsidP="00000000" w:rsidRDefault="00000000" w:rsidRPr="00000000" w14:paraId="000006F8">
      <w:pPr>
        <w:pStyle w:val="Title"/>
        <w:spacing w:before="0" w:line="276" w:lineRule="auto"/>
        <w:ind w:hanging="15"/>
        <w:rPr>
          <w:color w:val="1155cc"/>
        </w:rPr>
      </w:pPr>
      <w:bookmarkStart w:colFirst="0" w:colLast="0" w:name="_heading=h.1v1yuxt" w:id="41"/>
      <w:bookmarkEnd w:id="41"/>
      <w:r w:rsidDel="00000000" w:rsidR="00000000" w:rsidRPr="00000000">
        <w:rPr>
          <w:color w:val="1155cc"/>
          <w:rtl w:val="0"/>
        </w:rPr>
        <w:t xml:space="preserve">Aritmética de ponteiros</w:t>
      </w:r>
    </w:p>
    <w:p w:rsidR="00000000" w:rsidDel="00000000" w:rsidP="00000000" w:rsidRDefault="00000000" w:rsidRPr="00000000" w14:paraId="000006F9">
      <w:pPr>
        <w:pStyle w:val="Heading2"/>
        <w:rPr/>
      </w:pPr>
      <w:bookmarkStart w:colFirst="0" w:colLast="0" w:name="_heading=h.4f1mdlm" w:id="42"/>
      <w:bookmarkEnd w:id="42"/>
      <w:r w:rsidDel="00000000" w:rsidR="00000000" w:rsidRPr="00000000">
        <w:rPr>
          <w:rtl w:val="0"/>
        </w:rPr>
        <w:t xml:space="preserve">Ponteiros em C/C++</w:t>
      </w:r>
    </w:p>
    <w:p w:rsidR="00000000" w:rsidDel="00000000" w:rsidP="00000000" w:rsidRDefault="00000000" w:rsidRPr="00000000" w14:paraId="000006FA">
      <w:pPr>
        <w:spacing w:after="240" w:before="240" w:lineRule="auto"/>
        <w:jc w:val="both"/>
        <w:rPr/>
      </w:pPr>
      <w:r w:rsidDel="00000000" w:rsidR="00000000" w:rsidRPr="00000000">
        <w:rPr>
          <w:rtl w:val="0"/>
        </w:rPr>
        <w:t xml:space="preserve">Ponteiros em C são variáveis que guardam endereços, que, em essência, são valores numéricos. Portanto, operações aritméticas são válidas para esse tipo de variável.</w:t>
      </w:r>
    </w:p>
    <w:p w:rsidR="00000000" w:rsidDel="00000000" w:rsidP="00000000" w:rsidRDefault="00000000" w:rsidRPr="00000000" w14:paraId="000006FB">
      <w:pPr>
        <w:spacing w:after="240" w:before="240" w:lineRule="auto"/>
        <w:jc w:val="both"/>
        <w:rPr/>
      </w:pPr>
      <w:r w:rsidDel="00000000" w:rsidR="00000000" w:rsidRPr="00000000">
        <w:rPr>
          <w:rtl w:val="0"/>
        </w:rPr>
        <w:tab/>
        <w:t xml:space="preserve">Considere que </w:t>
      </w:r>
      <w:r w:rsidDel="00000000" w:rsidR="00000000" w:rsidRPr="00000000">
        <w:rPr>
          <w:rFonts w:ascii="Courier New" w:cs="Courier New" w:eastAsia="Courier New" w:hAnsi="Courier New"/>
          <w:rtl w:val="0"/>
        </w:rPr>
        <w:t xml:space="preserve">ptr </w:t>
      </w:r>
      <w:r w:rsidDel="00000000" w:rsidR="00000000" w:rsidRPr="00000000">
        <w:rPr>
          <w:rtl w:val="0"/>
        </w:rPr>
        <w:t xml:space="preserve">é um ponteiro para um inteiro, que está apontando para o endereço 1000. Assuma que um inteiro ocupa 32 bits. Ao executar a instrução</w:t>
      </w:r>
    </w:p>
    <w:p w:rsidR="00000000" w:rsidDel="00000000" w:rsidP="00000000" w:rsidRDefault="00000000" w:rsidRPr="00000000" w14:paraId="000006FC">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ptr++;</w:t>
      </w:r>
    </w:p>
    <w:p w:rsidR="00000000" w:rsidDel="00000000" w:rsidP="00000000" w:rsidRDefault="00000000" w:rsidRPr="00000000" w14:paraId="000006FD">
      <w:pPr>
        <w:spacing w:after="240" w:before="240" w:lineRule="auto"/>
        <w:jc w:val="both"/>
        <w:rPr/>
      </w:pPr>
      <w:r w:rsidDel="00000000" w:rsidR="00000000" w:rsidRPr="00000000">
        <w:rPr>
          <w:rtl w:val="0"/>
        </w:rPr>
        <w:t xml:space="preserve">a variável </w:t>
      </w:r>
      <w:r w:rsidDel="00000000" w:rsidR="00000000" w:rsidRPr="00000000">
        <w:rPr>
          <w:rFonts w:ascii="Courier New" w:cs="Courier New" w:eastAsia="Courier New" w:hAnsi="Courier New"/>
          <w:rtl w:val="0"/>
        </w:rPr>
        <w:t xml:space="preserve">ptr </w:t>
      </w:r>
      <w:r w:rsidDel="00000000" w:rsidR="00000000" w:rsidRPr="00000000">
        <w:rPr>
          <w:rtl w:val="0"/>
        </w:rPr>
        <w:t xml:space="preserve">estará apontando para o endereço 1004, porque é o endereço do próximo inteiro a partir do endereço 1000 (4 bytes a mais do que o endereço inicial), sem nenhum impacto para o valor que está sendo apontado por </w:t>
      </w:r>
      <w:r w:rsidDel="00000000" w:rsidR="00000000" w:rsidRPr="00000000">
        <w:rPr>
          <w:rFonts w:ascii="Courier New" w:cs="Courier New" w:eastAsia="Courier New" w:hAnsi="Courier New"/>
          <w:rtl w:val="0"/>
        </w:rPr>
        <w:t xml:space="preserve">ptr</w:t>
      </w:r>
      <w:r w:rsidDel="00000000" w:rsidR="00000000" w:rsidRPr="00000000">
        <w:rPr>
          <w:rtl w:val="0"/>
        </w:rPr>
        <w:t xml:space="preserve">. Se o ponteiro </w:t>
      </w:r>
      <w:r w:rsidDel="00000000" w:rsidR="00000000" w:rsidRPr="00000000">
        <w:rPr>
          <w:rFonts w:ascii="Courier New" w:cs="Courier New" w:eastAsia="Courier New" w:hAnsi="Courier New"/>
          <w:rtl w:val="0"/>
        </w:rPr>
        <w:t xml:space="preserve">ptr</w:t>
      </w:r>
      <w:r w:rsidDel="00000000" w:rsidR="00000000" w:rsidRPr="00000000">
        <w:rPr>
          <w:rtl w:val="0"/>
        </w:rPr>
        <w:t xml:space="preserve"> for para uma variável do tipo </w:t>
      </w:r>
      <w:r w:rsidDel="00000000" w:rsidR="00000000" w:rsidRPr="00000000">
        <w:rPr>
          <w:rFonts w:ascii="Courier New" w:cs="Courier New" w:eastAsia="Courier New" w:hAnsi="Courier New"/>
          <w:rtl w:val="0"/>
        </w:rPr>
        <w:t xml:space="preserve">char</w:t>
      </w:r>
      <w:r w:rsidDel="00000000" w:rsidR="00000000" w:rsidRPr="00000000">
        <w:rPr>
          <w:rtl w:val="0"/>
        </w:rPr>
        <w:t xml:space="preserve">, depois da instrução de adição o conteúdo de ptr será 1001, pois o próximo caractere estará no endereço 1001 (Tutorials Point 2021).</w:t>
      </w:r>
    </w:p>
    <w:p w:rsidR="00000000" w:rsidDel="00000000" w:rsidP="00000000" w:rsidRDefault="00000000" w:rsidRPr="00000000" w14:paraId="000006FE">
      <w:pPr>
        <w:ind w:firstLine="720"/>
        <w:jc w:val="both"/>
        <w:rPr>
          <w:sz w:val="8"/>
          <w:szCs w:val="8"/>
        </w:rPr>
      </w:pPr>
      <w:r w:rsidDel="00000000" w:rsidR="00000000" w:rsidRPr="00000000">
        <w:rPr>
          <w:rtl w:val="0"/>
        </w:rPr>
      </w:r>
    </w:p>
    <w:tbl>
      <w:tblPr>
        <w:tblStyle w:val="Table73"/>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6FF">
            <w:pPr>
              <w:widowControl w:val="0"/>
              <w:spacing w:before="0" w:line="240" w:lineRule="auto"/>
              <w:jc w:val="center"/>
              <w:rPr>
                <w:b w:val="1"/>
                <w:color w:val="ff0000"/>
                <w:sz w:val="28"/>
                <w:szCs w:val="28"/>
              </w:rPr>
            </w:pPr>
            <w:r w:rsidDel="00000000" w:rsidR="00000000" w:rsidRPr="00000000">
              <w:rPr>
                <w:b w:val="1"/>
                <w:color w:val="ff0000"/>
                <w:sz w:val="28"/>
                <w:szCs w:val="28"/>
                <w:rtl w:val="0"/>
              </w:rPr>
              <w:t xml:space="preserve">Atenção!</w:t>
            </w:r>
          </w:p>
          <w:p w:rsidR="00000000" w:rsidDel="00000000" w:rsidP="00000000" w:rsidRDefault="00000000" w:rsidRPr="00000000" w14:paraId="00000700">
            <w:pPr>
              <w:widowControl w:val="0"/>
              <w:spacing w:before="0" w:line="240" w:lineRule="auto"/>
              <w:jc w:val="both"/>
              <w:rPr/>
            </w:pPr>
            <w:r w:rsidDel="00000000" w:rsidR="00000000" w:rsidRPr="00000000">
              <w:rPr>
                <w:rtl w:val="0"/>
              </w:rPr>
              <w:t xml:space="preserve">Enquanto a instrução </w:t>
            </w:r>
            <w:r w:rsidDel="00000000" w:rsidR="00000000" w:rsidRPr="00000000">
              <w:rPr>
                <w:rFonts w:ascii="Courier New" w:cs="Courier New" w:eastAsia="Courier New" w:hAnsi="Courier New"/>
                <w:rtl w:val="0"/>
              </w:rPr>
              <w:t xml:space="preserve">ptr++ </w:t>
            </w:r>
            <w:r w:rsidDel="00000000" w:rsidR="00000000" w:rsidRPr="00000000">
              <w:rPr>
                <w:rtl w:val="0"/>
              </w:rPr>
              <w:t xml:space="preserve">faz com que o conteúdo do ponteiro seja alterado, passando a apontar para outra posição, a instrução </w:t>
            </w:r>
            <w:r w:rsidDel="00000000" w:rsidR="00000000" w:rsidRPr="00000000">
              <w:rPr>
                <w:rFonts w:ascii="Courier New" w:cs="Courier New" w:eastAsia="Courier New" w:hAnsi="Courier New"/>
                <w:rtl w:val="0"/>
              </w:rPr>
              <w:t xml:space="preserve">(*ptr)++</w:t>
            </w:r>
            <w:r w:rsidDel="00000000" w:rsidR="00000000" w:rsidRPr="00000000">
              <w:rPr>
                <w:rtl w:val="0"/>
              </w:rPr>
              <w:t xml:space="preserve"> adiciona valor ao conteúdo apontado por </w:t>
            </w:r>
            <w:r w:rsidDel="00000000" w:rsidR="00000000" w:rsidRPr="00000000">
              <w:rPr>
                <w:rFonts w:ascii="Courier New" w:cs="Courier New" w:eastAsia="Courier New" w:hAnsi="Courier New"/>
                <w:rtl w:val="0"/>
              </w:rPr>
              <w:t xml:space="preserve">ptr</w:t>
            </w:r>
            <w:r w:rsidDel="00000000" w:rsidR="00000000" w:rsidRPr="00000000">
              <w:rPr>
                <w:rtl w:val="0"/>
              </w:rPr>
              <w:t xml:space="preserve">. Muita atenção ao uso dos parênteses. Sem eles, seguindo a ordem de precedência dos operadores, primeiro o ponteiro será incrementado e só então retornado o valor que está sendo apontado por ele.</w:t>
            </w:r>
          </w:p>
          <w:p w:rsidR="00000000" w:rsidDel="00000000" w:rsidP="00000000" w:rsidRDefault="00000000" w:rsidRPr="00000000" w14:paraId="00000701">
            <w:pPr>
              <w:widowControl w:val="0"/>
              <w:spacing w:before="0" w:line="240" w:lineRule="auto"/>
              <w:jc w:val="both"/>
              <w:rPr/>
            </w:pPr>
            <w:r w:rsidDel="00000000" w:rsidR="00000000" w:rsidRPr="00000000">
              <w:rPr>
                <w:rtl w:val="0"/>
              </w:rPr>
            </w:r>
          </w:p>
          <w:p w:rsidR="00000000" w:rsidDel="00000000" w:rsidP="00000000" w:rsidRDefault="00000000" w:rsidRPr="00000000" w14:paraId="00000702">
            <w:pPr>
              <w:pBdr>
                <w:top w:space="0" w:sz="0" w:val="nil"/>
                <w:left w:space="0" w:sz="0" w:val="nil"/>
                <w:bottom w:space="0" w:sz="0" w:val="nil"/>
                <w:right w:space="0" w:sz="0" w:val="nil"/>
                <w:between w:space="0" w:sz="0" w:val="nil"/>
              </w:pBdr>
              <w:tabs>
                <w:tab w:val="right" w:leader="none" w:pos="8929"/>
              </w:tabs>
              <w:spacing w:before="0" w:line="240" w:lineRule="auto"/>
              <w:ind w:left="425" w:hanging="15"/>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n[] = {2, 4, 6, 8};                           </w:t>
            </w:r>
          </w:p>
          <w:p w:rsidR="00000000" w:rsidDel="00000000" w:rsidP="00000000" w:rsidRDefault="00000000" w:rsidRPr="00000000" w14:paraId="00000703">
            <w:pPr>
              <w:pBdr>
                <w:top w:space="0" w:sz="0" w:val="nil"/>
                <w:left w:space="0" w:sz="0" w:val="nil"/>
                <w:bottom w:space="0" w:sz="0" w:val="nil"/>
                <w:right w:space="0" w:sz="0" w:val="nil"/>
                <w:between w:space="0" w:sz="0" w:val="nil"/>
              </w:pBdr>
              <w:spacing w:before="0" w:line="240" w:lineRule="auto"/>
              <w:ind w:left="425" w:hanging="15"/>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*ptr;</w:t>
            </w:r>
          </w:p>
          <w:p w:rsidR="00000000" w:rsidDel="00000000" w:rsidP="00000000" w:rsidRDefault="00000000" w:rsidRPr="00000000" w14:paraId="00000704">
            <w:pPr>
              <w:pBdr>
                <w:top w:space="0" w:sz="0" w:val="nil"/>
                <w:left w:space="0" w:sz="0" w:val="nil"/>
                <w:bottom w:space="0" w:sz="0" w:val="nil"/>
                <w:right w:space="0" w:sz="0" w:val="nil"/>
                <w:between w:space="0" w:sz="0" w:val="nil"/>
              </w:pBdr>
              <w:spacing w:before="0" w:line="240" w:lineRule="auto"/>
              <w:ind w:left="425" w:hanging="15"/>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ptr = n;</w:t>
            </w:r>
          </w:p>
          <w:p w:rsidR="00000000" w:rsidDel="00000000" w:rsidP="00000000" w:rsidRDefault="00000000" w:rsidRPr="00000000" w14:paraId="00000705">
            <w:pPr>
              <w:pBdr>
                <w:top w:space="0" w:sz="0" w:val="nil"/>
                <w:left w:space="0" w:sz="0" w:val="nil"/>
                <w:bottom w:space="0" w:sz="0" w:val="nil"/>
                <w:right w:space="0" w:sz="0" w:val="nil"/>
                <w:between w:space="0" w:sz="0" w:val="nil"/>
              </w:pBdr>
              <w:spacing w:before="0" w:line="240" w:lineRule="auto"/>
              <w:ind w:left="425" w:hanging="15"/>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(*ptr)++;   //o primeiro elemento do vetor passará a ser 3</w:t>
            </w:r>
          </w:p>
          <w:p w:rsidR="00000000" w:rsidDel="00000000" w:rsidP="00000000" w:rsidRDefault="00000000" w:rsidRPr="00000000" w14:paraId="00000706">
            <w:pPr>
              <w:pBdr>
                <w:top w:space="0" w:sz="0" w:val="nil"/>
                <w:left w:space="0" w:sz="0" w:val="nil"/>
                <w:bottom w:space="0" w:sz="0" w:val="nil"/>
                <w:right w:space="0" w:sz="0" w:val="nil"/>
                <w:between w:space="0" w:sz="0" w:val="nil"/>
              </w:pBdr>
              <w:spacing w:before="0" w:line="240" w:lineRule="auto"/>
              <w:ind w:left="425" w:hanging="15"/>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ptr++;      //ptr passa a apontar para o segundo elemento do vetor (no caso, para o 4)</w:t>
            </w:r>
          </w:p>
        </w:tc>
      </w:tr>
    </w:tbl>
    <w:p w:rsidR="00000000" w:rsidDel="00000000" w:rsidP="00000000" w:rsidRDefault="00000000" w:rsidRPr="00000000" w14:paraId="00000707">
      <w:pPr>
        <w:pStyle w:val="Heading2"/>
        <w:rPr/>
      </w:pPr>
      <w:bookmarkStart w:colFirst="0" w:colLast="0" w:name="_heading=h.2u6wntf" w:id="43"/>
      <w:bookmarkEnd w:id="43"/>
      <w:r w:rsidDel="00000000" w:rsidR="00000000" w:rsidRPr="00000000">
        <w:rPr>
          <w:rtl w:val="0"/>
        </w:rPr>
        <w:t xml:space="preserve">Operações aritméticas e relacionais em ponteiros</w:t>
      </w:r>
    </w:p>
    <w:p w:rsidR="00000000" w:rsidDel="00000000" w:rsidP="00000000" w:rsidRDefault="00000000" w:rsidRPr="00000000" w14:paraId="00000708">
      <w:pPr>
        <w:spacing w:after="240" w:before="240" w:lineRule="auto"/>
        <w:jc w:val="both"/>
        <w:rPr/>
      </w:pPr>
      <w:r w:rsidDel="00000000" w:rsidR="00000000" w:rsidRPr="00000000">
        <w:rPr>
          <w:rtl w:val="0"/>
        </w:rPr>
        <w:t xml:space="preserve">Os endereços podem ser manipulados por instruções aritméticas de </w:t>
      </w:r>
      <w:r w:rsidDel="00000000" w:rsidR="00000000" w:rsidRPr="00000000">
        <w:rPr>
          <w:b w:val="1"/>
          <w:rtl w:val="0"/>
        </w:rPr>
        <w:t xml:space="preserve">adição </w:t>
      </w:r>
      <w:r w:rsidDel="00000000" w:rsidR="00000000" w:rsidRPr="00000000">
        <w:rPr>
          <w:rtl w:val="0"/>
        </w:rPr>
        <w:t xml:space="preserve">e </w:t>
      </w:r>
      <w:r w:rsidDel="00000000" w:rsidR="00000000" w:rsidRPr="00000000">
        <w:rPr>
          <w:b w:val="1"/>
          <w:rtl w:val="0"/>
        </w:rPr>
        <w:t xml:space="preserve">subtração</w:t>
      </w:r>
      <w:r w:rsidDel="00000000" w:rsidR="00000000" w:rsidRPr="00000000">
        <w:rPr>
          <w:rtl w:val="0"/>
        </w:rPr>
        <w:t xml:space="preserve">, tanto unárias (</w:t>
      </w:r>
      <w:r w:rsidDel="00000000" w:rsidR="00000000" w:rsidRPr="00000000">
        <w:rPr>
          <w:rFonts w:ascii="Courier New" w:cs="Courier New" w:eastAsia="Courier New" w:hAnsi="Courier New"/>
          <w:rtl w:val="0"/>
        </w:rPr>
        <w:t xml:space="preserve">ptr++</w:t>
      </w:r>
      <w:r w:rsidDel="00000000" w:rsidR="00000000" w:rsidRPr="00000000">
        <w:rPr>
          <w:rtl w:val="0"/>
        </w:rPr>
        <w:t xml:space="preserve"> ou </w:t>
      </w:r>
      <w:r w:rsidDel="00000000" w:rsidR="00000000" w:rsidRPr="00000000">
        <w:rPr>
          <w:rFonts w:ascii="Courier New" w:cs="Courier New" w:eastAsia="Courier New" w:hAnsi="Courier New"/>
          <w:rtl w:val="0"/>
        </w:rPr>
        <w:t xml:space="preserve">ptr-</w:t>
      </w:r>
      <w:r w:rsidDel="00000000" w:rsidR="00000000" w:rsidRPr="00000000">
        <w:rPr>
          <w:rFonts w:ascii="Courier New" w:cs="Courier New" w:eastAsia="Courier New" w:hAnsi="Courier New"/>
          <w:sz w:val="4"/>
          <w:szCs w:val="4"/>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tl w:val="0"/>
        </w:rPr>
        <w:t xml:space="preserve">) quanto utilizando valores </w:t>
      </w:r>
      <w:r w:rsidDel="00000000" w:rsidR="00000000" w:rsidRPr="00000000">
        <w:rPr>
          <w:b w:val="1"/>
          <w:rtl w:val="0"/>
        </w:rPr>
        <w:t xml:space="preserve">inteiros </w:t>
      </w:r>
      <w:r w:rsidDel="00000000" w:rsidR="00000000" w:rsidRPr="00000000">
        <w:rPr>
          <w:rtl w:val="0"/>
        </w:rPr>
        <w:t xml:space="preserve">(</w:t>
      </w:r>
      <w:r w:rsidDel="00000000" w:rsidR="00000000" w:rsidRPr="00000000">
        <w:rPr>
          <w:rFonts w:ascii="Courier New" w:cs="Courier New" w:eastAsia="Courier New" w:hAnsi="Courier New"/>
          <w:rtl w:val="0"/>
        </w:rPr>
        <w:t xml:space="preserve">ptr + 2</w:t>
      </w:r>
      <w:r w:rsidDel="00000000" w:rsidR="00000000" w:rsidRPr="00000000">
        <w:rPr>
          <w:rtl w:val="0"/>
        </w:rPr>
        <w:t xml:space="preserve"> ou </w:t>
      </w:r>
      <w:r w:rsidDel="00000000" w:rsidR="00000000" w:rsidRPr="00000000">
        <w:rPr>
          <w:rFonts w:ascii="Courier New" w:cs="Courier New" w:eastAsia="Courier New" w:hAnsi="Courier New"/>
          <w:rtl w:val="0"/>
        </w:rPr>
        <w:t xml:space="preserve">ptr + i</w:t>
      </w:r>
      <w:r w:rsidDel="00000000" w:rsidR="00000000" w:rsidRPr="00000000">
        <w:rPr>
          <w:rtl w:val="0"/>
        </w:rPr>
        <w:t xml:space="preserve">) (sempre valores inteiros). </w:t>
      </w:r>
    </w:p>
    <w:p w:rsidR="00000000" w:rsidDel="00000000" w:rsidP="00000000" w:rsidRDefault="00000000" w:rsidRPr="00000000" w14:paraId="00000709">
      <w:pPr>
        <w:spacing w:after="240" w:before="240" w:lineRule="auto"/>
        <w:jc w:val="both"/>
        <w:rPr/>
      </w:pPr>
      <w:r w:rsidDel="00000000" w:rsidR="00000000" w:rsidRPr="00000000">
        <w:rPr>
          <w:rtl w:val="0"/>
        </w:rPr>
        <w:tab/>
        <w:t xml:space="preserve">Considerando que os ponteiros são declarados para um tipo específico de dado, a adição e a subtração de seu valor (endereço) está relacionada a esse tipo; por isso, o acréscimo de um ponteiro para um inteiro soma 4 ao endereço, enquanto para um ponteiro para um caractere soma apenas 1. Já, no caso de um ponteiro para um registro, o valor acrescido ou subtraído será a quantidade de bytes necessários para armazenar um registro, conforme a </w:t>
      </w:r>
      <w:r w:rsidDel="00000000" w:rsidR="00000000" w:rsidRPr="00000000">
        <w:rPr>
          <w:rFonts w:ascii="Courier New" w:cs="Courier New" w:eastAsia="Courier New" w:hAnsi="Courier New"/>
          <w:rtl w:val="0"/>
        </w:rPr>
        <w:t xml:space="preserve">struct </w:t>
      </w:r>
      <w:r w:rsidDel="00000000" w:rsidR="00000000" w:rsidRPr="00000000">
        <w:rPr>
          <w:rtl w:val="0"/>
        </w:rPr>
        <w:t xml:space="preserve">definida.</w:t>
      </w:r>
    </w:p>
    <w:p w:rsidR="00000000" w:rsidDel="00000000" w:rsidP="00000000" w:rsidRDefault="00000000" w:rsidRPr="00000000" w14:paraId="0000070A">
      <w:pPr>
        <w:spacing w:after="240" w:before="240" w:lineRule="auto"/>
        <w:ind w:firstLine="720"/>
        <w:jc w:val="both"/>
        <w:rPr/>
      </w:pPr>
      <w:r w:rsidDel="00000000" w:rsidR="00000000" w:rsidRPr="00000000">
        <w:rPr>
          <w:rtl w:val="0"/>
        </w:rPr>
        <w:t xml:space="preserve">O nome de um vetor é um ponteiro constante, portanto não pode ser incrementando. Mas um ponteiro para um vetor pode; então, pode-se percorrer um vetor por meio de um ponteiro, incrementando o ponteiro (cuidado para respeitar o tamanho do vetor, caso contrário serão acessadas posições de memória que não contém elementos do vetor).</w:t>
      </w:r>
    </w:p>
    <w:p w:rsidR="00000000" w:rsidDel="00000000" w:rsidP="00000000" w:rsidRDefault="00000000" w:rsidRPr="00000000" w14:paraId="0000070B">
      <w:pPr>
        <w:spacing w:after="240" w:before="240" w:lineRule="auto"/>
        <w:ind w:firstLine="720"/>
        <w:jc w:val="both"/>
        <w:rPr/>
      </w:pPr>
      <w:r w:rsidDel="00000000" w:rsidR="00000000" w:rsidRPr="00000000">
        <w:rPr>
          <w:b w:val="1"/>
          <w:rtl w:val="0"/>
        </w:rPr>
        <w:t xml:space="preserve">Operadores relacionais </w:t>
      </w:r>
      <w:r w:rsidDel="00000000" w:rsidR="00000000" w:rsidRPr="00000000">
        <w:rPr>
          <w:rtl w:val="0"/>
        </w:rPr>
        <w:t xml:space="preserve">também podem ser usados para ponteiros de mesmo tipo de dados. No exemplo, a condição de parada na linha 12 é que </w:t>
      </w:r>
      <w:r w:rsidDel="00000000" w:rsidR="00000000" w:rsidRPr="00000000">
        <w:rPr>
          <w:rFonts w:ascii="Courier New" w:cs="Courier New" w:eastAsia="Courier New" w:hAnsi="Courier New"/>
          <w:rtl w:val="0"/>
        </w:rPr>
        <w:t xml:space="preserve">p</w:t>
      </w:r>
      <w:r w:rsidDel="00000000" w:rsidR="00000000" w:rsidRPr="00000000">
        <w:rPr>
          <w:rtl w:val="0"/>
        </w:rPr>
        <w:t xml:space="preserve"> seja menor ou igual a </w:t>
      </w:r>
      <w:r w:rsidDel="00000000" w:rsidR="00000000" w:rsidRPr="00000000">
        <w:rPr>
          <w:rFonts w:ascii="Courier New" w:cs="Courier New" w:eastAsia="Courier New" w:hAnsi="Courier New"/>
          <w:rtl w:val="0"/>
        </w:rPr>
        <w:t xml:space="preserve">u</w:t>
      </w:r>
      <w:r w:rsidDel="00000000" w:rsidR="00000000" w:rsidRPr="00000000">
        <w:rPr>
          <w:rtl w:val="0"/>
        </w:rPr>
        <w:t xml:space="preserve">. Essa condição também poderia ser substituída por </w:t>
      </w:r>
      <w:r w:rsidDel="00000000" w:rsidR="00000000" w:rsidRPr="00000000">
        <w:rPr>
          <w:rFonts w:ascii="Courier New" w:cs="Courier New" w:eastAsia="Courier New" w:hAnsi="Courier New"/>
          <w:rtl w:val="0"/>
        </w:rPr>
        <w:t xml:space="preserve">(p &lt; &amp;v[N])</w:t>
      </w:r>
      <w:r w:rsidDel="00000000" w:rsidR="00000000" w:rsidRPr="00000000">
        <w:rPr>
          <w:rtl w:val="0"/>
        </w:rPr>
        <w:t xml:space="preserve">. </w:t>
      </w:r>
    </w:p>
    <w:p w:rsidR="00000000" w:rsidDel="00000000" w:rsidP="00000000" w:rsidRDefault="00000000" w:rsidRPr="00000000" w14:paraId="0000070C">
      <w:pPr>
        <w:spacing w:after="240" w:before="240" w:lineRule="auto"/>
        <w:ind w:firstLine="720"/>
        <w:jc w:val="both"/>
        <w:rPr/>
      </w:pPr>
      <w:r w:rsidDel="00000000" w:rsidR="00000000" w:rsidRPr="00000000">
        <w:rPr>
          <w:rtl w:val="0"/>
        </w:rPr>
        <w:t xml:space="preserve">Para percorrer os elementos de um vetor, o exemplo utiliza dois ponteiros, sendo </w:t>
      </w:r>
      <w:r w:rsidDel="00000000" w:rsidR="00000000" w:rsidRPr="00000000">
        <w:rPr>
          <w:rFonts w:ascii="Courier New" w:cs="Courier New" w:eastAsia="Courier New" w:hAnsi="Courier New"/>
          <w:rtl w:val="0"/>
        </w:rPr>
        <w:t xml:space="preserve">p</w:t>
      </w:r>
      <w:r w:rsidDel="00000000" w:rsidR="00000000" w:rsidRPr="00000000">
        <w:rPr>
          <w:rtl w:val="0"/>
        </w:rPr>
        <w:t xml:space="preserve"> inicializado com o endereço do primeiro elemento (linha 10) e </w:t>
      </w:r>
      <w:r w:rsidDel="00000000" w:rsidR="00000000" w:rsidRPr="00000000">
        <w:rPr>
          <w:rFonts w:ascii="Courier New" w:cs="Courier New" w:eastAsia="Courier New" w:hAnsi="Courier New"/>
          <w:rtl w:val="0"/>
        </w:rPr>
        <w:t xml:space="preserve">u</w:t>
      </w:r>
      <w:r w:rsidDel="00000000" w:rsidR="00000000" w:rsidRPr="00000000">
        <w:rPr>
          <w:rtl w:val="0"/>
        </w:rPr>
        <w:t xml:space="preserve"> com endereço do último (linha 11). Enquanto o ponteiro </w:t>
      </w:r>
      <w:r w:rsidDel="00000000" w:rsidR="00000000" w:rsidRPr="00000000">
        <w:rPr>
          <w:rFonts w:ascii="Courier New" w:cs="Courier New" w:eastAsia="Courier New" w:hAnsi="Courier New"/>
          <w:rtl w:val="0"/>
        </w:rPr>
        <w:t xml:space="preserve">p</w:t>
      </w:r>
      <w:r w:rsidDel="00000000" w:rsidR="00000000" w:rsidRPr="00000000">
        <w:rPr>
          <w:rtl w:val="0"/>
        </w:rPr>
        <w:t xml:space="preserve"> for menor ou igual a </w:t>
      </w:r>
      <w:r w:rsidDel="00000000" w:rsidR="00000000" w:rsidRPr="00000000">
        <w:rPr>
          <w:rFonts w:ascii="Courier New" w:cs="Courier New" w:eastAsia="Courier New" w:hAnsi="Courier New"/>
          <w:rtl w:val="0"/>
        </w:rPr>
        <w:t xml:space="preserve">u </w:t>
      </w:r>
      <w:r w:rsidDel="00000000" w:rsidR="00000000" w:rsidRPr="00000000">
        <w:rPr>
          <w:rtl w:val="0"/>
        </w:rPr>
        <w:t xml:space="preserve">(ou seja, apontar para uma posição anterior), o valor apontado por </w:t>
      </w:r>
      <w:r w:rsidDel="00000000" w:rsidR="00000000" w:rsidRPr="00000000">
        <w:rPr>
          <w:rFonts w:ascii="Courier New" w:cs="Courier New" w:eastAsia="Courier New" w:hAnsi="Courier New"/>
          <w:rtl w:val="0"/>
        </w:rPr>
        <w:t xml:space="preserve">p</w:t>
      </w:r>
      <w:r w:rsidDel="00000000" w:rsidR="00000000" w:rsidRPr="00000000">
        <w:rPr>
          <w:rtl w:val="0"/>
        </w:rPr>
        <w:t xml:space="preserve"> é mostrado (linha 13) e </w:t>
      </w:r>
      <w:r w:rsidDel="00000000" w:rsidR="00000000" w:rsidRPr="00000000">
        <w:rPr>
          <w:rFonts w:ascii="Courier New" w:cs="Courier New" w:eastAsia="Courier New" w:hAnsi="Courier New"/>
          <w:rtl w:val="0"/>
        </w:rPr>
        <w:t xml:space="preserve">p</w:t>
      </w:r>
      <w:r w:rsidDel="00000000" w:rsidR="00000000" w:rsidRPr="00000000">
        <w:rPr>
          <w:rtl w:val="0"/>
        </w:rPr>
        <w:t xml:space="preserve"> é incrementado (linha 14), apontando para o elemento seguinte.</w:t>
      </w:r>
    </w:p>
    <w:tbl>
      <w:tblPr>
        <w:tblStyle w:val="Table74"/>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70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70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70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71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71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71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71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71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71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71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71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71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71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71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71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71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tc>
        <w:tc>
          <w:tcPr>
            <w:shd w:fill="f0f0f0" w:val="clear"/>
            <w:tcMar>
              <w:top w:w="0.0" w:type="dxa"/>
              <w:left w:w="0.0" w:type="dxa"/>
              <w:bottom w:w="0.0" w:type="dxa"/>
              <w:right w:w="0.0" w:type="dxa"/>
            </w:tcMar>
          </w:tcPr>
          <w:p w:rsidR="00000000" w:rsidDel="00000000" w:rsidP="00000000" w:rsidRDefault="00000000" w:rsidRPr="00000000" w14:paraId="0000071D">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&lt;iostream&gt;</w:t>
            </w:r>
            <w:r w:rsidDel="00000000" w:rsidR="00000000" w:rsidRPr="00000000">
              <w:rPr>
                <w:rFonts w:ascii="Consolas" w:cs="Consolas" w:eastAsia="Consolas" w:hAnsi="Consolas"/>
                <w:b w:val="1"/>
                <w:color w:val="444444"/>
                <w:sz w:val="19"/>
                <w:szCs w:val="19"/>
                <w:shd w:fill="f0f0f0" w:val="clear"/>
                <w:rtl w:val="0"/>
              </w:rPr>
              <w:br w:type="textWrapping"/>
            </w:r>
            <w:r w:rsidDel="00000000" w:rsidR="00000000" w:rsidRPr="00000000">
              <w:rPr>
                <w:rFonts w:ascii="Consolas" w:cs="Consolas" w:eastAsia="Consolas" w:hAnsi="Consolas"/>
                <w:b w:val="1"/>
                <w:color w:val="1f7199"/>
                <w:sz w:val="19"/>
                <w:szCs w:val="19"/>
                <w:shd w:fill="f0f0f0" w:val="clear"/>
                <w:rtl w:val="0"/>
              </w:rPr>
              <w:t xml:space="preserve">#define N 5</w:t>
            </w:r>
            <w:r w:rsidDel="00000000" w:rsidR="00000000" w:rsidRPr="00000000">
              <w:rPr>
                <w:rFonts w:ascii="Consolas" w:cs="Consolas" w:eastAsia="Consolas" w:hAnsi="Consolas"/>
                <w:b w:val="1"/>
                <w:color w:val="444444"/>
                <w:sz w:val="19"/>
                <w:szCs w:val="19"/>
                <w:shd w:fill="f0f0f0" w:val="clear"/>
                <w:rtl w:val="0"/>
              </w:rPr>
              <w:br w:type="textWrapping"/>
              <w:br w:type="textWrapping"/>
              <w:t xml:space="preserve">using namespace </w:t>
            </w:r>
            <w:r w:rsidDel="00000000" w:rsidR="00000000" w:rsidRPr="00000000">
              <w:rPr>
                <w:rFonts w:ascii="Consolas" w:cs="Consolas" w:eastAsia="Consolas" w:hAnsi="Consolas"/>
                <w:b w:val="1"/>
                <w:color w:val="397300"/>
                <w:sz w:val="19"/>
                <w:szCs w:val="19"/>
                <w:shd w:fill="f0f0f0" w:val="clear"/>
                <w:rtl w:val="0"/>
              </w:rPr>
              <w:t xml:space="preserve">std</w:t>
            </w:r>
            <w:r w:rsidDel="00000000" w:rsidR="00000000" w:rsidRPr="00000000">
              <w:rPr>
                <w:rFonts w:ascii="Consolas" w:cs="Consolas" w:eastAsia="Consolas" w:hAnsi="Consolas"/>
                <w:b w:val="1"/>
                <w:color w:val="444444"/>
                <w:sz w:val="19"/>
                <w:szCs w:val="19"/>
                <w:shd w:fill="f0f0f0" w:val="clear"/>
                <w:rtl w:val="0"/>
              </w:rPr>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int v[] =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3</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5</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7</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int *p, *u;</w:t>
              <w:br w:type="textWrapping"/>
              <w:br w:type="textWrapping"/>
              <w:tab/>
              <w:t xml:space="preserve">p = &amp;v[</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 ou p = v;</w:t>
              <w:br w:type="textWrapping"/>
              <w:tab/>
              <w:t xml:space="preserve">u = &amp;v[N</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while (p &lt;= u){</w:t>
              <w:br w:type="textWrapping"/>
              <w:t xml:space="preserve">    </w:t>
              <w:tab/>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*p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    p++;</w:t>
              <w:br w:type="textWrapping"/>
              <w:tab/>
              <w:t xml:space="preserve">}</w:t>
              <w:br w:type="textWrapping"/>
              <w:t xml:space="preserve">}</w:t>
            </w:r>
          </w:p>
        </w:tc>
      </w:tr>
    </w:tbl>
    <w:p w:rsidR="00000000" w:rsidDel="00000000" w:rsidP="00000000" w:rsidRDefault="00000000" w:rsidRPr="00000000" w14:paraId="0000071E">
      <w:pPr>
        <w:spacing w:after="240" w:before="240" w:lineRule="auto"/>
        <w:jc w:val="both"/>
        <w:rPr/>
      </w:pPr>
      <w:r w:rsidDel="00000000" w:rsidR="00000000" w:rsidRPr="00000000">
        <w:rPr>
          <w:rtl w:val="0"/>
        </w:rPr>
      </w:r>
    </w:p>
    <w:p w:rsidR="00000000" w:rsidDel="00000000" w:rsidP="00000000" w:rsidRDefault="00000000" w:rsidRPr="00000000" w14:paraId="0000071F">
      <w:pPr>
        <w:spacing w:after="240" w:before="240" w:lineRule="auto"/>
        <w:ind w:firstLine="720"/>
        <w:jc w:val="both"/>
        <w:rPr/>
      </w:pPr>
      <w:r w:rsidDel="00000000" w:rsidR="00000000" w:rsidRPr="00000000">
        <w:rPr>
          <w:rtl w:val="0"/>
        </w:rPr>
        <w:t xml:space="preserve">Enquanto a instrução </w:t>
      </w:r>
      <w:r w:rsidDel="00000000" w:rsidR="00000000" w:rsidRPr="00000000">
        <w:rPr>
          <w:rFonts w:ascii="Courier New" w:cs="Courier New" w:eastAsia="Courier New" w:hAnsi="Courier New"/>
          <w:rtl w:val="0"/>
        </w:rPr>
        <w:t xml:space="preserve">p++ </w:t>
      </w:r>
      <w:r w:rsidDel="00000000" w:rsidR="00000000" w:rsidRPr="00000000">
        <w:rPr>
          <w:rtl w:val="0"/>
        </w:rPr>
        <w:t xml:space="preserve">muda o conteúdo do ponteiro, fazendo-o apontar para outra variável (ou elemento do vetor),  a instrução </w:t>
      </w:r>
      <w:r w:rsidDel="00000000" w:rsidR="00000000" w:rsidRPr="00000000">
        <w:rPr>
          <w:rFonts w:ascii="Courier New" w:cs="Courier New" w:eastAsia="Courier New" w:hAnsi="Courier New"/>
          <w:rtl w:val="0"/>
        </w:rPr>
        <w:t xml:space="preserve">*(p + 1)</w:t>
      </w:r>
      <w:r w:rsidDel="00000000" w:rsidR="00000000" w:rsidRPr="00000000">
        <w:rPr>
          <w:rtl w:val="0"/>
        </w:rPr>
        <w:t xml:space="preserve"> acessa o próximo elemento, sem alterar o conteúdo do ponteiro. No exemplo abaixo, qual será o conteúdo do vetor </w:t>
      </w:r>
      <w:r w:rsidDel="00000000" w:rsidR="00000000" w:rsidRPr="00000000">
        <w:rPr>
          <w:rFonts w:ascii="Courier New" w:cs="Courier New" w:eastAsia="Courier New" w:hAnsi="Courier New"/>
          <w:rtl w:val="0"/>
        </w:rPr>
        <w:t xml:space="preserve">v</w:t>
      </w:r>
      <w:r w:rsidDel="00000000" w:rsidR="00000000" w:rsidRPr="00000000">
        <w:rPr>
          <w:rtl w:val="0"/>
        </w:rPr>
        <w:t xml:space="preserve">, após executado o trecho de código das linhas 11 a 13?</w:t>
      </w:r>
    </w:p>
    <w:tbl>
      <w:tblPr>
        <w:tblStyle w:val="Table75"/>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72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72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72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72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72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72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72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72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72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72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72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72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72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72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tc>
        <w:tc>
          <w:tcPr>
            <w:shd w:fill="f0f0f0" w:val="clear"/>
            <w:tcMar>
              <w:top w:w="0.0" w:type="dxa"/>
              <w:left w:w="0.0" w:type="dxa"/>
              <w:bottom w:w="0.0" w:type="dxa"/>
              <w:right w:w="0.0" w:type="dxa"/>
            </w:tcMar>
          </w:tcPr>
          <w:p w:rsidR="00000000" w:rsidDel="00000000" w:rsidP="00000000" w:rsidRDefault="00000000" w:rsidRPr="00000000" w14:paraId="0000072E">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&lt;iostream&gt;</w:t>
            </w:r>
            <w:r w:rsidDel="00000000" w:rsidR="00000000" w:rsidRPr="00000000">
              <w:rPr>
                <w:rFonts w:ascii="Consolas" w:cs="Consolas" w:eastAsia="Consolas" w:hAnsi="Consolas"/>
                <w:b w:val="1"/>
                <w:color w:val="444444"/>
                <w:sz w:val="19"/>
                <w:szCs w:val="19"/>
                <w:shd w:fill="f0f0f0" w:val="clear"/>
                <w:rtl w:val="0"/>
              </w:rPr>
              <w:br w:type="textWrapping"/>
            </w:r>
            <w:r w:rsidDel="00000000" w:rsidR="00000000" w:rsidRPr="00000000">
              <w:rPr>
                <w:rFonts w:ascii="Consolas" w:cs="Consolas" w:eastAsia="Consolas" w:hAnsi="Consolas"/>
                <w:b w:val="1"/>
                <w:color w:val="1f7199"/>
                <w:sz w:val="19"/>
                <w:szCs w:val="19"/>
                <w:shd w:fill="f0f0f0" w:val="clear"/>
                <w:rtl w:val="0"/>
              </w:rPr>
              <w:t xml:space="preserve">#define N 5</w:t>
            </w:r>
            <w:r w:rsidDel="00000000" w:rsidR="00000000" w:rsidRPr="00000000">
              <w:rPr>
                <w:rFonts w:ascii="Consolas" w:cs="Consolas" w:eastAsia="Consolas" w:hAnsi="Consolas"/>
                <w:b w:val="1"/>
                <w:color w:val="444444"/>
                <w:sz w:val="19"/>
                <w:szCs w:val="19"/>
                <w:shd w:fill="f0f0f0" w:val="clear"/>
                <w:rtl w:val="0"/>
              </w:rPr>
              <w:br w:type="textWrapping"/>
              <w:br w:type="textWrapping"/>
              <w:t xml:space="preserve">using namespace </w:t>
            </w:r>
            <w:r w:rsidDel="00000000" w:rsidR="00000000" w:rsidRPr="00000000">
              <w:rPr>
                <w:rFonts w:ascii="Consolas" w:cs="Consolas" w:eastAsia="Consolas" w:hAnsi="Consolas"/>
                <w:b w:val="1"/>
                <w:color w:val="397300"/>
                <w:sz w:val="19"/>
                <w:szCs w:val="19"/>
                <w:shd w:fill="f0f0f0" w:val="clear"/>
                <w:rtl w:val="0"/>
              </w:rPr>
              <w:t xml:space="preserve">std</w:t>
            </w:r>
            <w:r w:rsidDel="00000000" w:rsidR="00000000" w:rsidRPr="00000000">
              <w:rPr>
                <w:rFonts w:ascii="Consolas" w:cs="Consolas" w:eastAsia="Consolas" w:hAnsi="Consolas"/>
                <w:b w:val="1"/>
                <w:color w:val="444444"/>
                <w:sz w:val="19"/>
                <w:szCs w:val="19"/>
                <w:shd w:fill="f0f0f0" w:val="clear"/>
                <w:rtl w:val="0"/>
              </w:rPr>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int v[] =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3</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5</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7</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int *p;</w:t>
              <w:br w:type="textWrapping"/>
              <w:br w:type="textWrapping"/>
              <w:tab/>
              <w:t xml:space="preserve">p = v;</w:t>
            </w:r>
          </w:p>
          <w:p w:rsidR="00000000" w:rsidDel="00000000" w:rsidP="00000000" w:rsidRDefault="00000000" w:rsidRPr="00000000" w14:paraId="0000072F">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for (int i = 0; i &lt; N; i++){</w:t>
            </w:r>
          </w:p>
          <w:p w:rsidR="00000000" w:rsidDel="00000000" w:rsidP="00000000" w:rsidRDefault="00000000" w:rsidRPr="00000000" w14:paraId="00000730">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w:t>
              <w:tab/>
              <w:t xml:space="preserve">    *(p + i) += 10;    //ou  v[i] += 10;</w:t>
            </w:r>
          </w:p>
          <w:p w:rsidR="00000000" w:rsidDel="00000000" w:rsidP="00000000" w:rsidRDefault="00000000" w:rsidRPr="00000000" w14:paraId="00000731">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w:t>
              <w:br w:type="textWrapping"/>
              <w:t xml:space="preserve">}</w:t>
            </w:r>
          </w:p>
        </w:tc>
      </w:tr>
    </w:tbl>
    <w:p w:rsidR="00000000" w:rsidDel="00000000" w:rsidP="00000000" w:rsidRDefault="00000000" w:rsidRPr="00000000" w14:paraId="00000732">
      <w:pPr>
        <w:spacing w:after="240" w:before="240" w:lineRule="auto"/>
        <w:jc w:val="both"/>
        <w:rPr/>
      </w:pPr>
      <w:r w:rsidDel="00000000" w:rsidR="00000000" w:rsidRPr="00000000">
        <w:rPr>
          <w:rtl w:val="0"/>
        </w:rPr>
      </w:r>
    </w:p>
    <w:p w:rsidR="00000000" w:rsidDel="00000000" w:rsidP="00000000" w:rsidRDefault="00000000" w:rsidRPr="00000000" w14:paraId="00000733">
      <w:pPr>
        <w:pStyle w:val="Heading2"/>
        <w:rPr/>
      </w:pPr>
      <w:bookmarkStart w:colFirst="0" w:colLast="0" w:name="_heading=h.19c6y18" w:id="44"/>
      <w:bookmarkEnd w:id="44"/>
      <w:r w:rsidDel="00000000" w:rsidR="00000000" w:rsidRPr="00000000">
        <w:rPr>
          <w:rtl w:val="0"/>
        </w:rPr>
        <w:t xml:space="preserve">Operações inválidas </w:t>
      </w:r>
    </w:p>
    <w:p w:rsidR="00000000" w:rsidDel="00000000" w:rsidP="00000000" w:rsidRDefault="00000000" w:rsidRPr="00000000" w14:paraId="00000734">
      <w:pPr>
        <w:spacing w:after="240" w:before="240" w:lineRule="auto"/>
        <w:jc w:val="both"/>
        <w:rPr/>
      </w:pPr>
      <w:r w:rsidDel="00000000" w:rsidR="00000000" w:rsidRPr="00000000">
        <w:rPr>
          <w:rtl w:val="0"/>
        </w:rPr>
        <w:t xml:space="preserve">Muito cuidado! Somar ponteiros entre si não é uma operação válida (</w:t>
      </w:r>
      <w:r w:rsidDel="00000000" w:rsidR="00000000" w:rsidRPr="00000000">
        <w:rPr>
          <w:rFonts w:ascii="Courier New" w:cs="Courier New" w:eastAsia="Courier New" w:hAnsi="Courier New"/>
          <w:rtl w:val="0"/>
        </w:rPr>
        <w:t xml:space="preserve">p + u</w:t>
      </w:r>
      <w:r w:rsidDel="00000000" w:rsidR="00000000" w:rsidRPr="00000000">
        <w:rPr>
          <w:rtl w:val="0"/>
        </w:rPr>
        <w:t xml:space="preserve">, por exemplo). Outras operações aritméticas, como multiplicação e divisão também são inválidas. </w:t>
      </w:r>
    </w:p>
    <w:p w:rsidR="00000000" w:rsidDel="00000000" w:rsidP="00000000" w:rsidRDefault="00000000" w:rsidRPr="00000000" w14:paraId="00000735">
      <w:pPr>
        <w:spacing w:after="240" w:before="240" w:lineRule="auto"/>
        <w:ind w:firstLine="720"/>
        <w:jc w:val="both"/>
        <w:rPr/>
      </w:pPr>
      <w:r w:rsidDel="00000000" w:rsidR="00000000" w:rsidRPr="00000000">
        <w:rPr>
          <w:rtl w:val="0"/>
        </w:rPr>
        <w:t xml:space="preserve">Valores que não sejam inteiros também não podem ser somados ou subtraídos de ponteiros (</w:t>
      </w:r>
      <w:r w:rsidDel="00000000" w:rsidR="00000000" w:rsidRPr="00000000">
        <w:rPr>
          <w:rFonts w:ascii="Courier New" w:cs="Courier New" w:eastAsia="Courier New" w:hAnsi="Courier New"/>
          <w:rtl w:val="0"/>
        </w:rPr>
        <w:t xml:space="preserve">p + 2.0</w:t>
      </w:r>
      <w:r w:rsidDel="00000000" w:rsidR="00000000" w:rsidRPr="00000000">
        <w:rPr>
          <w:rtl w:val="0"/>
        </w:rPr>
        <w:t xml:space="preserve">, por exemplo). </w:t>
      </w:r>
    </w:p>
    <w:p w:rsidR="00000000" w:rsidDel="00000000" w:rsidP="00000000" w:rsidRDefault="00000000" w:rsidRPr="00000000" w14:paraId="00000736">
      <w:pPr>
        <w:spacing w:after="240" w:before="240" w:lineRule="auto"/>
        <w:jc w:val="both"/>
        <w:rPr/>
      </w:pPr>
      <w:r w:rsidDel="00000000" w:rsidR="00000000" w:rsidRPr="00000000">
        <w:rPr>
          <w:rtl w:val="0"/>
        </w:rPr>
      </w:r>
    </w:p>
    <w:p w:rsidR="00000000" w:rsidDel="00000000" w:rsidP="00000000" w:rsidRDefault="00000000" w:rsidRPr="00000000" w14:paraId="00000737">
      <w:pPr>
        <w:spacing w:after="200" w:lineRule="auto"/>
        <w:rPr>
          <w:rFonts w:ascii="Roboto Slab" w:cs="Roboto Slab" w:eastAsia="Roboto Slab" w:hAnsi="Roboto Slab"/>
          <w:b w:val="1"/>
          <w:color w:val="1155cc"/>
          <w:sz w:val="36"/>
          <w:szCs w:val="36"/>
        </w:rPr>
      </w:pPr>
      <w:r w:rsidDel="00000000" w:rsidR="00000000" w:rsidRPr="00000000">
        <w:rPr>
          <w:rFonts w:ascii="Roboto Slab" w:cs="Roboto Slab" w:eastAsia="Roboto Slab" w:hAnsi="Roboto Slab"/>
          <w:b w:val="1"/>
          <w:color w:val="1155cc"/>
          <w:sz w:val="36"/>
          <w:szCs w:val="36"/>
          <w:rtl w:val="0"/>
        </w:rPr>
        <w:t xml:space="preserve">Atividade proposta</w:t>
      </w:r>
    </w:p>
    <w:p w:rsidR="00000000" w:rsidDel="00000000" w:rsidP="00000000" w:rsidRDefault="00000000" w:rsidRPr="00000000" w14:paraId="00000738">
      <w:pPr>
        <w:jc w:val="both"/>
        <w:rPr/>
      </w:pPr>
      <w:r w:rsidDel="00000000" w:rsidR="00000000" w:rsidRPr="00000000">
        <w:rPr>
          <w:rtl w:val="0"/>
        </w:rPr>
        <w:t xml:space="preserve">Explique a diferença entre as seguintes instruções:</w:t>
      </w:r>
    </w:p>
    <w:p w:rsidR="00000000" w:rsidDel="00000000" w:rsidP="00000000" w:rsidRDefault="00000000" w:rsidRPr="00000000" w14:paraId="00000739">
      <w:pPr>
        <w:numPr>
          <w:ilvl w:val="0"/>
          <w:numId w:val="21"/>
        </w:numPr>
        <w:ind w:left="720" w:hanging="360"/>
        <w:jc w:val="both"/>
        <w:rPr/>
      </w:pPr>
      <w:r w:rsidDel="00000000" w:rsidR="00000000" w:rsidRPr="00000000">
        <w:rPr>
          <w:rFonts w:ascii="Courier New" w:cs="Courier New" w:eastAsia="Courier New" w:hAnsi="Courier New"/>
          <w:rtl w:val="0"/>
        </w:rPr>
        <w:t xml:space="preserve">p++;</w:t>
      </w:r>
      <w:r w:rsidDel="00000000" w:rsidR="00000000" w:rsidRPr="00000000">
        <w:rPr>
          <w:rtl w:val="0"/>
        </w:rPr>
        <w:t xml:space="preserve"> </w:t>
      </w:r>
    </w:p>
    <w:p w:rsidR="00000000" w:rsidDel="00000000" w:rsidP="00000000" w:rsidRDefault="00000000" w:rsidRPr="00000000" w14:paraId="0000073A">
      <w:pPr>
        <w:numPr>
          <w:ilvl w:val="0"/>
          <w:numId w:val="21"/>
        </w:numPr>
        <w:spacing w:before="0" w:lineRule="auto"/>
        <w:ind w:left="720" w:hanging="360"/>
        <w:jc w:val="both"/>
        <w:rPr/>
      </w:pPr>
      <w:r w:rsidDel="00000000" w:rsidR="00000000" w:rsidRPr="00000000">
        <w:rPr>
          <w:rFonts w:ascii="Courier New" w:cs="Courier New" w:eastAsia="Courier New" w:hAnsi="Courier New"/>
          <w:rtl w:val="0"/>
        </w:rPr>
        <w:t xml:space="preserve">(*p)++;</w:t>
      </w:r>
      <w:r w:rsidDel="00000000" w:rsidR="00000000" w:rsidRPr="00000000">
        <w:rPr>
          <w:rtl w:val="0"/>
        </w:rPr>
        <w:t xml:space="preserve"> </w:t>
      </w:r>
    </w:p>
    <w:p w:rsidR="00000000" w:rsidDel="00000000" w:rsidP="00000000" w:rsidRDefault="00000000" w:rsidRPr="00000000" w14:paraId="0000073B">
      <w:pPr>
        <w:numPr>
          <w:ilvl w:val="0"/>
          <w:numId w:val="21"/>
        </w:numPr>
        <w:spacing w:before="0" w:lineRule="auto"/>
        <w:ind w:left="720" w:hanging="360"/>
        <w:jc w:val="both"/>
        <w:rPr/>
      </w:pPr>
      <w:r w:rsidDel="00000000" w:rsidR="00000000" w:rsidRPr="00000000">
        <w:rPr>
          <w:rFonts w:ascii="Courier New" w:cs="Courier New" w:eastAsia="Courier New" w:hAnsi="Courier New"/>
          <w:rtl w:val="0"/>
        </w:rPr>
        <w:t xml:space="preserve">*(p++);</w:t>
      </w:r>
      <w:r w:rsidDel="00000000" w:rsidR="00000000" w:rsidRPr="00000000">
        <w:rPr>
          <w:rtl w:val="0"/>
        </w:rPr>
        <w:t xml:space="preserve"> </w:t>
      </w:r>
    </w:p>
    <w:p w:rsidR="00000000" w:rsidDel="00000000" w:rsidP="00000000" w:rsidRDefault="00000000" w:rsidRPr="00000000" w14:paraId="0000073C">
      <w:pPr>
        <w:spacing w:after="240" w:before="240" w:lineRule="auto"/>
        <w:jc w:val="both"/>
        <w:rPr/>
      </w:pPr>
      <w:r w:rsidDel="00000000" w:rsidR="00000000" w:rsidRPr="00000000">
        <w:rPr>
          <w:rtl w:val="0"/>
        </w:rPr>
      </w:r>
    </w:p>
    <w:p w:rsidR="00000000" w:rsidDel="00000000" w:rsidP="00000000" w:rsidRDefault="00000000" w:rsidRPr="00000000" w14:paraId="0000073D">
      <w:pPr>
        <w:pStyle w:val="Heading2"/>
        <w:spacing w:before="240" w:lineRule="auto"/>
        <w:rPr/>
      </w:pPr>
      <w:bookmarkStart w:colFirst="0" w:colLast="0" w:name="_heading=h.3tbugp1" w:id="45"/>
      <w:bookmarkEnd w:id="45"/>
      <w:r w:rsidDel="00000000" w:rsidR="00000000" w:rsidRPr="00000000">
        <w:rPr>
          <w:color w:val="1155cc"/>
          <w:rtl w:val="0"/>
        </w:rPr>
        <w:t xml:space="preserve">Um exemplo</w:t>
      </w:r>
      <w:r w:rsidDel="00000000" w:rsidR="00000000" w:rsidRPr="00000000">
        <w:rPr>
          <w:rtl w:val="0"/>
        </w:rPr>
      </w:r>
    </w:p>
    <w:p w:rsidR="00000000" w:rsidDel="00000000" w:rsidP="00000000" w:rsidRDefault="00000000" w:rsidRPr="00000000" w14:paraId="0000073E">
      <w:pPr>
        <w:jc w:val="both"/>
        <w:rPr/>
      </w:pPr>
      <w:r w:rsidDel="00000000" w:rsidR="00000000" w:rsidRPr="00000000">
        <w:rPr>
          <w:rtl w:val="0"/>
        </w:rPr>
        <w:t xml:space="preserve">Segue o exemplo de uma função que preenche um vetor de registros (parte do Exercício D do capítulo de Structs). A primeira implementação usa índice (linhas 7 a 9), enquanto a segunda usa ponteiro (linhas 6 a 8), que é acrescido a cada elemento adicionado ao vetor. Para usar o índice, é necessário passar o vetor como parâmetro (ponteiro constante), enquanto no segundo caso, o parâmetro é um ponteiro. </w:t>
      </w:r>
    </w:p>
    <w:p w:rsidR="00000000" w:rsidDel="00000000" w:rsidP="00000000" w:rsidRDefault="00000000" w:rsidRPr="00000000" w14:paraId="0000073F">
      <w:pPr>
        <w:jc w:val="both"/>
        <w:rPr/>
      </w:pPr>
      <w:r w:rsidDel="00000000" w:rsidR="00000000" w:rsidRPr="00000000">
        <w:rPr>
          <w:rtl w:val="0"/>
        </w:rPr>
      </w:r>
    </w:p>
    <w:tbl>
      <w:tblPr>
        <w:tblStyle w:val="Table76"/>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74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74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74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74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74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74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74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74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74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74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74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74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tc>
        <w:tc>
          <w:tcPr>
            <w:shd w:fill="f0f0f0" w:val="clear"/>
            <w:tcMar>
              <w:top w:w="0.0" w:type="dxa"/>
              <w:left w:w="0.0" w:type="dxa"/>
              <w:bottom w:w="0.0" w:type="dxa"/>
              <w:right w:w="0.0" w:type="dxa"/>
            </w:tcMar>
          </w:tcPr>
          <w:p w:rsidR="00000000" w:rsidDel="00000000" w:rsidP="00000000" w:rsidRDefault="00000000" w:rsidRPr="00000000" w14:paraId="0000074C">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1f7199"/>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 cria_baralho(Carta baralho[]){</w:t>
              <w:br w:type="textWrapping"/>
              <w:tab/>
              <w:t xml:space="preserve">string naipes[</w:t>
            </w:r>
            <w:r w:rsidDel="00000000" w:rsidR="00000000" w:rsidRPr="00000000">
              <w:rPr>
                <w:rFonts w:ascii="Consolas" w:cs="Consolas" w:eastAsia="Consolas" w:hAnsi="Consolas"/>
                <w:b w:val="1"/>
                <w:color w:val="880000"/>
                <w:sz w:val="19"/>
                <w:szCs w:val="19"/>
                <w:shd w:fill="f0f0f0" w:val="clear"/>
                <w:rtl w:val="0"/>
              </w:rPr>
              <w:t xml:space="preserve">4</w:t>
            </w:r>
            <w:r w:rsidDel="00000000" w:rsidR="00000000" w:rsidRPr="00000000">
              <w:rPr>
                <w:rFonts w:ascii="Consolas" w:cs="Consolas" w:eastAsia="Consolas" w:hAnsi="Consolas"/>
                <w:b w:val="1"/>
                <w:color w:val="444444"/>
                <w:sz w:val="19"/>
                <w:szCs w:val="19"/>
                <w:shd w:fill="f0f0f0" w:val="clear"/>
                <w:rtl w:val="0"/>
              </w:rPr>
              <w:t xml:space="preserve">] = {</w:t>
            </w:r>
            <w:r w:rsidDel="00000000" w:rsidR="00000000" w:rsidRPr="00000000">
              <w:rPr>
                <w:rFonts w:ascii="Consolas" w:cs="Consolas" w:eastAsia="Consolas" w:hAnsi="Consolas"/>
                <w:b w:val="1"/>
                <w:color w:val="880000"/>
                <w:sz w:val="19"/>
                <w:szCs w:val="19"/>
                <w:shd w:fill="f0f0f0" w:val="clear"/>
                <w:rtl w:val="0"/>
              </w:rPr>
              <w:t xml:space="preserve">"Espadas"</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"Paus   "</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"Ouros  "</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"Copas  "</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8888"/>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br w:type="textWrapping"/>
              <w:tab/>
              <w:t xml:space="preserve">string valores[</w:t>
            </w:r>
            <w:r w:rsidDel="00000000" w:rsidR="00000000" w:rsidRPr="00000000">
              <w:rPr>
                <w:rFonts w:ascii="Consolas" w:cs="Consolas" w:eastAsia="Consolas" w:hAnsi="Consolas"/>
                <w:b w:val="1"/>
                <w:color w:val="880000"/>
                <w:sz w:val="19"/>
                <w:szCs w:val="19"/>
                <w:shd w:fill="f0f0f0" w:val="clear"/>
                <w:rtl w:val="0"/>
              </w:rPr>
              <w:t xml:space="preserve">13</w:t>
            </w:r>
            <w:r w:rsidDel="00000000" w:rsidR="00000000" w:rsidRPr="00000000">
              <w:rPr>
                <w:rFonts w:ascii="Consolas" w:cs="Consolas" w:eastAsia="Consolas" w:hAnsi="Consolas"/>
                <w:b w:val="1"/>
                <w:color w:val="444444"/>
                <w:sz w:val="19"/>
                <w:szCs w:val="19"/>
                <w:shd w:fill="f0f0f0" w:val="clear"/>
                <w:rtl w:val="0"/>
              </w:rPr>
              <w:t xml:space="preserve">] = {</w:t>
            </w:r>
            <w:r w:rsidDel="00000000" w:rsidR="00000000" w:rsidRPr="00000000">
              <w:rPr>
                <w:rFonts w:ascii="Consolas" w:cs="Consolas" w:eastAsia="Consolas" w:hAnsi="Consolas"/>
                <w:b w:val="1"/>
                <w:color w:val="880000"/>
                <w:sz w:val="19"/>
                <w:szCs w:val="19"/>
                <w:shd w:fill="f0f0f0" w:val="clear"/>
                <w:rtl w:val="0"/>
              </w:rPr>
              <w:t xml:space="preserve">"A"</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"3"</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"4"</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"5"</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"6"</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"7"</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"8"</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"9"</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"10"</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"J"</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"Q"</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"K"</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8888"/>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br w:type="textWrapping"/>
              <w:tab/>
              <w:t xml:space="preserve">int k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888888"/>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br w:type="textWrapping"/>
              <w:tab/>
              <w:t xml:space="preserve">for (int i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888888"/>
                <w:sz w:val="19"/>
                <w:szCs w:val="19"/>
                <w:shd w:fill="f0f0f0" w:val="clear"/>
                <w:rtl w:val="0"/>
              </w:rPr>
              <w:t xml:space="preserve">; i &lt; 4; i++){</w:t>
            </w:r>
            <w:r w:rsidDel="00000000" w:rsidR="00000000" w:rsidRPr="00000000">
              <w:rPr>
                <w:rFonts w:ascii="Consolas" w:cs="Consolas" w:eastAsia="Consolas" w:hAnsi="Consolas"/>
                <w:b w:val="1"/>
                <w:color w:val="444444"/>
                <w:sz w:val="19"/>
                <w:szCs w:val="19"/>
                <w:shd w:fill="f0f0f0" w:val="clear"/>
                <w:rtl w:val="0"/>
              </w:rPr>
              <w:br w:type="textWrapping"/>
              <w:t xml:space="preserve">    </w:t>
              <w:tab/>
              <w:t xml:space="preserve">    for (int j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888888"/>
                <w:sz w:val="19"/>
                <w:szCs w:val="19"/>
                <w:shd w:fill="f0f0f0" w:val="clear"/>
                <w:rtl w:val="0"/>
              </w:rPr>
              <w:t xml:space="preserve">; j &lt; 13; j++){</w:t>
            </w:r>
            <w:r w:rsidDel="00000000" w:rsidR="00000000" w:rsidRPr="00000000">
              <w:rPr>
                <w:rFonts w:ascii="Consolas" w:cs="Consolas" w:eastAsia="Consolas" w:hAnsi="Consolas"/>
                <w:b w:val="1"/>
                <w:color w:val="444444"/>
                <w:sz w:val="19"/>
                <w:szCs w:val="19"/>
                <w:shd w:fill="f0f0f0" w:val="clear"/>
                <w:rtl w:val="0"/>
              </w:rPr>
              <w:br w:type="textWrapping"/>
              <w:t xml:space="preserve">        </w:t>
              <w:tab/>
              <w:t xml:space="preserve">baralho[k].naipe = naipes[i]</w:t>
            </w:r>
            <w:r w:rsidDel="00000000" w:rsidR="00000000" w:rsidRPr="00000000">
              <w:rPr>
                <w:rFonts w:ascii="Consolas" w:cs="Consolas" w:eastAsia="Consolas" w:hAnsi="Consolas"/>
                <w:b w:val="1"/>
                <w:color w:val="888888"/>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br w:type="textWrapping"/>
              <w:t xml:space="preserve">        </w:t>
              <w:tab/>
              <w:t xml:space="preserve">baralho[k].valor = valores[j];</w:t>
              <w:br w:type="textWrapping"/>
              <w:t xml:space="preserve">        </w:t>
              <w:tab/>
              <w:t xml:space="preserve">k++</w:t>
            </w:r>
            <w:r w:rsidDel="00000000" w:rsidR="00000000" w:rsidRPr="00000000">
              <w:rPr>
                <w:rFonts w:ascii="Consolas" w:cs="Consolas" w:eastAsia="Consolas" w:hAnsi="Consolas"/>
                <w:b w:val="1"/>
                <w:color w:val="888888"/>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br w:type="textWrapping"/>
              <w:t xml:space="preserve">    </w:t>
              <w:tab/>
              <w:t xml:space="preserve">    }</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74D">
      <w:pPr>
        <w:spacing w:after="240" w:before="240" w:lineRule="auto"/>
        <w:ind w:firstLine="720"/>
        <w:jc w:val="both"/>
        <w:rPr/>
      </w:pPr>
      <w:r w:rsidDel="00000000" w:rsidR="00000000" w:rsidRPr="00000000">
        <w:rPr>
          <w:rtl w:val="0"/>
        </w:rPr>
      </w:r>
    </w:p>
    <w:tbl>
      <w:tblPr>
        <w:tblStyle w:val="Table77"/>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74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74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75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75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75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75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75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75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75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75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75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tc>
        <w:tc>
          <w:tcPr>
            <w:shd w:fill="f0f0f0" w:val="clear"/>
            <w:tcMar>
              <w:top w:w="0.0" w:type="dxa"/>
              <w:left w:w="0.0" w:type="dxa"/>
              <w:bottom w:w="0.0" w:type="dxa"/>
              <w:right w:w="0.0" w:type="dxa"/>
            </w:tcMar>
          </w:tcPr>
          <w:p w:rsidR="00000000" w:rsidDel="00000000" w:rsidP="00000000" w:rsidRDefault="00000000" w:rsidRPr="00000000" w14:paraId="00000759">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 cria_baralho(Carta *baralho){</w:t>
              <w:br w:type="textWrapping"/>
              <w:tab/>
              <w:t xml:space="preserve">string naipes[</w:t>
            </w:r>
            <w:r w:rsidDel="00000000" w:rsidR="00000000" w:rsidRPr="00000000">
              <w:rPr>
                <w:rFonts w:ascii="Consolas" w:cs="Consolas" w:eastAsia="Consolas" w:hAnsi="Consolas"/>
                <w:b w:val="1"/>
                <w:color w:val="880000"/>
                <w:sz w:val="19"/>
                <w:szCs w:val="19"/>
                <w:shd w:fill="f0f0f0" w:val="clear"/>
                <w:rtl w:val="0"/>
              </w:rPr>
              <w:t xml:space="preserve">4</w:t>
            </w:r>
            <w:r w:rsidDel="00000000" w:rsidR="00000000" w:rsidRPr="00000000">
              <w:rPr>
                <w:rFonts w:ascii="Consolas" w:cs="Consolas" w:eastAsia="Consolas" w:hAnsi="Consolas"/>
                <w:b w:val="1"/>
                <w:color w:val="444444"/>
                <w:sz w:val="19"/>
                <w:szCs w:val="19"/>
                <w:shd w:fill="f0f0f0" w:val="clear"/>
                <w:rtl w:val="0"/>
              </w:rPr>
              <w:t xml:space="preserve">] = {</w:t>
            </w:r>
            <w:r w:rsidDel="00000000" w:rsidR="00000000" w:rsidRPr="00000000">
              <w:rPr>
                <w:rFonts w:ascii="Consolas" w:cs="Consolas" w:eastAsia="Consolas" w:hAnsi="Consolas"/>
                <w:b w:val="1"/>
                <w:color w:val="880000"/>
                <w:sz w:val="19"/>
                <w:szCs w:val="19"/>
                <w:shd w:fill="f0f0f0" w:val="clear"/>
                <w:rtl w:val="0"/>
              </w:rPr>
              <w:t xml:space="preserve">"Espadas"</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"Paus   "</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"Ouros  "</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"Copas  "</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8888"/>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br w:type="textWrapping"/>
              <w:tab/>
              <w:t xml:space="preserve">string valores[</w:t>
            </w:r>
            <w:r w:rsidDel="00000000" w:rsidR="00000000" w:rsidRPr="00000000">
              <w:rPr>
                <w:rFonts w:ascii="Consolas" w:cs="Consolas" w:eastAsia="Consolas" w:hAnsi="Consolas"/>
                <w:b w:val="1"/>
                <w:color w:val="880000"/>
                <w:sz w:val="19"/>
                <w:szCs w:val="19"/>
                <w:shd w:fill="f0f0f0" w:val="clear"/>
                <w:rtl w:val="0"/>
              </w:rPr>
              <w:t xml:space="preserve">13</w:t>
            </w:r>
            <w:r w:rsidDel="00000000" w:rsidR="00000000" w:rsidRPr="00000000">
              <w:rPr>
                <w:rFonts w:ascii="Consolas" w:cs="Consolas" w:eastAsia="Consolas" w:hAnsi="Consolas"/>
                <w:b w:val="1"/>
                <w:color w:val="444444"/>
                <w:sz w:val="19"/>
                <w:szCs w:val="19"/>
                <w:shd w:fill="f0f0f0" w:val="clear"/>
                <w:rtl w:val="0"/>
              </w:rPr>
              <w:t xml:space="preserve">] = {</w:t>
            </w:r>
            <w:r w:rsidDel="00000000" w:rsidR="00000000" w:rsidRPr="00000000">
              <w:rPr>
                <w:rFonts w:ascii="Consolas" w:cs="Consolas" w:eastAsia="Consolas" w:hAnsi="Consolas"/>
                <w:b w:val="1"/>
                <w:color w:val="880000"/>
                <w:sz w:val="19"/>
                <w:szCs w:val="19"/>
                <w:shd w:fill="f0f0f0" w:val="clear"/>
                <w:rtl w:val="0"/>
              </w:rPr>
              <w:t xml:space="preserve">"A"</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"3"</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"4"</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"5"</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"6"</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"7"</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"8"</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"9"</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"10"</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"J"</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"Q"</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"K"</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8888"/>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br w:type="textWrapping"/>
              <w:tab/>
              <w:t xml:space="preserve">for (int i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888888"/>
                <w:sz w:val="19"/>
                <w:szCs w:val="19"/>
                <w:shd w:fill="f0f0f0" w:val="clear"/>
                <w:rtl w:val="0"/>
              </w:rPr>
              <w:t xml:space="preserve">; i &lt; 4; i++){</w:t>
            </w:r>
            <w:r w:rsidDel="00000000" w:rsidR="00000000" w:rsidRPr="00000000">
              <w:rPr>
                <w:rFonts w:ascii="Consolas" w:cs="Consolas" w:eastAsia="Consolas" w:hAnsi="Consolas"/>
                <w:b w:val="1"/>
                <w:color w:val="444444"/>
                <w:sz w:val="19"/>
                <w:szCs w:val="19"/>
                <w:shd w:fill="f0f0f0" w:val="clear"/>
                <w:rtl w:val="0"/>
              </w:rPr>
              <w:br w:type="textWrapping"/>
              <w:t xml:space="preserve">    </w:t>
              <w:tab/>
              <w:t xml:space="preserve">    for (int j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888888"/>
                <w:sz w:val="19"/>
                <w:szCs w:val="19"/>
                <w:shd w:fill="f0f0f0" w:val="clear"/>
                <w:rtl w:val="0"/>
              </w:rPr>
              <w:t xml:space="preserve">; j &lt; 13; j++){</w:t>
            </w:r>
            <w:r w:rsidDel="00000000" w:rsidR="00000000" w:rsidRPr="00000000">
              <w:rPr>
                <w:rFonts w:ascii="Consolas" w:cs="Consolas" w:eastAsia="Consolas" w:hAnsi="Consolas"/>
                <w:b w:val="1"/>
                <w:color w:val="444444"/>
                <w:sz w:val="19"/>
                <w:szCs w:val="19"/>
                <w:shd w:fill="f0f0f0" w:val="clear"/>
                <w:rtl w:val="0"/>
              </w:rPr>
              <w:br w:type="textWrapping"/>
              <w:t xml:space="preserve">        </w:t>
              <w:tab/>
              <w:t xml:space="preserve">baralho-&gt;naipe = naipes[i]</w:t>
            </w:r>
            <w:r w:rsidDel="00000000" w:rsidR="00000000" w:rsidRPr="00000000">
              <w:rPr>
                <w:rFonts w:ascii="Consolas" w:cs="Consolas" w:eastAsia="Consolas" w:hAnsi="Consolas"/>
                <w:b w:val="1"/>
                <w:color w:val="888888"/>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br w:type="textWrapping"/>
              <w:t xml:space="preserve">        </w:t>
              <w:tab/>
              <w:t xml:space="preserve">baralho-&gt;valor = valores[j];</w:t>
              <w:br w:type="textWrapping"/>
              <w:t xml:space="preserve">        </w:t>
              <w:tab/>
              <w:t xml:space="preserve">baralho++</w:t>
            </w:r>
            <w:r w:rsidDel="00000000" w:rsidR="00000000" w:rsidRPr="00000000">
              <w:rPr>
                <w:rFonts w:ascii="Consolas" w:cs="Consolas" w:eastAsia="Consolas" w:hAnsi="Consolas"/>
                <w:b w:val="1"/>
                <w:color w:val="888888"/>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br w:type="textWrapping"/>
              <w:t xml:space="preserve">    </w:t>
              <w:tab/>
              <w:t xml:space="preserve">    }</w:t>
              <w:br w:type="textWrapping"/>
              <w:tab/>
              <w:t xml:space="preserve">}</w:t>
              <w:br w:type="textWrapping"/>
              <w:t xml:space="preserve">}</w:t>
            </w:r>
          </w:p>
        </w:tc>
      </w:tr>
    </w:tbl>
    <w:p w:rsidR="00000000" w:rsidDel="00000000" w:rsidP="00000000" w:rsidRDefault="00000000" w:rsidRPr="00000000" w14:paraId="0000075A">
      <w:pPr>
        <w:spacing w:after="240" w:before="240" w:lineRule="auto"/>
        <w:jc w:val="both"/>
        <w:rPr/>
      </w:pPr>
      <w:r w:rsidDel="00000000" w:rsidR="00000000" w:rsidRPr="00000000">
        <w:rPr>
          <w:rtl w:val="0"/>
        </w:rPr>
      </w:r>
    </w:p>
    <w:p w:rsidR="00000000" w:rsidDel="00000000" w:rsidP="00000000" w:rsidRDefault="00000000" w:rsidRPr="00000000" w14:paraId="0000075B">
      <w:pPr>
        <w:pStyle w:val="Heading2"/>
        <w:rPr>
          <w:rFonts w:ascii="Courier New" w:cs="Courier New" w:eastAsia="Courier New" w:hAnsi="Courier New"/>
        </w:rPr>
      </w:pPr>
      <w:bookmarkStart w:colFirst="0" w:colLast="0" w:name="_heading=h.28h4qwu" w:id="46"/>
      <w:bookmarkEnd w:id="46"/>
      <w:r w:rsidDel="00000000" w:rsidR="00000000" w:rsidRPr="00000000">
        <w:rPr>
          <w:rtl w:val="0"/>
        </w:rPr>
        <w:t xml:space="preserve">O operador </w:t>
      </w:r>
      <w:r w:rsidDel="00000000" w:rsidR="00000000" w:rsidRPr="00000000">
        <w:rPr>
          <w:rFonts w:ascii="Courier New" w:cs="Courier New" w:eastAsia="Courier New" w:hAnsi="Courier New"/>
          <w:rtl w:val="0"/>
        </w:rPr>
        <w:t xml:space="preserve">sizeof</w:t>
      </w:r>
    </w:p>
    <w:p w:rsidR="00000000" w:rsidDel="00000000" w:rsidP="00000000" w:rsidRDefault="00000000" w:rsidRPr="00000000" w14:paraId="0000075C">
      <w:pPr>
        <w:spacing w:after="240" w:before="240" w:lineRule="auto"/>
        <w:jc w:val="both"/>
        <w:rPr/>
      </w:pPr>
      <w:r w:rsidDel="00000000" w:rsidR="00000000" w:rsidRPr="00000000">
        <w:rPr>
          <w:rtl w:val="0"/>
        </w:rPr>
        <w:t xml:space="preserve">Ao utilizar a aritmética de ponteiros, o programa considera o tipo de dado para onde o ponteiro aponta (conforme a declaração da variável ponteiro) para somar a quantidade de bytes compatível com o tipo e assim acessar a próxima posição de memória. </w:t>
      </w:r>
    </w:p>
    <w:p w:rsidR="00000000" w:rsidDel="00000000" w:rsidP="00000000" w:rsidRDefault="00000000" w:rsidRPr="00000000" w14:paraId="0000075D">
      <w:pPr>
        <w:spacing w:after="240" w:before="240" w:lineRule="auto"/>
        <w:ind w:firstLine="720"/>
        <w:jc w:val="both"/>
        <w:rPr/>
      </w:pPr>
      <w:r w:rsidDel="00000000" w:rsidR="00000000" w:rsidRPr="00000000">
        <w:rPr>
          <w:rtl w:val="0"/>
        </w:rPr>
        <w:t xml:space="preserve">Se for desejável saber quantos bytes cada tipo de dado ou estrutura ocupa, pode-se utilizar o </w:t>
      </w:r>
      <w:r w:rsidDel="00000000" w:rsidR="00000000" w:rsidRPr="00000000">
        <w:rPr>
          <w:b w:val="1"/>
          <w:rtl w:val="0"/>
        </w:rPr>
        <w:t xml:space="preserve">operador </w:t>
      </w:r>
      <w:r w:rsidDel="00000000" w:rsidR="00000000" w:rsidRPr="00000000">
        <w:rPr>
          <w:rFonts w:ascii="Courier New" w:cs="Courier New" w:eastAsia="Courier New" w:hAnsi="Courier New"/>
          <w:b w:val="1"/>
          <w:rtl w:val="0"/>
        </w:rPr>
        <w:t xml:space="preserve">sizeof()</w:t>
      </w:r>
      <w:r w:rsidDel="00000000" w:rsidR="00000000" w:rsidRPr="00000000">
        <w:rPr>
          <w:rtl w:val="0"/>
        </w:rPr>
        <w:t xml:space="preserve">.  Esse operador retorna, em </w:t>
      </w:r>
      <w:r w:rsidDel="00000000" w:rsidR="00000000" w:rsidRPr="00000000">
        <w:rPr>
          <w:i w:val="1"/>
          <w:rtl w:val="0"/>
        </w:rPr>
        <w:t xml:space="preserve">bytes</w:t>
      </w:r>
      <w:r w:rsidDel="00000000" w:rsidR="00000000" w:rsidRPr="00000000">
        <w:rPr>
          <w:rtl w:val="0"/>
        </w:rPr>
        <w:t xml:space="preserve">, o tamanho de uma variável ou de um tipo de dado (incluindo </w:t>
      </w:r>
      <w:r w:rsidDel="00000000" w:rsidR="00000000" w:rsidRPr="00000000">
        <w:rPr>
          <w:rFonts w:ascii="Courier New" w:cs="Courier New" w:eastAsia="Courier New" w:hAnsi="Courier New"/>
          <w:rtl w:val="0"/>
        </w:rPr>
        <w:t xml:space="preserve">structs</w:t>
      </w:r>
      <w:r w:rsidDel="00000000" w:rsidR="00000000" w:rsidRPr="00000000">
        <w:rPr>
          <w:rtl w:val="0"/>
        </w:rPr>
        <w:t xml:space="preserve">).</w:t>
      </w:r>
    </w:p>
    <w:p w:rsidR="00000000" w:rsidDel="00000000" w:rsidP="00000000" w:rsidRDefault="00000000" w:rsidRPr="00000000" w14:paraId="0000075E">
      <w:pPr>
        <w:spacing w:after="240" w:before="240" w:lineRule="auto"/>
        <w:ind w:firstLine="720"/>
        <w:jc w:val="both"/>
        <w:rPr/>
      </w:pPr>
      <w:r w:rsidDel="00000000" w:rsidR="00000000" w:rsidRPr="00000000">
        <w:rPr>
          <w:rtl w:val="0"/>
        </w:rPr>
        <w:t xml:space="preserve">No código abaixo, estão sendo mostrados os tamanhos das variáveis dos tipos nativos (linhas 10 a 13) e de alguns exemplos, como a </w:t>
      </w:r>
      <w:r w:rsidDel="00000000" w:rsidR="00000000" w:rsidRPr="00000000">
        <w:rPr>
          <w:rFonts w:ascii="Courier New" w:cs="Courier New" w:eastAsia="Courier New" w:hAnsi="Courier New"/>
          <w:rtl w:val="0"/>
        </w:rPr>
        <w:t xml:space="preserve">struct data </w:t>
      </w:r>
      <w:r w:rsidDel="00000000" w:rsidR="00000000" w:rsidRPr="00000000">
        <w:rPr>
          <w:rtl w:val="0"/>
        </w:rPr>
        <w:t xml:space="preserve">(linha 14) e os vetores </w:t>
      </w:r>
      <w:r w:rsidDel="00000000" w:rsidR="00000000" w:rsidRPr="00000000">
        <w:rPr>
          <w:rFonts w:ascii="Courier New" w:cs="Courier New" w:eastAsia="Courier New" w:hAnsi="Courier New"/>
          <w:rtl w:val="0"/>
        </w:rPr>
        <w:t xml:space="preserve">letra</w:t>
      </w:r>
      <w:r w:rsidDel="00000000" w:rsidR="00000000" w:rsidRPr="00000000">
        <w:rPr>
          <w:rtl w:val="0"/>
        </w:rPr>
        <w:t xml:space="preserve">, </w:t>
      </w:r>
      <w:r w:rsidDel="00000000" w:rsidR="00000000" w:rsidRPr="00000000">
        <w:rPr>
          <w:rFonts w:ascii="Courier New" w:cs="Courier New" w:eastAsia="Courier New" w:hAnsi="Courier New"/>
          <w:rtl w:val="0"/>
        </w:rPr>
        <w:t xml:space="preserve">numero </w:t>
      </w:r>
      <w:r w:rsidDel="00000000" w:rsidR="00000000" w:rsidRPr="00000000">
        <w:rPr>
          <w:rtl w:val="0"/>
        </w:rPr>
        <w:t xml:space="preserve">e </w:t>
      </w:r>
      <w:r w:rsidDel="00000000" w:rsidR="00000000" w:rsidRPr="00000000">
        <w:rPr>
          <w:rFonts w:ascii="Courier New" w:cs="Courier New" w:eastAsia="Courier New" w:hAnsi="Courier New"/>
          <w:rtl w:val="0"/>
        </w:rPr>
        <w:t xml:space="preserve">fds </w:t>
      </w:r>
      <w:r w:rsidDel="00000000" w:rsidR="00000000" w:rsidRPr="00000000">
        <w:rPr>
          <w:rtl w:val="0"/>
        </w:rPr>
        <w:t xml:space="preserve">(linhas 15 a 17).</w:t>
      </w:r>
    </w:p>
    <w:tbl>
      <w:tblPr>
        <w:tblStyle w:val="Table78"/>
        <w:tblW w:w="9555.0" w:type="dxa"/>
        <w:jc w:val="left"/>
        <w:tblInd w:w="45.0" w:type="dxa"/>
        <w:tblLayout w:type="fixed"/>
        <w:tblLook w:val="0600"/>
      </w:tblPr>
      <w:tblGrid>
        <w:gridCol w:w="510"/>
        <w:gridCol w:w="9045"/>
        <w:tblGridChange w:id="0">
          <w:tblGrid>
            <w:gridCol w:w="510"/>
            <w:gridCol w:w="9045"/>
          </w:tblGrid>
        </w:tblGridChange>
      </w:tblGrid>
      <w:tr>
        <w:trPr>
          <w:cantSplit w:val="0"/>
          <w:trHeight w:val="470" w:hRule="atLeast"/>
          <w:tblHeader w:val="0"/>
        </w:trPr>
        <w:tc>
          <w:tcPr>
            <w:shd w:fill="auto" w:val="clear"/>
            <w:tcMar>
              <w:top w:w="0.0" w:type="dxa"/>
              <w:left w:w="0.0" w:type="dxa"/>
              <w:bottom w:w="0.0" w:type="dxa"/>
              <w:right w:w="0.0" w:type="dxa"/>
            </w:tcMar>
          </w:tcPr>
          <w:p w:rsidR="00000000" w:rsidDel="00000000" w:rsidP="00000000" w:rsidRDefault="00000000" w:rsidRPr="00000000" w14:paraId="0000075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76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76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76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76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76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76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76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76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76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76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76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76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76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76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76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76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77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77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tc>
        <w:tc>
          <w:tcPr>
            <w:shd w:fill="f0f0f0" w:val="clear"/>
            <w:tcMar>
              <w:top w:w="0.0" w:type="dxa"/>
              <w:left w:w="0.0" w:type="dxa"/>
              <w:bottom w:w="0.0" w:type="dxa"/>
              <w:right w:w="0.0" w:type="dxa"/>
            </w:tcMar>
          </w:tcPr>
          <w:p w:rsidR="00000000" w:rsidDel="00000000" w:rsidP="00000000" w:rsidRDefault="00000000" w:rsidRPr="00000000" w14:paraId="00000772">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struct data{</w:t>
            </w:r>
          </w:p>
          <w:p w:rsidR="00000000" w:rsidDel="00000000" w:rsidP="00000000" w:rsidRDefault="00000000" w:rsidRPr="00000000" w14:paraId="00000773">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int dia, mes, ano;</w:t>
            </w:r>
          </w:p>
          <w:p w:rsidR="00000000" w:rsidDel="00000000" w:rsidP="00000000" w:rsidRDefault="00000000" w:rsidRPr="00000000" w14:paraId="00000774">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w:t>
            </w:r>
          </w:p>
          <w:p w:rsidR="00000000" w:rsidDel="00000000" w:rsidP="00000000" w:rsidRDefault="00000000" w:rsidRPr="00000000" w14:paraId="00000775">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tl w:val="0"/>
              </w:rPr>
            </w:r>
          </w:p>
          <w:p w:rsidR="00000000" w:rsidDel="00000000" w:rsidP="00000000" w:rsidRDefault="00000000" w:rsidRPr="00000000" w14:paraId="00000776">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main(){</w:t>
            </w:r>
          </w:p>
          <w:p w:rsidR="00000000" w:rsidDel="00000000" w:rsidP="00000000" w:rsidRDefault="00000000" w:rsidRPr="00000000" w14:paraId="00000777">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char letra[5] = {'a', 'e', 'i', 'o', 'u'};</w:t>
            </w:r>
          </w:p>
          <w:p w:rsidR="00000000" w:rsidDel="00000000" w:rsidP="00000000" w:rsidRDefault="00000000" w:rsidRPr="00000000" w14:paraId="00000778">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int numero[5] = {30, 12, 67, 13, 41};</w:t>
            </w:r>
          </w:p>
          <w:p w:rsidR="00000000" w:rsidDel="00000000" w:rsidP="00000000" w:rsidRDefault="00000000" w:rsidRPr="00000000" w14:paraId="00000779">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struct data fds[2] = {20, 02, 2021, 21, 02, 2021};</w:t>
            </w:r>
          </w:p>
          <w:p w:rsidR="00000000" w:rsidDel="00000000" w:rsidP="00000000" w:rsidRDefault="00000000" w:rsidRPr="00000000" w14:paraId="0000077A">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tl w:val="0"/>
              </w:rPr>
            </w:r>
          </w:p>
          <w:p w:rsidR="00000000" w:rsidDel="00000000" w:rsidP="00000000" w:rsidRDefault="00000000" w:rsidRPr="00000000" w14:paraId="0000077B">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cout &lt;&lt; "Tamanho do tipo char: " &lt;&lt; sizeof(char) &lt;&lt; endl;</w:t>
            </w:r>
          </w:p>
          <w:p w:rsidR="00000000" w:rsidDel="00000000" w:rsidP="00000000" w:rsidRDefault="00000000" w:rsidRPr="00000000" w14:paraId="0000077C">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cout &lt;&lt; "Tamanho do tipo int: " &lt;&lt; sizeof(int) &lt;&lt; endl;</w:t>
            </w:r>
          </w:p>
          <w:p w:rsidR="00000000" w:rsidDel="00000000" w:rsidP="00000000" w:rsidRDefault="00000000" w:rsidRPr="00000000" w14:paraId="0000077D">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cout &lt;&lt; "Tamanho do tipo float: " &lt;&lt; sizeof(float) &lt;&lt; endl;</w:t>
            </w:r>
          </w:p>
          <w:p w:rsidR="00000000" w:rsidDel="00000000" w:rsidP="00000000" w:rsidRDefault="00000000" w:rsidRPr="00000000" w14:paraId="0000077E">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cout &lt;&lt; "Tamanho do tipo double: " &lt;&lt; sizeof(double) &lt;&lt; endl;</w:t>
            </w:r>
          </w:p>
          <w:p w:rsidR="00000000" w:rsidDel="00000000" w:rsidP="00000000" w:rsidRDefault="00000000" w:rsidRPr="00000000" w14:paraId="0000077F">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cout &lt;&lt; "Tamanho da struct data: " &lt;&lt; sizeof(data) &lt;&lt; endl;</w:t>
            </w:r>
          </w:p>
          <w:p w:rsidR="00000000" w:rsidDel="00000000" w:rsidP="00000000" w:rsidRDefault="00000000" w:rsidRPr="00000000" w14:paraId="00000780">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cout &lt;&lt; "Tamanho do vetor letra: " &lt;&lt; sizeof(letra) &lt;&lt; endl;</w:t>
            </w:r>
          </w:p>
          <w:p w:rsidR="00000000" w:rsidDel="00000000" w:rsidP="00000000" w:rsidRDefault="00000000" w:rsidRPr="00000000" w14:paraId="00000781">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cout &lt;&lt; "Tamanho do vetor numero: " &lt;&lt; sizeof(numero) &lt;&lt; endl;</w:t>
            </w:r>
          </w:p>
          <w:p w:rsidR="00000000" w:rsidDel="00000000" w:rsidP="00000000" w:rsidRDefault="00000000" w:rsidRPr="00000000" w14:paraId="00000782">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cout &lt;&lt; "Tamanho do vetor fds: " &lt;&lt; sizeof(fds) &lt;&lt; endl;</w:t>
            </w:r>
          </w:p>
          <w:p w:rsidR="00000000" w:rsidDel="00000000" w:rsidP="00000000" w:rsidRDefault="00000000" w:rsidRPr="00000000" w14:paraId="00000783">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ab/>
              <w:t xml:space="preserve">return 0;</w:t>
            </w:r>
          </w:p>
          <w:p w:rsidR="00000000" w:rsidDel="00000000" w:rsidP="00000000" w:rsidRDefault="00000000" w:rsidRPr="00000000" w14:paraId="00000784">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w:t>
            </w:r>
          </w:p>
        </w:tc>
      </w:tr>
    </w:tbl>
    <w:p w:rsidR="00000000" w:rsidDel="00000000" w:rsidP="00000000" w:rsidRDefault="00000000" w:rsidRPr="00000000" w14:paraId="00000785">
      <w:pPr>
        <w:spacing w:after="240" w:before="240" w:lineRule="auto"/>
        <w:jc w:val="both"/>
        <w:rPr/>
      </w:pPr>
      <w:r w:rsidDel="00000000" w:rsidR="00000000" w:rsidRPr="00000000">
        <w:rPr>
          <w:rtl w:val="0"/>
        </w:rPr>
      </w:r>
    </w:p>
    <w:p w:rsidR="00000000" w:rsidDel="00000000" w:rsidP="00000000" w:rsidRDefault="00000000" w:rsidRPr="00000000" w14:paraId="00000786">
      <w:pPr>
        <w:spacing w:before="0" w:lineRule="auto"/>
        <w:ind w:hanging="15"/>
        <w:jc w:val="center"/>
        <w:rPr/>
      </w:pPr>
      <w:r w:rsidDel="00000000" w:rsidR="00000000" w:rsidRPr="00000000">
        <w:rPr/>
        <w:drawing>
          <wp:inline distB="114300" distT="114300" distL="114300" distR="114300">
            <wp:extent cx="2751336" cy="280988"/>
            <wp:effectExtent b="0" l="0" r="0" t="0"/>
            <wp:docPr descr="quebra de página" id="79"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787">
      <w:pPr>
        <w:pStyle w:val="Heading2"/>
        <w:spacing w:before="240" w:lineRule="auto"/>
        <w:rPr/>
      </w:pPr>
      <w:bookmarkStart w:colFirst="0" w:colLast="0" w:name="_heading=h.nmf14n" w:id="47"/>
      <w:bookmarkEnd w:id="47"/>
      <w:r w:rsidDel="00000000" w:rsidR="00000000" w:rsidRPr="00000000">
        <w:rPr>
          <w:color w:val="1155cc"/>
          <w:sz w:val="28"/>
          <w:szCs w:val="28"/>
          <w:rtl w:val="0"/>
        </w:rPr>
        <w:t xml:space="preserve">Bibliografia</w:t>
      </w:r>
      <w:r w:rsidDel="00000000" w:rsidR="00000000" w:rsidRPr="00000000">
        <w:rPr>
          <w:rtl w:val="0"/>
        </w:rPr>
      </w:r>
    </w:p>
    <w:p w:rsidR="00000000" w:rsidDel="00000000" w:rsidP="00000000" w:rsidRDefault="00000000" w:rsidRPr="00000000" w14:paraId="00000788">
      <w:pPr>
        <w:spacing w:after="200" w:before="0" w:line="240" w:lineRule="auto"/>
        <w:ind w:left="425" w:firstLine="0"/>
        <w:rPr>
          <w:sz w:val="12"/>
          <w:szCs w:val="12"/>
        </w:rPr>
      </w:pPr>
      <w:r w:rsidDel="00000000" w:rsidR="00000000" w:rsidRPr="00000000">
        <w:rPr>
          <w:rtl w:val="0"/>
        </w:rPr>
      </w:r>
    </w:p>
    <w:p w:rsidR="00000000" w:rsidDel="00000000" w:rsidP="00000000" w:rsidRDefault="00000000" w:rsidRPr="00000000" w14:paraId="00000789">
      <w:pPr>
        <w:spacing w:before="0" w:line="240" w:lineRule="auto"/>
        <w:ind w:left="720" w:firstLine="0"/>
        <w:rPr>
          <w:sz w:val="22"/>
          <w:szCs w:val="22"/>
        </w:rPr>
      </w:pPr>
      <w:r w:rsidDel="00000000" w:rsidR="00000000" w:rsidRPr="00000000">
        <w:rPr>
          <w:sz w:val="22"/>
          <w:szCs w:val="22"/>
          <w:rtl w:val="0"/>
        </w:rPr>
        <w:t xml:space="preserve">“C++ Language.” 2000. C++ Tutorials. http://www.cplusplus.com/doc/tutorial/.</w:t>
      </w:r>
    </w:p>
    <w:p w:rsidR="00000000" w:rsidDel="00000000" w:rsidP="00000000" w:rsidRDefault="00000000" w:rsidRPr="00000000" w14:paraId="0000078A">
      <w:pPr>
        <w:spacing w:before="0" w:line="240" w:lineRule="auto"/>
        <w:ind w:left="720" w:firstLine="0"/>
        <w:rPr>
          <w:sz w:val="22"/>
          <w:szCs w:val="22"/>
        </w:rPr>
      </w:pPr>
      <w:r w:rsidDel="00000000" w:rsidR="00000000" w:rsidRPr="00000000">
        <w:rPr>
          <w:sz w:val="22"/>
          <w:szCs w:val="22"/>
          <w:rtl w:val="0"/>
        </w:rPr>
        <w:t xml:space="preserve">Feofiloff, Paulo. 2009. Algoritmos em Linguagem C. Rio de Janeiro: Elsevier.</w:t>
      </w:r>
    </w:p>
    <w:p w:rsidR="00000000" w:rsidDel="00000000" w:rsidP="00000000" w:rsidRDefault="00000000" w:rsidRPr="00000000" w14:paraId="0000078B">
      <w:pPr>
        <w:pBdr>
          <w:top w:space="0" w:sz="0" w:val="nil"/>
          <w:left w:space="0" w:sz="0" w:val="nil"/>
          <w:bottom w:space="0" w:sz="0" w:val="nil"/>
          <w:right w:space="0" w:sz="0" w:val="nil"/>
          <w:between w:space="0" w:sz="0" w:val="nil"/>
        </w:pBdr>
        <w:spacing w:before="0" w:line="240" w:lineRule="auto"/>
        <w:ind w:left="720" w:hanging="720"/>
        <w:rPr>
          <w:sz w:val="22"/>
          <w:szCs w:val="22"/>
        </w:rPr>
      </w:pPr>
      <w:r w:rsidDel="00000000" w:rsidR="00000000" w:rsidRPr="00000000">
        <w:rPr>
          <w:sz w:val="22"/>
          <w:szCs w:val="22"/>
          <w:rtl w:val="0"/>
        </w:rPr>
        <w:t xml:space="preserve">Tutorials Point. 2021. “C - Pointer arithmetic.” Tutorials Point. https://www.tutorialspoint.com/cprogramming/c_pointer_arithmetic.htm.</w:t>
      </w:r>
    </w:p>
    <w:p w:rsidR="00000000" w:rsidDel="00000000" w:rsidP="00000000" w:rsidRDefault="00000000" w:rsidRPr="00000000" w14:paraId="0000078C">
      <w:pPr>
        <w:jc w:val="both"/>
        <w:rPr/>
      </w:pPr>
      <w:r w:rsidDel="00000000" w:rsidR="00000000" w:rsidRPr="00000000">
        <w:rPr>
          <w:rtl w:val="0"/>
        </w:rPr>
      </w:r>
    </w:p>
    <w:p w:rsidR="00000000" w:rsidDel="00000000" w:rsidP="00000000" w:rsidRDefault="00000000" w:rsidRPr="00000000" w14:paraId="0000078D">
      <w:pPr>
        <w:pStyle w:val="Heading2"/>
        <w:spacing w:before="240" w:lineRule="auto"/>
        <w:rPr/>
      </w:pPr>
      <w:bookmarkStart w:colFirst="0" w:colLast="0" w:name="_heading=h.37m2jsg" w:id="48"/>
      <w:bookmarkEnd w:id="48"/>
      <w:r w:rsidDel="00000000" w:rsidR="00000000" w:rsidRPr="00000000">
        <w:rPr>
          <w:color w:val="1155cc"/>
          <w:rtl w:val="0"/>
        </w:rPr>
        <w:t xml:space="preserve">Exercícios</w:t>
      </w:r>
      <w:r w:rsidDel="00000000" w:rsidR="00000000" w:rsidRPr="00000000">
        <w:rPr>
          <w:rtl w:val="0"/>
        </w:rPr>
      </w:r>
    </w:p>
    <w:p w:rsidR="00000000" w:rsidDel="00000000" w:rsidP="00000000" w:rsidRDefault="00000000" w:rsidRPr="00000000" w14:paraId="0000078E">
      <w:pPr>
        <w:ind w:left="283" w:firstLine="0"/>
        <w:rPr>
          <w:sz w:val="10"/>
          <w:szCs w:val="10"/>
        </w:rPr>
      </w:pPr>
      <w:r w:rsidDel="00000000" w:rsidR="00000000" w:rsidRPr="00000000">
        <w:rPr>
          <w:rtl w:val="0"/>
        </w:rPr>
      </w:r>
    </w:p>
    <w:p w:rsidR="00000000" w:rsidDel="00000000" w:rsidP="00000000" w:rsidRDefault="00000000" w:rsidRPr="00000000" w14:paraId="0000078F">
      <w:pPr>
        <w:spacing w:after="200" w:lineRule="auto"/>
        <w:ind w:left="283" w:firstLine="0"/>
        <w:jc w:val="both"/>
        <w:rPr/>
      </w:pPr>
      <w:r w:rsidDel="00000000" w:rsidR="00000000" w:rsidRPr="00000000">
        <w:rPr>
          <w:rtl w:val="0"/>
        </w:rPr>
        <w:t xml:space="preserve">A.</w:t>
        <w:tab/>
        <w:t xml:space="preserve">Ao se utilizar um vetor como parâmetro para uma função, qual informação está sendo passada à função? Assinale a opção correta e explique.</w:t>
      </w:r>
    </w:p>
    <w:p w:rsidR="00000000" w:rsidDel="00000000" w:rsidP="00000000" w:rsidRDefault="00000000" w:rsidRPr="00000000" w14:paraId="00000790">
      <w:pPr>
        <w:spacing w:before="0" w:line="276" w:lineRule="auto"/>
        <w:ind w:left="1003" w:hanging="283"/>
        <w:jc w:val="both"/>
        <w:rPr/>
      </w:pPr>
      <w:r w:rsidDel="00000000" w:rsidR="00000000" w:rsidRPr="00000000">
        <w:rPr>
          <w:rtl w:val="0"/>
        </w:rPr>
        <w:t xml:space="preserve">(a). Uma cópia de todos elementos do vetor </w:t>
      </w:r>
    </w:p>
    <w:p w:rsidR="00000000" w:rsidDel="00000000" w:rsidP="00000000" w:rsidRDefault="00000000" w:rsidRPr="00000000" w14:paraId="00000791">
      <w:pPr>
        <w:spacing w:before="0" w:line="276" w:lineRule="auto"/>
        <w:ind w:left="1003" w:hanging="283"/>
        <w:jc w:val="both"/>
        <w:rPr/>
      </w:pPr>
      <w:r w:rsidDel="00000000" w:rsidR="00000000" w:rsidRPr="00000000">
        <w:rPr>
          <w:rtl w:val="0"/>
        </w:rPr>
        <w:t xml:space="preserve">(b). Uma cópia do primeiro elemento do vetor </w:t>
      </w:r>
    </w:p>
    <w:p w:rsidR="00000000" w:rsidDel="00000000" w:rsidP="00000000" w:rsidRDefault="00000000" w:rsidRPr="00000000" w14:paraId="00000792">
      <w:pPr>
        <w:spacing w:before="0" w:line="276" w:lineRule="auto"/>
        <w:ind w:left="1003" w:hanging="283"/>
        <w:jc w:val="both"/>
        <w:rPr/>
      </w:pPr>
      <w:r w:rsidDel="00000000" w:rsidR="00000000" w:rsidRPr="00000000">
        <w:rPr>
          <w:rtl w:val="0"/>
        </w:rPr>
        <w:t xml:space="preserve">(c). O endereço do primeiro elemento do vetor </w:t>
      </w:r>
    </w:p>
    <w:p w:rsidR="00000000" w:rsidDel="00000000" w:rsidP="00000000" w:rsidRDefault="00000000" w:rsidRPr="00000000" w14:paraId="00000793">
      <w:pPr>
        <w:spacing w:before="0" w:line="276" w:lineRule="auto"/>
        <w:ind w:left="1003" w:hanging="283"/>
        <w:jc w:val="both"/>
        <w:rPr/>
      </w:pPr>
      <w:r w:rsidDel="00000000" w:rsidR="00000000" w:rsidRPr="00000000">
        <w:rPr>
          <w:rtl w:val="0"/>
        </w:rPr>
        <w:t xml:space="preserve">(d). O endereço de todos os elementos do vetor </w:t>
      </w:r>
    </w:p>
    <w:p w:rsidR="00000000" w:rsidDel="00000000" w:rsidP="00000000" w:rsidRDefault="00000000" w:rsidRPr="00000000" w14:paraId="00000794">
      <w:pPr>
        <w:spacing w:before="0" w:line="276" w:lineRule="auto"/>
        <w:ind w:left="1003" w:hanging="283"/>
        <w:jc w:val="both"/>
        <w:rPr/>
      </w:pPr>
      <w:r w:rsidDel="00000000" w:rsidR="00000000" w:rsidRPr="00000000">
        <w:rPr>
          <w:rtl w:val="0"/>
        </w:rPr>
        <w:t xml:space="preserve">(e). Nenhuma das opções anteriores</w:t>
      </w:r>
    </w:p>
    <w:p w:rsidR="00000000" w:rsidDel="00000000" w:rsidP="00000000" w:rsidRDefault="00000000" w:rsidRPr="00000000" w14:paraId="00000795">
      <w:pPr>
        <w:spacing w:after="200" w:lineRule="auto"/>
        <w:ind w:left="283" w:firstLine="0"/>
        <w:jc w:val="both"/>
        <w:rPr/>
      </w:pPr>
      <w:r w:rsidDel="00000000" w:rsidR="00000000" w:rsidRPr="00000000">
        <w:rPr>
          <w:rtl w:val="0"/>
        </w:rPr>
        <w:t xml:space="preserve">B. </w:t>
        <w:tab/>
        <w:t xml:space="preserve">Qual o valor de y após a execução do programa? </w:t>
      </w:r>
    </w:p>
    <w:tbl>
      <w:tblPr>
        <w:tblStyle w:val="Table79"/>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79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79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79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79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79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79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79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79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79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79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7A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7A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7A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7A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7A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tc>
        <w:tc>
          <w:tcPr>
            <w:shd w:fill="f0f0f0" w:val="clear"/>
            <w:tcMar>
              <w:top w:w="0.0" w:type="dxa"/>
              <w:left w:w="0.0" w:type="dxa"/>
              <w:bottom w:w="0.0" w:type="dxa"/>
              <w:right w:w="0.0" w:type="dxa"/>
            </w:tcMar>
          </w:tcPr>
          <w:p w:rsidR="00000000" w:rsidDel="00000000" w:rsidP="00000000" w:rsidRDefault="00000000" w:rsidRPr="00000000" w14:paraId="000007A5">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main(){ </w:t>
              <w:br w:type="textWrapping"/>
              <w:t xml:space="preserve">    int y, *p, x</w:t>
            </w:r>
            <w:r w:rsidDel="00000000" w:rsidR="00000000" w:rsidRPr="00000000">
              <w:rPr>
                <w:rFonts w:ascii="Consolas" w:cs="Consolas" w:eastAsia="Consolas" w:hAnsi="Consolas"/>
                <w:b w:val="1"/>
                <w:color w:val="888888"/>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br w:type="textWrapping"/>
              <w:t xml:space="preserve">    y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888888"/>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br w:type="textWrapping"/>
              <w:t xml:space="preserve">    p = &amp;y</w:t>
            </w:r>
            <w:r w:rsidDel="00000000" w:rsidR="00000000" w:rsidRPr="00000000">
              <w:rPr>
                <w:rFonts w:ascii="Consolas" w:cs="Consolas" w:eastAsia="Consolas" w:hAnsi="Consolas"/>
                <w:b w:val="1"/>
                <w:color w:val="888888"/>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br w:type="textWrapping"/>
              <w:t xml:space="preserve">    x = *p</w:t>
            </w:r>
            <w:r w:rsidDel="00000000" w:rsidR="00000000" w:rsidRPr="00000000">
              <w:rPr>
                <w:rFonts w:ascii="Consolas" w:cs="Consolas" w:eastAsia="Consolas" w:hAnsi="Consolas"/>
                <w:b w:val="1"/>
                <w:color w:val="888888"/>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br w:type="textWrapping"/>
              <w:t xml:space="preserve">    printf (</w:t>
            </w:r>
            <w:r w:rsidDel="00000000" w:rsidR="00000000" w:rsidRPr="00000000">
              <w:rPr>
                <w:rFonts w:ascii="Consolas" w:cs="Consolas" w:eastAsia="Consolas" w:hAnsi="Consolas"/>
                <w:b w:val="1"/>
                <w:color w:val="880000"/>
                <w:sz w:val="19"/>
                <w:szCs w:val="19"/>
                <w:shd w:fill="f0f0f0" w:val="clear"/>
                <w:rtl w:val="0"/>
              </w:rPr>
              <w:t xml:space="preserve">"x = %d\n"</w:t>
            </w:r>
            <w:r w:rsidDel="00000000" w:rsidR="00000000" w:rsidRPr="00000000">
              <w:rPr>
                <w:rFonts w:ascii="Consolas" w:cs="Consolas" w:eastAsia="Consolas" w:hAnsi="Consolas"/>
                <w:b w:val="1"/>
                <w:color w:val="444444"/>
                <w:sz w:val="19"/>
                <w:szCs w:val="19"/>
                <w:shd w:fill="f0f0f0" w:val="clear"/>
                <w:rtl w:val="0"/>
              </w:rPr>
              <w:t xml:space="preserve">, x)</w:t>
            </w:r>
            <w:r w:rsidDel="00000000" w:rsidR="00000000" w:rsidRPr="00000000">
              <w:rPr>
                <w:rFonts w:ascii="Consolas" w:cs="Consolas" w:eastAsia="Consolas" w:hAnsi="Consolas"/>
                <w:b w:val="1"/>
                <w:color w:val="888888"/>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br w:type="textWrapping"/>
              <w:t xml:space="preserve">    x = </w:t>
            </w:r>
            <w:r w:rsidDel="00000000" w:rsidR="00000000" w:rsidRPr="00000000">
              <w:rPr>
                <w:rFonts w:ascii="Consolas" w:cs="Consolas" w:eastAsia="Consolas" w:hAnsi="Consolas"/>
                <w:b w:val="1"/>
                <w:color w:val="880000"/>
                <w:sz w:val="19"/>
                <w:szCs w:val="19"/>
                <w:shd w:fill="f0f0f0" w:val="clear"/>
                <w:rtl w:val="0"/>
              </w:rPr>
              <w:t xml:space="preserve">4</w:t>
            </w:r>
            <w:r w:rsidDel="00000000" w:rsidR="00000000" w:rsidRPr="00000000">
              <w:rPr>
                <w:rFonts w:ascii="Consolas" w:cs="Consolas" w:eastAsia="Consolas" w:hAnsi="Consolas"/>
                <w:b w:val="1"/>
                <w:color w:val="888888"/>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br w:type="textWrapping"/>
              <w:t xml:space="preserve">    (*p)++</w:t>
            </w:r>
            <w:r w:rsidDel="00000000" w:rsidR="00000000" w:rsidRPr="00000000">
              <w:rPr>
                <w:rFonts w:ascii="Consolas" w:cs="Consolas" w:eastAsia="Consolas" w:hAnsi="Consolas"/>
                <w:b w:val="1"/>
                <w:color w:val="888888"/>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br w:type="textWrapping"/>
              <w:t xml:space="preserve">    printf (</w:t>
            </w:r>
            <w:r w:rsidDel="00000000" w:rsidR="00000000" w:rsidRPr="00000000">
              <w:rPr>
                <w:rFonts w:ascii="Consolas" w:cs="Consolas" w:eastAsia="Consolas" w:hAnsi="Consolas"/>
                <w:b w:val="1"/>
                <w:color w:val="880000"/>
                <w:sz w:val="19"/>
                <w:szCs w:val="19"/>
                <w:shd w:fill="f0f0f0" w:val="clear"/>
                <w:rtl w:val="0"/>
              </w:rPr>
              <w:t xml:space="preserve">"p = %d\n"</w:t>
            </w:r>
            <w:r w:rsidDel="00000000" w:rsidR="00000000" w:rsidRPr="00000000">
              <w:rPr>
                <w:rFonts w:ascii="Consolas" w:cs="Consolas" w:eastAsia="Consolas" w:hAnsi="Consolas"/>
                <w:b w:val="1"/>
                <w:color w:val="444444"/>
                <w:sz w:val="19"/>
                <w:szCs w:val="19"/>
                <w:shd w:fill="f0f0f0" w:val="clear"/>
                <w:rtl w:val="0"/>
              </w:rPr>
              <w:t xml:space="preserve">, *p)</w:t>
            </w:r>
            <w:r w:rsidDel="00000000" w:rsidR="00000000" w:rsidRPr="00000000">
              <w:rPr>
                <w:rFonts w:ascii="Consolas" w:cs="Consolas" w:eastAsia="Consolas" w:hAnsi="Consolas"/>
                <w:b w:val="1"/>
                <w:color w:val="888888"/>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br w:type="textWrapping"/>
              <w:t xml:space="preserve">    x--</w:t>
            </w:r>
            <w:r w:rsidDel="00000000" w:rsidR="00000000" w:rsidRPr="00000000">
              <w:rPr>
                <w:rFonts w:ascii="Consolas" w:cs="Consolas" w:eastAsia="Consolas" w:hAnsi="Consolas"/>
                <w:b w:val="1"/>
                <w:color w:val="888888"/>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br w:type="textWrapping"/>
              <w:t xml:space="preserve">    printf (</w:t>
            </w:r>
            <w:r w:rsidDel="00000000" w:rsidR="00000000" w:rsidRPr="00000000">
              <w:rPr>
                <w:rFonts w:ascii="Consolas" w:cs="Consolas" w:eastAsia="Consolas" w:hAnsi="Consolas"/>
                <w:b w:val="1"/>
                <w:color w:val="880000"/>
                <w:sz w:val="19"/>
                <w:szCs w:val="19"/>
                <w:shd w:fill="f0f0f0" w:val="clear"/>
                <w:rtl w:val="0"/>
              </w:rPr>
              <w:t xml:space="preserve">"x = %d\n"</w:t>
            </w:r>
            <w:r w:rsidDel="00000000" w:rsidR="00000000" w:rsidRPr="00000000">
              <w:rPr>
                <w:rFonts w:ascii="Consolas" w:cs="Consolas" w:eastAsia="Consolas" w:hAnsi="Consolas"/>
                <w:b w:val="1"/>
                <w:color w:val="444444"/>
                <w:sz w:val="19"/>
                <w:szCs w:val="19"/>
                <w:shd w:fill="f0f0f0" w:val="clear"/>
                <w:rtl w:val="0"/>
              </w:rPr>
              <w:t xml:space="preserve">, x)</w:t>
            </w:r>
            <w:r w:rsidDel="00000000" w:rsidR="00000000" w:rsidRPr="00000000">
              <w:rPr>
                <w:rFonts w:ascii="Consolas" w:cs="Consolas" w:eastAsia="Consolas" w:hAnsi="Consolas"/>
                <w:b w:val="1"/>
                <w:color w:val="888888"/>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br w:type="textWrapping"/>
              <w:t xml:space="preserve">    (*p) += x</w:t>
            </w:r>
            <w:r w:rsidDel="00000000" w:rsidR="00000000" w:rsidRPr="00000000">
              <w:rPr>
                <w:rFonts w:ascii="Consolas" w:cs="Consolas" w:eastAsia="Consolas" w:hAnsi="Consolas"/>
                <w:b w:val="1"/>
                <w:color w:val="888888"/>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br w:type="textWrapping"/>
              <w:t xml:space="preserve">    printf (</w:t>
            </w:r>
            <w:r w:rsidDel="00000000" w:rsidR="00000000" w:rsidRPr="00000000">
              <w:rPr>
                <w:rFonts w:ascii="Consolas" w:cs="Consolas" w:eastAsia="Consolas" w:hAnsi="Consolas"/>
                <w:b w:val="1"/>
                <w:color w:val="880000"/>
                <w:sz w:val="19"/>
                <w:szCs w:val="19"/>
                <w:shd w:fill="f0f0f0" w:val="clear"/>
                <w:rtl w:val="0"/>
              </w:rPr>
              <w:t xml:space="preserve">"y = %d\n"</w:t>
            </w:r>
            <w:r w:rsidDel="00000000" w:rsidR="00000000" w:rsidRPr="00000000">
              <w:rPr>
                <w:rFonts w:ascii="Consolas" w:cs="Consolas" w:eastAsia="Consolas" w:hAnsi="Consolas"/>
                <w:b w:val="1"/>
                <w:color w:val="444444"/>
                <w:sz w:val="19"/>
                <w:szCs w:val="19"/>
                <w:shd w:fill="f0f0f0" w:val="clear"/>
                <w:rtl w:val="0"/>
              </w:rPr>
              <w:t xml:space="preserve">, y)</w:t>
            </w:r>
            <w:r w:rsidDel="00000000" w:rsidR="00000000" w:rsidRPr="00000000">
              <w:rPr>
                <w:rFonts w:ascii="Consolas" w:cs="Consolas" w:eastAsia="Consolas" w:hAnsi="Consolas"/>
                <w:b w:val="1"/>
                <w:color w:val="888888"/>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br w:type="textWrapping"/>
              <w:t xml:space="preserve">    return(</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8888"/>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br w:type="textWrapping"/>
              <w:t xml:space="preserve">}</w:t>
            </w:r>
          </w:p>
        </w:tc>
      </w:tr>
    </w:tbl>
    <w:p w:rsidR="00000000" w:rsidDel="00000000" w:rsidP="00000000" w:rsidRDefault="00000000" w:rsidRPr="00000000" w14:paraId="000007A6">
      <w:pPr>
        <w:spacing w:after="200" w:lineRule="auto"/>
        <w:jc w:val="both"/>
        <w:rPr/>
      </w:pPr>
      <w:r w:rsidDel="00000000" w:rsidR="00000000" w:rsidRPr="00000000">
        <w:rPr>
          <w:rtl w:val="0"/>
        </w:rPr>
      </w:r>
    </w:p>
    <w:p w:rsidR="00000000" w:rsidDel="00000000" w:rsidP="00000000" w:rsidRDefault="00000000" w:rsidRPr="00000000" w14:paraId="000007A7">
      <w:pPr>
        <w:spacing w:after="200" w:lineRule="auto"/>
        <w:ind w:left="283" w:firstLine="0"/>
        <w:jc w:val="both"/>
        <w:rPr/>
      </w:pPr>
      <w:r w:rsidDel="00000000" w:rsidR="00000000" w:rsidRPr="00000000">
        <w:rPr>
          <w:rtl w:val="0"/>
        </w:rPr>
        <w:t xml:space="preserve">C.</w:t>
        <w:tab/>
        <w:t xml:space="preserve">Sabe-se que o valor de uma variável ou expressão do tipo vetor é o endereço do elemento zero do vetor. Seja </w:t>
      </w:r>
      <w:r w:rsidDel="00000000" w:rsidR="00000000" w:rsidRPr="00000000">
        <w:rPr>
          <w:rFonts w:ascii="Courier New" w:cs="Courier New" w:eastAsia="Courier New" w:hAnsi="Courier New"/>
          <w:rtl w:val="0"/>
        </w:rPr>
        <w:t xml:space="preserve">a[]</w:t>
      </w:r>
      <w:r w:rsidDel="00000000" w:rsidR="00000000" w:rsidRPr="00000000">
        <w:rPr>
          <w:rtl w:val="0"/>
        </w:rPr>
        <w:t xml:space="preserve"> um vetor qualquer, independente de tipo e tamanho, e </w:t>
      </w:r>
      <w:r w:rsidDel="00000000" w:rsidR="00000000" w:rsidRPr="00000000">
        <w:rPr>
          <w:rFonts w:ascii="Courier New" w:cs="Courier New" w:eastAsia="Courier New" w:hAnsi="Courier New"/>
          <w:rtl w:val="0"/>
        </w:rPr>
        <w:t xml:space="preserve">pa</w:t>
      </w:r>
      <w:r w:rsidDel="00000000" w:rsidR="00000000" w:rsidRPr="00000000">
        <w:rPr>
          <w:rtl w:val="0"/>
        </w:rPr>
        <w:t xml:space="preserve"> um ponteiro para o mesmo tipo de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w:t>
        <w:br w:type="textWrapping"/>
        <w:t xml:space="preserve">Responda V ou F: </w:t>
      </w:r>
    </w:p>
    <w:p w:rsidR="00000000" w:rsidDel="00000000" w:rsidP="00000000" w:rsidRDefault="00000000" w:rsidRPr="00000000" w14:paraId="000007A8">
      <w:pPr>
        <w:spacing w:after="200" w:lineRule="auto"/>
        <w:ind w:left="566" w:hanging="283"/>
        <w:jc w:val="both"/>
        <w:rPr/>
      </w:pPr>
      <w:r w:rsidDel="00000000" w:rsidR="00000000" w:rsidRPr="00000000">
        <w:rPr>
          <w:rtl w:val="0"/>
        </w:rPr>
        <w:t xml:space="preserve">( ) Após a atribuição </w:t>
      </w:r>
      <w:r w:rsidDel="00000000" w:rsidR="00000000" w:rsidRPr="00000000">
        <w:rPr>
          <w:rFonts w:ascii="Courier New" w:cs="Courier New" w:eastAsia="Courier New" w:hAnsi="Courier New"/>
          <w:rtl w:val="0"/>
        </w:rPr>
        <w:t xml:space="preserve">pa = &amp;a[0]</w:t>
      </w:r>
      <w:r w:rsidDel="00000000" w:rsidR="00000000" w:rsidRPr="00000000">
        <w:rPr>
          <w:rtl w:val="0"/>
        </w:rPr>
        <w:t xml:space="preserve">, </w:t>
      </w:r>
      <w:r w:rsidDel="00000000" w:rsidR="00000000" w:rsidRPr="00000000">
        <w:rPr>
          <w:rFonts w:ascii="Courier New" w:cs="Courier New" w:eastAsia="Courier New" w:hAnsi="Courier New"/>
          <w:rtl w:val="0"/>
        </w:rPr>
        <w:t xml:space="preserve">pa</w:t>
      </w:r>
      <w:r w:rsidDel="00000000" w:rsidR="00000000" w:rsidRPr="00000000">
        <w:rPr>
          <w:rtl w:val="0"/>
        </w:rPr>
        <w:t xml:space="preserve"> 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possuem valores idênticos, isto é, apontam para o mesmo endereço. </w:t>
      </w:r>
    </w:p>
    <w:p w:rsidR="00000000" w:rsidDel="00000000" w:rsidP="00000000" w:rsidRDefault="00000000" w:rsidRPr="00000000" w14:paraId="000007A9">
      <w:pPr>
        <w:spacing w:after="200" w:lineRule="auto"/>
        <w:ind w:left="566" w:hanging="283"/>
        <w:jc w:val="both"/>
        <w:rPr/>
      </w:pPr>
      <w:r w:rsidDel="00000000" w:rsidR="00000000" w:rsidRPr="00000000">
        <w:rPr>
          <w:rtl w:val="0"/>
        </w:rPr>
        <w:t xml:space="preserve">( ) A atribuição </w:t>
      </w:r>
      <w:r w:rsidDel="00000000" w:rsidR="00000000" w:rsidRPr="00000000">
        <w:rPr>
          <w:rFonts w:ascii="Courier New" w:cs="Courier New" w:eastAsia="Courier New" w:hAnsi="Courier New"/>
          <w:rtl w:val="0"/>
        </w:rPr>
        <w:t xml:space="preserve">pa = &amp;a[0];</w:t>
      </w:r>
      <w:r w:rsidDel="00000000" w:rsidR="00000000" w:rsidRPr="00000000">
        <w:rPr>
          <w:rtl w:val="0"/>
        </w:rPr>
        <w:t xml:space="preserve"> pode ser escrita como </w:t>
      </w:r>
      <w:r w:rsidDel="00000000" w:rsidR="00000000" w:rsidRPr="00000000">
        <w:rPr>
          <w:rFonts w:ascii="Courier New" w:cs="Courier New" w:eastAsia="Courier New" w:hAnsi="Courier New"/>
          <w:rtl w:val="0"/>
        </w:rPr>
        <w:t xml:space="preserve">pa = a;</w:t>
      </w:r>
      <w:r w:rsidDel="00000000" w:rsidR="00000000" w:rsidRPr="00000000">
        <w:rPr>
          <w:rtl w:val="0"/>
        </w:rPr>
        <w:t xml:space="preserve">.</w:t>
      </w:r>
    </w:p>
    <w:p w:rsidR="00000000" w:rsidDel="00000000" w:rsidP="00000000" w:rsidRDefault="00000000" w:rsidRPr="00000000" w14:paraId="000007AA">
      <w:pPr>
        <w:spacing w:after="200" w:lineRule="auto"/>
        <w:ind w:left="566" w:hanging="283"/>
        <w:jc w:val="both"/>
        <w:rPr/>
      </w:pPr>
      <w:r w:rsidDel="00000000" w:rsidR="00000000" w:rsidRPr="00000000">
        <w:rPr>
          <w:rtl w:val="0"/>
        </w:rPr>
        <w:t xml:space="preserve">( ) </w:t>
      </w:r>
      <w:r w:rsidDel="00000000" w:rsidR="00000000" w:rsidRPr="00000000">
        <w:rPr>
          <w:rFonts w:ascii="Courier New" w:cs="Courier New" w:eastAsia="Courier New" w:hAnsi="Courier New"/>
          <w:rtl w:val="0"/>
        </w:rPr>
        <w:t xml:space="preserve">a[i]</w:t>
      </w:r>
      <w:r w:rsidDel="00000000" w:rsidR="00000000" w:rsidRPr="00000000">
        <w:rPr>
          <w:rtl w:val="0"/>
        </w:rPr>
        <w:t xml:space="preserve"> pode ser escrito como </w:t>
      </w:r>
      <w:r w:rsidDel="00000000" w:rsidR="00000000" w:rsidRPr="00000000">
        <w:rPr>
          <w:rFonts w:ascii="Courier New" w:cs="Courier New" w:eastAsia="Courier New" w:hAnsi="Courier New"/>
          <w:rtl w:val="0"/>
        </w:rPr>
        <w:t xml:space="preserve">*(a+i)</w:t>
      </w:r>
      <w:r w:rsidDel="00000000" w:rsidR="00000000" w:rsidRPr="00000000">
        <w:rPr>
          <w:rtl w:val="0"/>
        </w:rPr>
        <w:t xml:space="preserve">.</w:t>
      </w:r>
    </w:p>
    <w:tbl>
      <w:tblPr>
        <w:tblStyle w:val="Table80"/>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7A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7A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7A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7A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7A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7B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7B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7B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7B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tc>
        <w:tc>
          <w:tcPr>
            <w:shd w:fill="f0f0f0" w:val="clear"/>
            <w:tcMar>
              <w:top w:w="0.0" w:type="dxa"/>
              <w:left w:w="0.0" w:type="dxa"/>
              <w:bottom w:w="0.0" w:type="dxa"/>
              <w:right w:w="0.0" w:type="dxa"/>
            </w:tcMar>
          </w:tcPr>
          <w:p w:rsidR="00000000" w:rsidDel="00000000" w:rsidP="00000000" w:rsidRDefault="00000000" w:rsidRPr="00000000" w14:paraId="000007B4">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main() { </w:t>
              <w:br w:type="textWrapping"/>
              <w:t xml:space="preserve">    int i, *pa; </w:t>
              <w:br w:type="textWrapping"/>
              <w:t xml:space="preserve">    int a[] = {</w:t>
            </w:r>
            <w:r w:rsidDel="00000000" w:rsidR="00000000" w:rsidRPr="00000000">
              <w:rPr>
                <w:rFonts w:ascii="Consolas" w:cs="Consolas" w:eastAsia="Consolas" w:hAnsi="Consolas"/>
                <w:b w:val="1"/>
                <w:color w:val="880000"/>
                <w:sz w:val="19"/>
                <w:szCs w:val="19"/>
                <w:shd w:fill="f0f0f0" w:val="clear"/>
                <w:rtl w:val="0"/>
              </w:rPr>
              <w:t xml:space="preserve">7</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9</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10</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15</w:t>
            </w:r>
            <w:r w:rsidDel="00000000" w:rsidR="00000000" w:rsidRPr="00000000">
              <w:rPr>
                <w:rFonts w:ascii="Consolas" w:cs="Consolas" w:eastAsia="Consolas" w:hAnsi="Consolas"/>
                <w:b w:val="1"/>
                <w:color w:val="444444"/>
                <w:sz w:val="19"/>
                <w:szCs w:val="19"/>
                <w:shd w:fill="f0f0f0" w:val="clear"/>
                <w:rtl w:val="0"/>
              </w:rPr>
              <w:t xml:space="preserve">}; </w:t>
              <w:br w:type="textWrapping"/>
              <w:t xml:space="preserve">    pa = a; </w:t>
              <w:br w:type="textWrapping"/>
              <w:t xml:space="preserve">    for (i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i &lt; </w:t>
            </w:r>
            <w:r w:rsidDel="00000000" w:rsidR="00000000" w:rsidRPr="00000000">
              <w:rPr>
                <w:rFonts w:ascii="Consolas" w:cs="Consolas" w:eastAsia="Consolas" w:hAnsi="Consolas"/>
                <w:b w:val="1"/>
                <w:color w:val="880000"/>
                <w:sz w:val="19"/>
                <w:szCs w:val="19"/>
                <w:shd w:fill="f0f0f0" w:val="clear"/>
                <w:rtl w:val="0"/>
              </w:rPr>
              <w:t xml:space="preserve">5</w:t>
            </w:r>
            <w:r w:rsidDel="00000000" w:rsidR="00000000" w:rsidRPr="00000000">
              <w:rPr>
                <w:rFonts w:ascii="Consolas" w:cs="Consolas" w:eastAsia="Consolas" w:hAnsi="Consolas"/>
                <w:b w:val="1"/>
                <w:color w:val="444444"/>
                <w:sz w:val="19"/>
                <w:szCs w:val="19"/>
                <w:shd w:fill="f0f0f0" w:val="clear"/>
                <w:rtl w:val="0"/>
              </w:rPr>
              <w:t xml:space="preserve">; i++) { </w:t>
              <w:br w:type="textWrapping"/>
              <w:t xml:space="preserve">        printf(</w:t>
            </w:r>
            <w:r w:rsidDel="00000000" w:rsidR="00000000" w:rsidRPr="00000000">
              <w:rPr>
                <w:rFonts w:ascii="Consolas" w:cs="Consolas" w:eastAsia="Consolas" w:hAnsi="Consolas"/>
                <w:b w:val="1"/>
                <w:color w:val="880000"/>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\n</w:t>
            </w:r>
            <w:r w:rsidDel="00000000" w:rsidR="00000000" w:rsidRPr="00000000">
              <w:rPr>
                <w:rFonts w:ascii="Consolas" w:cs="Consolas" w:eastAsia="Consolas" w:hAnsi="Consolas"/>
                <w:b w:val="1"/>
                <w:color w:val="880000"/>
                <w:sz w:val="19"/>
                <w:szCs w:val="19"/>
                <w:shd w:fill="f0f0f0" w:val="clear"/>
                <w:rtl w:val="0"/>
              </w:rPr>
              <w:t xml:space="preserve">pa = %d"</w:t>
            </w:r>
            <w:r w:rsidDel="00000000" w:rsidR="00000000" w:rsidRPr="00000000">
              <w:rPr>
                <w:rFonts w:ascii="Consolas" w:cs="Consolas" w:eastAsia="Consolas" w:hAnsi="Consolas"/>
                <w:b w:val="1"/>
                <w:color w:val="444444"/>
                <w:sz w:val="19"/>
                <w:szCs w:val="19"/>
                <w:shd w:fill="f0f0f0" w:val="clear"/>
                <w:rtl w:val="0"/>
              </w:rPr>
              <w:t xml:space="preserve">, *(a+i)); </w:t>
              <w:br w:type="textWrapping"/>
              <w:t xml:space="preserve">    } </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w:t>
              <w:br w:type="textWrapping"/>
              <w:t xml:space="preserve">} </w:t>
            </w:r>
          </w:p>
        </w:tc>
      </w:tr>
    </w:tbl>
    <w:p w:rsidR="00000000" w:rsidDel="00000000" w:rsidP="00000000" w:rsidRDefault="00000000" w:rsidRPr="00000000" w14:paraId="000007B5">
      <w:pPr>
        <w:spacing w:after="200" w:lineRule="auto"/>
        <w:jc w:val="both"/>
        <w:rPr/>
      </w:pPr>
      <w:r w:rsidDel="00000000" w:rsidR="00000000" w:rsidRPr="00000000">
        <w:rPr>
          <w:rtl w:val="0"/>
        </w:rPr>
      </w:r>
    </w:p>
    <w:p w:rsidR="00000000" w:rsidDel="00000000" w:rsidP="00000000" w:rsidRDefault="00000000" w:rsidRPr="00000000" w14:paraId="000007B6">
      <w:pPr>
        <w:spacing w:after="200" w:lineRule="auto"/>
        <w:ind w:left="283" w:firstLine="0"/>
        <w:jc w:val="both"/>
        <w:rPr/>
      </w:pPr>
      <w:r w:rsidDel="00000000" w:rsidR="00000000" w:rsidRPr="00000000">
        <w:rPr>
          <w:rtl w:val="0"/>
        </w:rPr>
        <w:t xml:space="preserve">D.</w:t>
        <w:tab/>
        <w:t xml:space="preserve">O que está errado no código abaixo?</w:t>
      </w:r>
    </w:p>
    <w:tbl>
      <w:tblPr>
        <w:tblStyle w:val="Table81"/>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7B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7B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7B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7B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7B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7B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tc>
        <w:tc>
          <w:tcPr>
            <w:shd w:fill="f0f0f0" w:val="clear"/>
            <w:tcMar>
              <w:top w:w="0.0" w:type="dxa"/>
              <w:left w:w="0.0" w:type="dxa"/>
              <w:bottom w:w="0.0" w:type="dxa"/>
              <w:right w:w="0.0" w:type="dxa"/>
            </w:tcMar>
          </w:tcPr>
          <w:p w:rsidR="00000000" w:rsidDel="00000000" w:rsidP="00000000" w:rsidRDefault="00000000" w:rsidRPr="00000000" w14:paraId="000007BD">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 {     </w:t>
              <w:br w:type="textWrapping"/>
              <w:t xml:space="preserve">    int x, *p; </w:t>
              <w:br w:type="textWrapping"/>
              <w:t xml:space="preserve">    x = </w:t>
            </w:r>
            <w:r w:rsidDel="00000000" w:rsidR="00000000" w:rsidRPr="00000000">
              <w:rPr>
                <w:rFonts w:ascii="Consolas" w:cs="Consolas" w:eastAsia="Consolas" w:hAnsi="Consolas"/>
                <w:b w:val="1"/>
                <w:color w:val="880000"/>
                <w:sz w:val="19"/>
                <w:szCs w:val="19"/>
                <w:shd w:fill="f0f0f0" w:val="clear"/>
                <w:rtl w:val="0"/>
              </w:rPr>
              <w:t xml:space="preserve">10</w:t>
            </w:r>
            <w:r w:rsidDel="00000000" w:rsidR="00000000" w:rsidRPr="00000000">
              <w:rPr>
                <w:rFonts w:ascii="Consolas" w:cs="Consolas" w:eastAsia="Consolas" w:hAnsi="Consolas"/>
                <w:b w:val="1"/>
                <w:color w:val="444444"/>
                <w:sz w:val="19"/>
                <w:szCs w:val="19"/>
                <w:shd w:fill="f0f0f0" w:val="clear"/>
                <w:rtl w:val="0"/>
              </w:rPr>
              <w:t xml:space="preserve">; </w:t>
              <w:br w:type="textWrapping"/>
              <w:t xml:space="preserve">    *p = x; </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w:t>
              <w:br w:type="textWrapping"/>
              <w:t xml:space="preserve">} </w:t>
            </w:r>
          </w:p>
        </w:tc>
      </w:tr>
    </w:tbl>
    <w:p w:rsidR="00000000" w:rsidDel="00000000" w:rsidP="00000000" w:rsidRDefault="00000000" w:rsidRPr="00000000" w14:paraId="000007BE">
      <w:pPr>
        <w:spacing w:after="200" w:lineRule="auto"/>
        <w:jc w:val="both"/>
        <w:rPr/>
      </w:pPr>
      <w:r w:rsidDel="00000000" w:rsidR="00000000" w:rsidRPr="00000000">
        <w:rPr>
          <w:rtl w:val="0"/>
        </w:rPr>
      </w:r>
    </w:p>
    <w:p w:rsidR="00000000" w:rsidDel="00000000" w:rsidP="00000000" w:rsidRDefault="00000000" w:rsidRPr="00000000" w14:paraId="000007BF">
      <w:pPr>
        <w:spacing w:after="200" w:lineRule="auto"/>
        <w:ind w:left="283" w:firstLine="0"/>
        <w:jc w:val="both"/>
        <w:rPr/>
      </w:pPr>
      <w:r w:rsidDel="00000000" w:rsidR="00000000" w:rsidRPr="00000000">
        <w:rPr>
          <w:rtl w:val="0"/>
        </w:rPr>
        <w:t xml:space="preserve">E.</w:t>
        <w:tab/>
        <w:t xml:space="preserve">Considerando o código abaixo, qual o valor apresentado na linha 7 (</w:t>
      </w:r>
      <w:r w:rsidDel="00000000" w:rsidR="00000000" w:rsidRPr="00000000">
        <w:rPr>
          <w:rFonts w:ascii="Courier New" w:cs="Courier New" w:eastAsia="Courier New" w:hAnsi="Courier New"/>
          <w:rtl w:val="0"/>
        </w:rPr>
        <w:t xml:space="preserve">pb - pa</w:t>
      </w:r>
      <w:r w:rsidDel="00000000" w:rsidR="00000000" w:rsidRPr="00000000">
        <w:rPr>
          <w:rtl w:val="0"/>
        </w:rPr>
        <w:t xml:space="preserve">)? Explique o resultado apresentado.</w:t>
      </w:r>
    </w:p>
    <w:tbl>
      <w:tblPr>
        <w:tblStyle w:val="Table82"/>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7C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7C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7C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7C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7C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7C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7C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7C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7C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tc>
        <w:tc>
          <w:tcPr>
            <w:shd w:fill="f0f0f0" w:val="clear"/>
            <w:tcMar>
              <w:top w:w="0.0" w:type="dxa"/>
              <w:left w:w="0.0" w:type="dxa"/>
              <w:bottom w:w="0.0" w:type="dxa"/>
              <w:right w:w="0.0" w:type="dxa"/>
            </w:tcMar>
          </w:tcPr>
          <w:p w:rsidR="00000000" w:rsidDel="00000000" w:rsidP="00000000" w:rsidRDefault="00000000" w:rsidRPr="00000000" w14:paraId="000007C9">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main() {     </w:t>
              <w:br w:type="textWrapping"/>
              <w:t xml:space="preserve">    </w:t>
            </w:r>
            <w:r w:rsidDel="00000000" w:rsidR="00000000" w:rsidRPr="00000000">
              <w:rPr>
                <w:rFonts w:ascii="Consolas" w:cs="Consolas" w:eastAsia="Consolas" w:hAnsi="Consolas"/>
                <w:b w:val="1"/>
                <w:color w:val="880000"/>
                <w:sz w:val="19"/>
                <w:szCs w:val="19"/>
                <w:shd w:fill="f0f0f0" w:val="clear"/>
                <w:rtl w:val="0"/>
              </w:rPr>
              <w:t xml:space="preserve">float</w:t>
            </w:r>
            <w:r w:rsidDel="00000000" w:rsidR="00000000" w:rsidRPr="00000000">
              <w:rPr>
                <w:rFonts w:ascii="Consolas" w:cs="Consolas" w:eastAsia="Consolas" w:hAnsi="Consolas"/>
                <w:b w:val="1"/>
                <w:color w:val="444444"/>
                <w:sz w:val="19"/>
                <w:szCs w:val="19"/>
                <w:shd w:fill="f0f0f0" w:val="clear"/>
                <w:rtl w:val="0"/>
              </w:rPr>
              <w:t xml:space="preserve"> *pa, *pb; </w:t>
              <w:br w:type="textWrapping"/>
              <w:t xml:space="preserve">    </w:t>
            </w:r>
            <w:r w:rsidDel="00000000" w:rsidR="00000000" w:rsidRPr="00000000">
              <w:rPr>
                <w:rFonts w:ascii="Consolas" w:cs="Consolas" w:eastAsia="Consolas" w:hAnsi="Consolas"/>
                <w:b w:val="1"/>
                <w:color w:val="880000"/>
                <w:sz w:val="19"/>
                <w:szCs w:val="19"/>
                <w:shd w:fill="f0f0f0" w:val="clear"/>
                <w:rtl w:val="0"/>
              </w:rPr>
              <w:t xml:space="preserve">float</w:t>
            </w:r>
            <w:r w:rsidDel="00000000" w:rsidR="00000000" w:rsidRPr="00000000">
              <w:rPr>
                <w:rFonts w:ascii="Consolas" w:cs="Consolas" w:eastAsia="Consolas" w:hAnsi="Consolas"/>
                <w:b w:val="1"/>
                <w:color w:val="444444"/>
                <w:sz w:val="19"/>
                <w:szCs w:val="19"/>
                <w:shd w:fill="f0f0f0" w:val="clear"/>
                <w:rtl w:val="0"/>
              </w:rPr>
              <w:t xml:space="preserve"> vet[</w:t>
            </w:r>
            <w:r w:rsidDel="00000000" w:rsidR="00000000" w:rsidRPr="00000000">
              <w:rPr>
                <w:rFonts w:ascii="Consolas" w:cs="Consolas" w:eastAsia="Consolas" w:hAnsi="Consolas"/>
                <w:b w:val="1"/>
                <w:color w:val="880000"/>
                <w:sz w:val="19"/>
                <w:szCs w:val="19"/>
                <w:shd w:fill="f0f0f0" w:val="clear"/>
                <w:rtl w:val="0"/>
              </w:rPr>
              <w:t xml:space="preserve">10</w:t>
            </w:r>
            <w:r w:rsidDel="00000000" w:rsidR="00000000" w:rsidRPr="00000000">
              <w:rPr>
                <w:rFonts w:ascii="Consolas" w:cs="Consolas" w:eastAsia="Consolas" w:hAnsi="Consolas"/>
                <w:b w:val="1"/>
                <w:color w:val="444444"/>
                <w:sz w:val="19"/>
                <w:szCs w:val="19"/>
                <w:shd w:fill="f0f0f0" w:val="clear"/>
                <w:rtl w:val="0"/>
              </w:rPr>
              <w:t xml:space="preserve">] =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3</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4</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5</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6</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7</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8</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9</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10</w:t>
            </w:r>
            <w:r w:rsidDel="00000000" w:rsidR="00000000" w:rsidRPr="00000000">
              <w:rPr>
                <w:rFonts w:ascii="Consolas" w:cs="Consolas" w:eastAsia="Consolas" w:hAnsi="Consolas"/>
                <w:b w:val="1"/>
                <w:color w:val="444444"/>
                <w:sz w:val="19"/>
                <w:szCs w:val="19"/>
                <w:shd w:fill="f0f0f0" w:val="clear"/>
                <w:rtl w:val="0"/>
              </w:rPr>
              <w:t xml:space="preserve">}; </w:t>
              <w:br w:type="textWrapping"/>
              <w:t xml:space="preserve">    pa = &amp;vet[</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w:t>
              <w:br w:type="textWrapping"/>
              <w:t xml:space="preserve">    pb = &amp;vet[</w:t>
            </w:r>
            <w:r w:rsidDel="00000000" w:rsidR="00000000" w:rsidRPr="00000000">
              <w:rPr>
                <w:rFonts w:ascii="Consolas" w:cs="Consolas" w:eastAsia="Consolas" w:hAnsi="Consolas"/>
                <w:b w:val="1"/>
                <w:color w:val="880000"/>
                <w:sz w:val="19"/>
                <w:szCs w:val="19"/>
                <w:shd w:fill="f0f0f0" w:val="clear"/>
                <w:rtl w:val="0"/>
              </w:rPr>
              <w:t xml:space="preserve">9</w:t>
            </w:r>
            <w:r w:rsidDel="00000000" w:rsidR="00000000" w:rsidRPr="00000000">
              <w:rPr>
                <w:rFonts w:ascii="Consolas" w:cs="Consolas" w:eastAsia="Consolas" w:hAnsi="Consolas"/>
                <w:b w:val="1"/>
                <w:color w:val="444444"/>
                <w:sz w:val="19"/>
                <w:szCs w:val="19"/>
                <w:shd w:fill="f0f0f0" w:val="clear"/>
                <w:rtl w:val="0"/>
              </w:rPr>
              <w:t xml:space="preserve">]; </w:t>
              <w:br w:type="textWrapping"/>
              <w:t xml:space="preserve">    printf(</w:t>
            </w:r>
            <w:r w:rsidDel="00000000" w:rsidR="00000000" w:rsidRPr="00000000">
              <w:rPr>
                <w:rFonts w:ascii="Consolas" w:cs="Consolas" w:eastAsia="Consolas" w:hAnsi="Consolas"/>
                <w:b w:val="1"/>
                <w:color w:val="880000"/>
                <w:sz w:val="19"/>
                <w:szCs w:val="19"/>
                <w:shd w:fill="f0f0f0" w:val="clear"/>
                <w:rtl w:val="0"/>
              </w:rPr>
              <w:t xml:space="preserve">"pa = %d pb = %d"</w:t>
            </w:r>
            <w:r w:rsidDel="00000000" w:rsidR="00000000" w:rsidRPr="00000000">
              <w:rPr>
                <w:rFonts w:ascii="Consolas" w:cs="Consolas" w:eastAsia="Consolas" w:hAnsi="Consolas"/>
                <w:b w:val="1"/>
                <w:color w:val="444444"/>
                <w:sz w:val="19"/>
                <w:szCs w:val="19"/>
                <w:shd w:fill="f0f0f0" w:val="clear"/>
                <w:rtl w:val="0"/>
              </w:rPr>
              <w:t xml:space="preserve">, pa, pb); </w:t>
              <w:br w:type="textWrapping"/>
              <w:t xml:space="preserve">    printf(</w:t>
            </w:r>
            <w:r w:rsidDel="00000000" w:rsidR="00000000" w:rsidRPr="00000000">
              <w:rPr>
                <w:rFonts w:ascii="Consolas" w:cs="Consolas" w:eastAsia="Consolas" w:hAnsi="Consolas"/>
                <w:b w:val="1"/>
                <w:color w:val="880000"/>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\n</w:t>
            </w:r>
            <w:r w:rsidDel="00000000" w:rsidR="00000000" w:rsidRPr="00000000">
              <w:rPr>
                <w:rFonts w:ascii="Consolas" w:cs="Consolas" w:eastAsia="Consolas" w:hAnsi="Consolas"/>
                <w:b w:val="1"/>
                <w:color w:val="880000"/>
                <w:sz w:val="19"/>
                <w:szCs w:val="19"/>
                <w:shd w:fill="f0f0f0" w:val="clear"/>
                <w:rtl w:val="0"/>
              </w:rPr>
              <w:t xml:space="preserve">pb - pa = %d"</w:t>
            </w:r>
            <w:r w:rsidDel="00000000" w:rsidR="00000000" w:rsidRPr="00000000">
              <w:rPr>
                <w:rFonts w:ascii="Consolas" w:cs="Consolas" w:eastAsia="Consolas" w:hAnsi="Consolas"/>
                <w:b w:val="1"/>
                <w:color w:val="444444"/>
                <w:sz w:val="19"/>
                <w:szCs w:val="19"/>
                <w:shd w:fill="f0f0f0" w:val="clear"/>
                <w:rtl w:val="0"/>
              </w:rPr>
              <w:t xml:space="preserve">, pb - pa);</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w:t>
              <w:br w:type="textWrapping"/>
              <w:t xml:space="preserve">} </w:t>
            </w:r>
          </w:p>
        </w:tc>
      </w:tr>
    </w:tbl>
    <w:p w:rsidR="00000000" w:rsidDel="00000000" w:rsidP="00000000" w:rsidRDefault="00000000" w:rsidRPr="00000000" w14:paraId="000007CA">
      <w:pPr>
        <w:spacing w:after="200" w:lineRule="auto"/>
        <w:jc w:val="both"/>
        <w:rPr/>
      </w:pPr>
      <w:r w:rsidDel="00000000" w:rsidR="00000000" w:rsidRPr="00000000">
        <w:rPr>
          <w:rtl w:val="0"/>
        </w:rPr>
      </w:r>
    </w:p>
    <w:p w:rsidR="00000000" w:rsidDel="00000000" w:rsidP="00000000" w:rsidRDefault="00000000" w:rsidRPr="00000000" w14:paraId="000007CB">
      <w:pPr>
        <w:spacing w:after="200" w:lineRule="auto"/>
        <w:ind w:left="283" w:firstLine="0"/>
        <w:jc w:val="both"/>
        <w:rPr/>
      </w:pPr>
      <w:r w:rsidDel="00000000" w:rsidR="00000000" w:rsidRPr="00000000">
        <w:rPr>
          <w:rtl w:val="0"/>
        </w:rPr>
        <w:t xml:space="preserve">F.</w:t>
        <w:tab/>
        <w:t xml:space="preserve">Analise o fragmento de código e identifique os valores finais de </w:t>
      </w:r>
      <w:r w:rsidDel="00000000" w:rsidR="00000000" w:rsidRPr="00000000">
        <w:rPr>
          <w:rFonts w:ascii="Courier New" w:cs="Courier New" w:eastAsia="Courier New" w:hAnsi="Courier New"/>
          <w:rtl w:val="0"/>
        </w:rPr>
        <w:t xml:space="preserve">pc1</w:t>
      </w:r>
      <w:r w:rsidDel="00000000" w:rsidR="00000000" w:rsidRPr="00000000">
        <w:rPr>
          <w:rtl w:val="0"/>
        </w:rPr>
        <w:t xml:space="preserve">, </w:t>
      </w:r>
      <w:r w:rsidDel="00000000" w:rsidR="00000000" w:rsidRPr="00000000">
        <w:rPr>
          <w:rFonts w:ascii="Courier New" w:cs="Courier New" w:eastAsia="Courier New" w:hAnsi="Courier New"/>
          <w:rtl w:val="0"/>
        </w:rPr>
        <w:t xml:space="preserve">pc2</w:t>
      </w:r>
      <w:r w:rsidDel="00000000" w:rsidR="00000000" w:rsidRPr="00000000">
        <w:rPr>
          <w:rtl w:val="0"/>
        </w:rPr>
        <w:t xml:space="preserve">, </w:t>
      </w:r>
      <w:r w:rsidDel="00000000" w:rsidR="00000000" w:rsidRPr="00000000">
        <w:rPr>
          <w:rFonts w:ascii="Courier New" w:cs="Courier New" w:eastAsia="Courier New" w:hAnsi="Courier New"/>
          <w:rtl w:val="0"/>
        </w:rPr>
        <w:t xml:space="preserve">pc3</w:t>
      </w:r>
      <w:r w:rsidDel="00000000" w:rsidR="00000000" w:rsidRPr="00000000">
        <w:rPr>
          <w:rtl w:val="0"/>
        </w:rPr>
        <w:t xml:space="preserve"> e</w:t>
      </w:r>
      <w:r w:rsidDel="00000000" w:rsidR="00000000" w:rsidRPr="00000000">
        <w:rPr>
          <w:rFonts w:ascii="Courier New" w:cs="Courier New" w:eastAsia="Courier New" w:hAnsi="Courier New"/>
          <w:rtl w:val="0"/>
        </w:rPr>
        <w:t xml:space="preserve"> pc4</w:t>
      </w:r>
      <w:r w:rsidDel="00000000" w:rsidR="00000000" w:rsidRPr="00000000">
        <w:rPr>
          <w:rtl w:val="0"/>
        </w:rPr>
        <w:t xml:space="preserve">. Assuma que a variável </w:t>
      </w:r>
      <w:r w:rsidDel="00000000" w:rsidR="00000000" w:rsidRPr="00000000">
        <w:rPr>
          <w:rFonts w:ascii="Courier New" w:cs="Courier New" w:eastAsia="Courier New" w:hAnsi="Courier New"/>
          <w:rtl w:val="0"/>
        </w:rPr>
        <w:t xml:space="preserve">x</w:t>
      </w:r>
      <w:r w:rsidDel="00000000" w:rsidR="00000000" w:rsidRPr="00000000">
        <w:rPr>
          <w:rtl w:val="0"/>
        </w:rPr>
        <w:t xml:space="preserve"> está armazenada no endereço 1000 de memória e que uma variável do tipo caracter ocupa 1 byte.</w:t>
      </w:r>
    </w:p>
    <w:tbl>
      <w:tblPr>
        <w:tblStyle w:val="Table83"/>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7C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7C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7C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7C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7D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7D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7D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tc>
        <w:tc>
          <w:tcPr>
            <w:shd w:fill="f0f0f0" w:val="clear"/>
            <w:tcMar>
              <w:top w:w="0.0" w:type="dxa"/>
              <w:left w:w="0.0" w:type="dxa"/>
              <w:bottom w:w="0.0" w:type="dxa"/>
              <w:right w:w="0.0" w:type="dxa"/>
            </w:tcMar>
          </w:tcPr>
          <w:p w:rsidR="00000000" w:rsidDel="00000000" w:rsidP="00000000" w:rsidRDefault="00000000" w:rsidRPr="00000000" w14:paraId="000007D3">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char x = 0; </w:t>
              <w:br w:type="textWrapping"/>
              <w:t xml:space="preserve">char *pc1, *pc2, *pc3, *pc4; </w:t>
            </w:r>
          </w:p>
          <w:p w:rsidR="00000000" w:rsidDel="00000000" w:rsidP="00000000" w:rsidRDefault="00000000" w:rsidRPr="00000000" w14:paraId="000007D4">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br w:type="textWrapping"/>
              <w:t xml:space="preserve">pc1 = &amp;x; </w:t>
              <w:br w:type="textWrapping"/>
              <w:t xml:space="preserve">pc2 = pc1++; </w:t>
              <w:br w:type="textWrapping"/>
              <w:t xml:space="preserve">pc3 = pc2 + 4; </w:t>
              <w:br w:type="textWrapping"/>
              <w:t xml:space="preserve">pc4 = pc3 - 5;</w:t>
            </w:r>
          </w:p>
        </w:tc>
      </w:tr>
    </w:tbl>
    <w:p w:rsidR="00000000" w:rsidDel="00000000" w:rsidP="00000000" w:rsidRDefault="00000000" w:rsidRPr="00000000" w14:paraId="000007D5">
      <w:pPr>
        <w:spacing w:after="200" w:lineRule="auto"/>
        <w:jc w:val="both"/>
        <w:rPr/>
      </w:pPr>
      <w:r w:rsidDel="00000000" w:rsidR="00000000" w:rsidRPr="00000000">
        <w:rPr>
          <w:rtl w:val="0"/>
        </w:rPr>
      </w:r>
    </w:p>
    <w:p w:rsidR="00000000" w:rsidDel="00000000" w:rsidP="00000000" w:rsidRDefault="00000000" w:rsidRPr="00000000" w14:paraId="000007D6">
      <w:pPr>
        <w:spacing w:after="200" w:lineRule="auto"/>
        <w:ind w:left="283" w:firstLine="0"/>
        <w:jc w:val="both"/>
        <w:rPr/>
      </w:pPr>
      <w:r w:rsidDel="00000000" w:rsidR="00000000" w:rsidRPr="00000000">
        <w:rPr>
          <w:rtl w:val="0"/>
        </w:rPr>
        <w:t xml:space="preserve">G.</w:t>
        <w:tab/>
        <w:t xml:space="preserve">Usando aritmética de ponteiros, implemente:</w:t>
      </w:r>
    </w:p>
    <w:p w:rsidR="00000000" w:rsidDel="00000000" w:rsidP="00000000" w:rsidRDefault="00000000" w:rsidRPr="00000000" w14:paraId="000007D7">
      <w:pPr>
        <w:numPr>
          <w:ilvl w:val="0"/>
          <w:numId w:val="3"/>
        </w:numPr>
        <w:spacing w:before="240" w:lineRule="auto"/>
        <w:ind w:left="720" w:hanging="360"/>
        <w:jc w:val="both"/>
        <w:rPr/>
      </w:pPr>
      <w:r w:rsidDel="00000000" w:rsidR="00000000" w:rsidRPr="00000000">
        <w:rPr>
          <w:rtl w:val="0"/>
        </w:rPr>
        <w:t xml:space="preserve">Uma função que receba um vetor de inteiros e os endereços de duas variáveis inteiras, onde devem ser armazenados os elementos mínimo e máximo do vetor. </w:t>
      </w:r>
    </w:p>
    <w:p w:rsidR="00000000" w:rsidDel="00000000" w:rsidP="00000000" w:rsidRDefault="00000000" w:rsidRPr="00000000" w14:paraId="000007D8">
      <w:pPr>
        <w:numPr>
          <w:ilvl w:val="0"/>
          <w:numId w:val="3"/>
        </w:numPr>
        <w:spacing w:before="0" w:lineRule="auto"/>
        <w:ind w:left="720" w:hanging="360"/>
        <w:jc w:val="both"/>
        <w:rPr/>
      </w:pPr>
      <w:r w:rsidDel="00000000" w:rsidR="00000000" w:rsidRPr="00000000">
        <w:rPr>
          <w:rtl w:val="0"/>
        </w:rPr>
        <w:t xml:space="preserve">Uma função que, a partir de dois vetores de tamanhos distintos, retorne um único vetor resultante da junção dos dois vetores iniciais. </w:t>
      </w:r>
    </w:p>
    <w:p w:rsidR="00000000" w:rsidDel="00000000" w:rsidP="00000000" w:rsidRDefault="00000000" w:rsidRPr="00000000" w14:paraId="000007D9">
      <w:pPr>
        <w:numPr>
          <w:ilvl w:val="0"/>
          <w:numId w:val="3"/>
        </w:numPr>
        <w:spacing w:after="240" w:before="0" w:lineRule="auto"/>
        <w:ind w:left="720" w:hanging="360"/>
        <w:jc w:val="both"/>
        <w:rPr/>
      </w:pPr>
      <w:r w:rsidDel="00000000" w:rsidR="00000000" w:rsidRPr="00000000">
        <w:rPr>
          <w:rtl w:val="0"/>
        </w:rPr>
        <w:t xml:space="preserve">Uma função que separe um vetor em dois, sendo um com os elementos pares e outro com os ímpares.</w:t>
      </w:r>
    </w:p>
    <w:p w:rsidR="00000000" w:rsidDel="00000000" w:rsidP="00000000" w:rsidRDefault="00000000" w:rsidRPr="00000000" w14:paraId="000007DA">
      <w:pPr>
        <w:spacing w:after="200" w:lineRule="auto"/>
        <w:ind w:left="283" w:firstLine="0"/>
        <w:jc w:val="both"/>
        <w:rPr/>
      </w:pPr>
      <w:r w:rsidDel="00000000" w:rsidR="00000000" w:rsidRPr="00000000">
        <w:rPr>
          <w:rtl w:val="0"/>
        </w:rPr>
      </w:r>
    </w:p>
    <w:p w:rsidR="00000000" w:rsidDel="00000000" w:rsidP="00000000" w:rsidRDefault="00000000" w:rsidRPr="00000000" w14:paraId="000007DB">
      <w:pPr>
        <w:spacing w:after="200" w:lineRule="auto"/>
        <w:ind w:left="283" w:firstLine="0"/>
        <w:jc w:val="both"/>
        <w:rPr>
          <w:sz w:val="6"/>
          <w:szCs w:val="6"/>
        </w:rPr>
      </w:pPr>
      <w:r w:rsidDel="00000000" w:rsidR="00000000" w:rsidRPr="00000000">
        <w:rPr>
          <w:rtl w:val="0"/>
        </w:rPr>
      </w:r>
    </w:p>
    <w:p w:rsidR="00000000" w:rsidDel="00000000" w:rsidP="00000000" w:rsidRDefault="00000000" w:rsidRPr="00000000" w14:paraId="000007DC">
      <w:pPr>
        <w:jc w:val="center"/>
        <w:rPr>
          <w:color w:val="ff5722"/>
        </w:rPr>
        <w:sectPr>
          <w:type w:val="nextPage"/>
          <w:pgSz w:h="16838" w:w="11906" w:orient="portrait"/>
          <w:pgMar w:bottom="1077" w:top="1077" w:left="1133" w:right="1133" w:header="0" w:footer="720"/>
          <w:titlePg w:val="1"/>
        </w:sectPr>
      </w:pPr>
      <w:r w:rsidDel="00000000" w:rsidR="00000000" w:rsidRPr="00000000">
        <w:rPr/>
        <w:drawing>
          <wp:inline distB="114300" distT="114300" distL="114300" distR="114300">
            <wp:extent cx="2751336" cy="280988"/>
            <wp:effectExtent b="0" l="0" r="0" t="0"/>
            <wp:docPr descr="quebra de página" id="60"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7DD">
      <w:pPr>
        <w:ind w:hanging="15"/>
        <w:jc w:val="center"/>
        <w:rPr>
          <w:rFonts w:ascii="Roboto Slab" w:cs="Roboto Slab" w:eastAsia="Roboto Slab" w:hAnsi="Roboto Slab"/>
          <w:b w:val="1"/>
          <w:color w:val="1155cc"/>
          <w:sz w:val="72"/>
          <w:szCs w:val="72"/>
        </w:rPr>
      </w:pPr>
      <w:r w:rsidDel="00000000" w:rsidR="00000000" w:rsidRPr="00000000">
        <w:rPr>
          <w:rFonts w:ascii="Roboto Slab" w:cs="Roboto Slab" w:eastAsia="Roboto Slab" w:hAnsi="Roboto Slab"/>
          <w:b w:val="1"/>
          <w:color w:val="1155cc"/>
          <w:sz w:val="72"/>
          <w:szCs w:val="72"/>
        </w:rPr>
        <w:drawing>
          <wp:inline distB="114300" distT="114300" distL="114300" distR="114300">
            <wp:extent cx="4044788" cy="2539512"/>
            <wp:effectExtent b="0" l="0" r="0" t="0"/>
            <wp:docPr id="6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044788" cy="2539512"/>
                    </a:xfrm>
                    <a:prstGeom prst="rect"/>
                    <a:ln/>
                  </pic:spPr>
                </pic:pic>
              </a:graphicData>
            </a:graphic>
          </wp:inline>
        </w:drawing>
      </w:r>
      <w:r w:rsidDel="00000000" w:rsidR="00000000" w:rsidRPr="00000000">
        <w:rPr>
          <w:rtl w:val="0"/>
        </w:rPr>
      </w:r>
    </w:p>
    <w:p w:rsidR="00000000" w:rsidDel="00000000" w:rsidP="00000000" w:rsidRDefault="00000000" w:rsidRPr="00000000" w14:paraId="000007DE">
      <w:pPr>
        <w:pStyle w:val="Title"/>
        <w:spacing w:before="0" w:line="276" w:lineRule="auto"/>
        <w:ind w:hanging="15"/>
        <w:rPr>
          <w:color w:val="1155cc"/>
        </w:rPr>
      </w:pPr>
      <w:bookmarkStart w:colFirst="0" w:colLast="0" w:name="_heading=h.1mrcu09" w:id="49"/>
      <w:bookmarkEnd w:id="49"/>
      <w:r w:rsidDel="00000000" w:rsidR="00000000" w:rsidRPr="00000000">
        <w:rPr>
          <w:color w:val="1155cc"/>
          <w:rtl w:val="0"/>
        </w:rPr>
        <w:t xml:space="preserve">Classes de armazenamento</w:t>
      </w:r>
    </w:p>
    <w:p w:rsidR="00000000" w:rsidDel="00000000" w:rsidP="00000000" w:rsidRDefault="00000000" w:rsidRPr="00000000" w14:paraId="000007DF">
      <w:pPr>
        <w:pStyle w:val="Heading2"/>
        <w:rPr/>
      </w:pPr>
      <w:bookmarkStart w:colFirst="0" w:colLast="0" w:name="_heading=h.46r0co2" w:id="50"/>
      <w:bookmarkEnd w:id="50"/>
      <w:r w:rsidDel="00000000" w:rsidR="00000000" w:rsidRPr="00000000">
        <w:rPr>
          <w:rtl w:val="0"/>
        </w:rPr>
        <w:t xml:space="preserve">Layout de memória de programas C/C++</w:t>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spacing w:after="240" w:before="0" w:lineRule="auto"/>
        <w:jc w:val="both"/>
        <w:rPr/>
      </w:pPr>
      <w:r w:rsidDel="00000000" w:rsidR="00000000" w:rsidRPr="00000000">
        <w:rPr>
          <w:rtl w:val="0"/>
        </w:rPr>
        <w:t xml:space="preserve">Para um programa em linguagem C/C++, o bloco de memória disponível é organizado em segmentos (Thakur 2019), tal como ilustrado abaixo.</w:t>
      </w:r>
    </w:p>
    <w:p w:rsidR="00000000" w:rsidDel="00000000" w:rsidP="00000000" w:rsidRDefault="00000000" w:rsidRPr="00000000" w14:paraId="000007E2">
      <w:pPr>
        <w:spacing w:after="240" w:before="0" w:lineRule="auto"/>
        <w:jc w:val="center"/>
        <w:rPr/>
      </w:pPr>
      <w:r w:rsidDel="00000000" w:rsidR="00000000" w:rsidRPr="00000000">
        <w:rPr/>
        <w:drawing>
          <wp:inline distB="114300" distT="114300" distL="114300" distR="114300">
            <wp:extent cx="2568413" cy="3502381"/>
            <wp:effectExtent b="0" l="0" r="0" t="0"/>
            <wp:docPr id="6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568413" cy="3502381"/>
                    </a:xfrm>
                    <a:prstGeom prst="rect"/>
                    <a:ln/>
                  </pic:spPr>
                </pic:pic>
              </a:graphicData>
            </a:graphic>
          </wp:inline>
        </w:drawing>
      </w:r>
      <w:r w:rsidDel="00000000" w:rsidR="00000000" w:rsidRPr="00000000">
        <w:rPr>
          <w:rtl w:val="0"/>
        </w:rPr>
      </w:r>
    </w:p>
    <w:p w:rsidR="00000000" w:rsidDel="00000000" w:rsidP="00000000" w:rsidRDefault="00000000" w:rsidRPr="00000000" w14:paraId="000007E3">
      <w:pPr>
        <w:spacing w:after="240" w:before="0" w:lineRule="auto"/>
        <w:jc w:val="both"/>
        <w:rPr/>
      </w:pPr>
      <w:r w:rsidDel="00000000" w:rsidR="00000000" w:rsidRPr="00000000">
        <w:rPr>
          <w:rtl w:val="0"/>
        </w:rPr>
        <w:tab/>
        <w:t xml:space="preserve">Cada segmento tem funções distintas, a saber (Thakur 2019) (Kangralkar 2021):</w:t>
      </w:r>
    </w:p>
    <w:p w:rsidR="00000000" w:rsidDel="00000000" w:rsidP="00000000" w:rsidRDefault="00000000" w:rsidRPr="00000000" w14:paraId="000007E4">
      <w:pPr>
        <w:numPr>
          <w:ilvl w:val="0"/>
          <w:numId w:val="16"/>
        </w:numPr>
        <w:spacing w:before="240" w:lineRule="auto"/>
        <w:ind w:left="720" w:hanging="360"/>
        <w:jc w:val="both"/>
        <w:rPr/>
      </w:pPr>
      <w:r w:rsidDel="00000000" w:rsidR="00000000" w:rsidRPr="00000000">
        <w:rPr>
          <w:b w:val="1"/>
          <w:i w:val="1"/>
          <w:rtl w:val="0"/>
        </w:rPr>
        <w:t xml:space="preserve">Stack</w:t>
      </w:r>
      <w:r w:rsidDel="00000000" w:rsidR="00000000" w:rsidRPr="00000000">
        <w:rPr>
          <w:rtl w:val="0"/>
        </w:rPr>
        <w:t xml:space="preserve">: contém os dados temporários, tais como os parâmetros das funções, os endereços de retorno (endereço para onde o controle de execução deve retornar quando completar a execução de uma função) e as variáveis locais. O tamanho desse segmento é variável, avançando de um endereço mais alto para um endereço menor;</w:t>
      </w:r>
    </w:p>
    <w:p w:rsidR="00000000" w:rsidDel="00000000" w:rsidP="00000000" w:rsidRDefault="00000000" w:rsidRPr="00000000" w14:paraId="000007E5">
      <w:pPr>
        <w:numPr>
          <w:ilvl w:val="0"/>
          <w:numId w:val="16"/>
        </w:numPr>
        <w:spacing w:before="0" w:lineRule="auto"/>
        <w:ind w:left="720" w:hanging="360"/>
        <w:jc w:val="both"/>
        <w:rPr/>
      </w:pPr>
      <w:r w:rsidDel="00000000" w:rsidR="00000000" w:rsidRPr="00000000">
        <w:rPr>
          <w:b w:val="1"/>
          <w:i w:val="1"/>
          <w:rtl w:val="0"/>
        </w:rPr>
        <w:t xml:space="preserve">Heap</w:t>
      </w:r>
      <w:r w:rsidDel="00000000" w:rsidR="00000000" w:rsidRPr="00000000">
        <w:rPr>
          <w:rtl w:val="0"/>
        </w:rPr>
        <w:t xml:space="preserve">: é o segmento de memória que é alocada dinamicamente para um processo durante sua execução. A Heap é a memória de armazenamento dinâmico, onde são endereçadas as variáveis alocadas pelas pelas funções</w:t>
      </w:r>
      <w:r w:rsidDel="00000000" w:rsidR="00000000" w:rsidRPr="00000000">
        <w:rPr>
          <w:rFonts w:ascii="Courier New" w:cs="Courier New" w:eastAsia="Courier New" w:hAnsi="Courier New"/>
          <w:rtl w:val="0"/>
        </w:rPr>
        <w:t xml:space="preserve"> new() </w:t>
      </w:r>
      <w:r w:rsidDel="00000000" w:rsidR="00000000" w:rsidRPr="00000000">
        <w:rPr>
          <w:rtl w:val="0"/>
        </w:rPr>
        <w:t xml:space="preserve">e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Esse segmento também tem tamanho variável, e os endereços avançam de um mais baixo para um endereço mais alto;</w:t>
      </w:r>
    </w:p>
    <w:p w:rsidR="00000000" w:rsidDel="00000000" w:rsidP="00000000" w:rsidRDefault="00000000" w:rsidRPr="00000000" w14:paraId="000007E6">
      <w:pPr>
        <w:numPr>
          <w:ilvl w:val="0"/>
          <w:numId w:val="16"/>
        </w:numPr>
        <w:spacing w:before="0" w:lineRule="auto"/>
        <w:ind w:left="720" w:hanging="360"/>
        <w:jc w:val="both"/>
        <w:rPr/>
      </w:pPr>
      <w:r w:rsidDel="00000000" w:rsidR="00000000" w:rsidRPr="00000000">
        <w:rPr>
          <w:b w:val="1"/>
          <w:i w:val="1"/>
          <w:rtl w:val="0"/>
        </w:rPr>
        <w:t xml:space="preserve">Text</w:t>
      </w:r>
      <w:r w:rsidDel="00000000" w:rsidR="00000000" w:rsidRPr="00000000">
        <w:rPr>
          <w:rtl w:val="0"/>
        </w:rPr>
        <w:t xml:space="preserve">: inclui a atividade corrente, representada pelo valor do contador de programa (</w:t>
      </w:r>
      <w:r w:rsidDel="00000000" w:rsidR="00000000" w:rsidRPr="00000000">
        <w:rPr>
          <w:i w:val="1"/>
          <w:rtl w:val="0"/>
        </w:rPr>
        <w:t xml:space="preserve">Program Counter</w:t>
      </w:r>
      <w:r w:rsidDel="00000000" w:rsidR="00000000" w:rsidRPr="00000000">
        <w:rPr>
          <w:rtl w:val="0"/>
        </w:rPr>
        <w:t xml:space="preserve">) e os conteúdos dos registradores do processo. Trata-se da área de memória onde estão as instruções de código (executável). É uma área de tamanho fixo;</w:t>
      </w:r>
    </w:p>
    <w:p w:rsidR="00000000" w:rsidDel="00000000" w:rsidP="00000000" w:rsidRDefault="00000000" w:rsidRPr="00000000" w14:paraId="000007E7">
      <w:pPr>
        <w:numPr>
          <w:ilvl w:val="0"/>
          <w:numId w:val="16"/>
        </w:numPr>
        <w:spacing w:after="240" w:before="0" w:lineRule="auto"/>
        <w:ind w:left="720" w:hanging="360"/>
        <w:jc w:val="both"/>
        <w:rPr/>
      </w:pPr>
      <w:r w:rsidDel="00000000" w:rsidR="00000000" w:rsidRPr="00000000">
        <w:rPr>
          <w:b w:val="1"/>
          <w:i w:val="1"/>
          <w:rtl w:val="0"/>
        </w:rPr>
        <w:t xml:space="preserve">Data</w:t>
      </w:r>
      <w:r w:rsidDel="00000000" w:rsidR="00000000" w:rsidRPr="00000000">
        <w:rPr>
          <w:rtl w:val="0"/>
        </w:rPr>
        <w:t xml:space="preserve">: esse segmento contém as variáveis globais e estáticas. Contém duas seções: </w:t>
      </w:r>
      <w:r w:rsidDel="00000000" w:rsidR="00000000" w:rsidRPr="00000000">
        <w:rPr>
          <w:b w:val="1"/>
          <w:rtl w:val="0"/>
        </w:rPr>
        <w:t xml:space="preserve">data </w:t>
      </w:r>
      <w:r w:rsidDel="00000000" w:rsidR="00000000" w:rsidRPr="00000000">
        <w:rPr>
          <w:rtl w:val="0"/>
        </w:rPr>
        <w:t xml:space="preserve">e </w:t>
      </w:r>
      <w:r w:rsidDel="00000000" w:rsidR="00000000" w:rsidRPr="00000000">
        <w:rPr>
          <w:b w:val="1"/>
          <w:rtl w:val="0"/>
        </w:rPr>
        <w:t xml:space="preserve">bss</w:t>
      </w:r>
      <w:r w:rsidDel="00000000" w:rsidR="00000000" w:rsidRPr="00000000">
        <w:rPr>
          <w:rtl w:val="0"/>
        </w:rPr>
        <w:t xml:space="preserve">. A seção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(também chamada </w:t>
      </w:r>
      <w:r w:rsidDel="00000000" w:rsidR="00000000" w:rsidRPr="00000000">
        <w:rPr>
          <w:i w:val="1"/>
          <w:rtl w:val="0"/>
        </w:rPr>
        <w:t xml:space="preserve">Initialized Data Segment</w:t>
      </w:r>
      <w:r w:rsidDel="00000000" w:rsidR="00000000" w:rsidRPr="00000000">
        <w:rPr>
          <w:rtl w:val="0"/>
        </w:rPr>
        <w:t xml:space="preserve">), usada no armazenamento das variáveis, tem tamanho fixo. A seção </w:t>
      </w:r>
      <w:r w:rsidDel="00000000" w:rsidR="00000000" w:rsidRPr="00000000">
        <w:rPr>
          <w:rFonts w:ascii="Courier New" w:cs="Courier New" w:eastAsia="Courier New" w:hAnsi="Courier New"/>
          <w:rtl w:val="0"/>
        </w:rPr>
        <w:t xml:space="preserve">.bss </w:t>
      </w:r>
      <w:r w:rsidDel="00000000" w:rsidR="00000000" w:rsidRPr="00000000">
        <w:rPr>
          <w:rtl w:val="0"/>
        </w:rPr>
        <w:t xml:space="preserve">(“</w:t>
      </w:r>
      <w:r w:rsidDel="00000000" w:rsidR="00000000" w:rsidRPr="00000000">
        <w:rPr>
          <w:i w:val="1"/>
          <w:rtl w:val="0"/>
        </w:rPr>
        <w:t xml:space="preserve">block started by symbol</w:t>
      </w:r>
      <w:r w:rsidDel="00000000" w:rsidR="00000000" w:rsidRPr="00000000">
        <w:rPr>
          <w:rtl w:val="0"/>
        </w:rPr>
        <w:t xml:space="preserve">”) (também chamada </w:t>
      </w:r>
      <w:r w:rsidDel="00000000" w:rsidR="00000000" w:rsidRPr="00000000">
        <w:rPr>
          <w:i w:val="1"/>
          <w:rtl w:val="0"/>
        </w:rPr>
        <w:t xml:space="preserve">Uninitialized Data Segment</w:t>
      </w:r>
      <w:r w:rsidDel="00000000" w:rsidR="00000000" w:rsidRPr="00000000">
        <w:rPr>
          <w:rtl w:val="0"/>
        </w:rPr>
        <w:t xml:space="preserve">), que também é estática, mas contém um buffer para os armazenamentos que são declarados tardiamente no programa. Variáveis globais não inicializadas no programa também são alocadas nessa seção. As variáveis alocadas nesse segmento são inicializadas em zero (por padrão).</w:t>
      </w:r>
    </w:p>
    <w:p w:rsidR="00000000" w:rsidDel="00000000" w:rsidP="00000000" w:rsidRDefault="00000000" w:rsidRPr="00000000" w14:paraId="000007E8">
      <w:pPr>
        <w:spacing w:after="240" w:before="0" w:lineRule="auto"/>
        <w:ind w:firstLine="720"/>
        <w:jc w:val="both"/>
        <w:rPr/>
      </w:pPr>
      <w:r w:rsidDel="00000000" w:rsidR="00000000" w:rsidRPr="00000000">
        <w:rPr>
          <w:rtl w:val="0"/>
        </w:rPr>
        <w:t xml:space="preserve">Um programa em C suporta três tipos de alocação de memória (“Alocação de memória”, n.d.):</w:t>
      </w:r>
    </w:p>
    <w:p w:rsidR="00000000" w:rsidDel="00000000" w:rsidP="00000000" w:rsidRDefault="00000000" w:rsidRPr="00000000" w14:paraId="000007E9">
      <w:pPr>
        <w:numPr>
          <w:ilvl w:val="0"/>
          <w:numId w:val="5"/>
        </w:numPr>
        <w:spacing w:before="240" w:lineRule="auto"/>
        <w:ind w:left="720" w:hanging="360"/>
        <w:jc w:val="both"/>
        <w:rPr/>
      </w:pPr>
      <w:r w:rsidDel="00000000" w:rsidR="00000000" w:rsidRPr="00000000">
        <w:rPr>
          <w:b w:val="1"/>
          <w:rtl w:val="0"/>
        </w:rPr>
        <w:t xml:space="preserve">Estática</w:t>
      </w:r>
      <w:r w:rsidDel="00000000" w:rsidR="00000000" w:rsidRPr="00000000">
        <w:rPr>
          <w:rtl w:val="0"/>
        </w:rPr>
        <w:t xml:space="preserve">: variáveis globais ou estáticas, são geralmente alocadas em </w:t>
      </w:r>
      <w:r w:rsidDel="00000000" w:rsidR="00000000" w:rsidRPr="00000000">
        <w:rPr>
          <w:i w:val="1"/>
          <w:rtl w:val="0"/>
        </w:rPr>
        <w:t xml:space="preserve">Data</w:t>
      </w:r>
      <w:r w:rsidDel="00000000" w:rsidR="00000000" w:rsidRPr="00000000">
        <w:rPr>
          <w:rtl w:val="0"/>
        </w:rPr>
        <w:t xml:space="preserve">;</w:t>
      </w:r>
    </w:p>
    <w:p w:rsidR="00000000" w:rsidDel="00000000" w:rsidP="00000000" w:rsidRDefault="00000000" w:rsidRPr="00000000" w14:paraId="000007EA">
      <w:pPr>
        <w:numPr>
          <w:ilvl w:val="0"/>
          <w:numId w:val="5"/>
        </w:numPr>
        <w:spacing w:before="0" w:lineRule="auto"/>
        <w:ind w:left="720" w:hanging="360"/>
        <w:jc w:val="both"/>
        <w:rPr/>
      </w:pPr>
      <w:r w:rsidDel="00000000" w:rsidR="00000000" w:rsidRPr="00000000">
        <w:rPr>
          <w:b w:val="1"/>
          <w:rtl w:val="0"/>
        </w:rPr>
        <w:t xml:space="preserve">Automática</w:t>
      </w:r>
      <w:r w:rsidDel="00000000" w:rsidR="00000000" w:rsidRPr="00000000">
        <w:rPr>
          <w:rtl w:val="0"/>
        </w:rPr>
        <w:t xml:space="preserve">: variáveis locais e parâmetros de funções. O espaço para a alocação dessas variáveis é reservado quando a função é invocada, e liberado quando a função termina, são geralmente alocadas em </w:t>
      </w:r>
      <w:r w:rsidDel="00000000" w:rsidR="00000000" w:rsidRPr="00000000">
        <w:rPr>
          <w:i w:val="1"/>
          <w:rtl w:val="0"/>
        </w:rPr>
        <w:t xml:space="preserve">Stack</w:t>
      </w:r>
      <w:r w:rsidDel="00000000" w:rsidR="00000000" w:rsidRPr="00000000">
        <w:rPr>
          <w:rtl w:val="0"/>
        </w:rPr>
        <w:t xml:space="preserve">;</w:t>
      </w:r>
    </w:p>
    <w:p w:rsidR="00000000" w:rsidDel="00000000" w:rsidP="00000000" w:rsidRDefault="00000000" w:rsidRPr="00000000" w14:paraId="000007EB">
      <w:pPr>
        <w:numPr>
          <w:ilvl w:val="0"/>
          <w:numId w:val="5"/>
        </w:numPr>
        <w:spacing w:after="240" w:before="0" w:lineRule="auto"/>
        <w:ind w:left="720" w:hanging="360"/>
        <w:jc w:val="both"/>
        <w:rPr/>
      </w:pPr>
      <w:r w:rsidDel="00000000" w:rsidR="00000000" w:rsidRPr="00000000">
        <w:rPr>
          <w:b w:val="1"/>
          <w:rtl w:val="0"/>
        </w:rPr>
        <w:t xml:space="preserve">Dinâmica</w:t>
      </w:r>
      <w:r w:rsidDel="00000000" w:rsidR="00000000" w:rsidRPr="00000000">
        <w:rPr>
          <w:rtl w:val="0"/>
        </w:rPr>
        <w:t xml:space="preserve">: blocos de memória requeridos para armazenar dados (pelas funções </w:t>
      </w:r>
      <w:r w:rsidDel="00000000" w:rsidR="00000000" w:rsidRPr="00000000">
        <w:rPr>
          <w:rFonts w:ascii="Courier New" w:cs="Courier New" w:eastAsia="Courier New" w:hAnsi="Courier New"/>
          <w:rtl w:val="0"/>
        </w:rPr>
        <w:t xml:space="preserve">new()</w:t>
      </w:r>
      <w:r w:rsidDel="00000000" w:rsidR="00000000" w:rsidRPr="00000000">
        <w:rPr>
          <w:rtl w:val="0"/>
        </w:rPr>
        <w:t xml:space="preserve"> ou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o controle das áreas alocadas dinamicamente é manual ou semi-automático (o programador é responsável por liberar as áreas alocadas dinamicamente). A alocação dinâmica geralmente usa o segmento </w:t>
      </w:r>
      <w:r w:rsidDel="00000000" w:rsidR="00000000" w:rsidRPr="00000000">
        <w:rPr>
          <w:i w:val="1"/>
          <w:rtl w:val="0"/>
        </w:rPr>
        <w:t xml:space="preserve">Heap</w:t>
      </w:r>
      <w:r w:rsidDel="00000000" w:rsidR="00000000" w:rsidRPr="00000000">
        <w:rPr>
          <w:rtl w:val="0"/>
        </w:rPr>
        <w:t xml:space="preserve">.</w:t>
      </w:r>
    </w:p>
    <w:p w:rsidR="00000000" w:rsidDel="00000000" w:rsidP="00000000" w:rsidRDefault="00000000" w:rsidRPr="00000000" w14:paraId="000007EC">
      <w:pPr>
        <w:pStyle w:val="Heading2"/>
        <w:spacing w:after="240" w:before="240" w:lineRule="auto"/>
        <w:jc w:val="both"/>
        <w:rPr/>
      </w:pPr>
      <w:bookmarkStart w:colFirst="0" w:colLast="0" w:name="_heading=h.2lwamvv" w:id="51"/>
      <w:bookmarkEnd w:id="51"/>
      <w:r w:rsidDel="00000000" w:rsidR="00000000" w:rsidRPr="00000000">
        <w:rPr>
          <w:rtl w:val="0"/>
        </w:rPr>
        <w:t xml:space="preserve">Classes de armazenamento em C/C++</w:t>
      </w:r>
    </w:p>
    <w:p w:rsidR="00000000" w:rsidDel="00000000" w:rsidP="00000000" w:rsidRDefault="00000000" w:rsidRPr="00000000" w14:paraId="000007ED">
      <w:pPr>
        <w:spacing w:after="240" w:before="240" w:lineRule="auto"/>
        <w:jc w:val="both"/>
        <w:rPr/>
      </w:pPr>
      <w:r w:rsidDel="00000000" w:rsidR="00000000" w:rsidRPr="00000000">
        <w:rPr>
          <w:rtl w:val="0"/>
        </w:rPr>
        <w:t xml:space="preserve">A linguagem C disponibiliza quatro classes de armazenamento distintas: </w:t>
      </w:r>
      <w:r w:rsidDel="00000000" w:rsidR="00000000" w:rsidRPr="00000000">
        <w:rPr>
          <w:rFonts w:ascii="Courier New" w:cs="Courier New" w:eastAsia="Courier New" w:hAnsi="Courier New"/>
          <w:rtl w:val="0"/>
        </w:rPr>
        <w:t xml:space="preserve">auto</w:t>
      </w:r>
      <w:r w:rsidDel="00000000" w:rsidR="00000000" w:rsidRPr="00000000">
        <w:rPr>
          <w:rtl w:val="0"/>
        </w:rPr>
        <w:t xml:space="preserve">, </w:t>
      </w:r>
      <w:r w:rsidDel="00000000" w:rsidR="00000000" w:rsidRPr="00000000">
        <w:rPr>
          <w:rFonts w:ascii="Courier New" w:cs="Courier New" w:eastAsia="Courier New" w:hAnsi="Courier New"/>
          <w:rtl w:val="0"/>
        </w:rPr>
        <w:t xml:space="preserve">register</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static</w:t>
      </w:r>
      <w:r w:rsidDel="00000000" w:rsidR="00000000" w:rsidRPr="00000000">
        <w:rPr>
          <w:rtl w:val="0"/>
        </w:rPr>
        <w:t xml:space="preserve"> e </w:t>
      </w:r>
      <w:r w:rsidDel="00000000" w:rsidR="00000000" w:rsidRPr="00000000">
        <w:rPr>
          <w:rFonts w:ascii="Courier New" w:cs="Courier New" w:eastAsia="Courier New" w:hAnsi="Courier New"/>
          <w:rtl w:val="0"/>
        </w:rPr>
        <w:t xml:space="preserve">extern</w:t>
      </w:r>
      <w:r w:rsidDel="00000000" w:rsidR="00000000" w:rsidRPr="00000000">
        <w:rPr>
          <w:rtl w:val="0"/>
        </w:rPr>
        <w:t xml:space="preserve">. Em C++, além dessas, há também a classe </w:t>
      </w:r>
      <w:r w:rsidDel="00000000" w:rsidR="00000000" w:rsidRPr="00000000">
        <w:rPr>
          <w:rFonts w:ascii="Courier New" w:cs="Courier New" w:eastAsia="Courier New" w:hAnsi="Courier New"/>
          <w:rtl w:val="0"/>
        </w:rPr>
        <w:t xml:space="preserve">mutable</w:t>
      </w:r>
      <w:r w:rsidDel="00000000" w:rsidR="00000000" w:rsidRPr="00000000">
        <w:rPr>
          <w:rtl w:val="0"/>
        </w:rPr>
        <w:t xml:space="preserve">. Cada uma dessas classes é detalhada a seguir (“Storage Classes in C++” 2021). Como a classe </w:t>
      </w:r>
      <w:r w:rsidDel="00000000" w:rsidR="00000000" w:rsidRPr="00000000">
        <w:rPr>
          <w:rFonts w:ascii="Courier New" w:cs="Courier New" w:eastAsia="Courier New" w:hAnsi="Courier New"/>
          <w:rtl w:val="0"/>
        </w:rPr>
        <w:t xml:space="preserve">mutable </w:t>
      </w:r>
      <w:r w:rsidDel="00000000" w:rsidR="00000000" w:rsidRPr="00000000">
        <w:rPr>
          <w:rtl w:val="0"/>
        </w:rPr>
        <w:t xml:space="preserve">é aplicada no contexto de programação orientada a objetos, não será abordada neste material.</w:t>
      </w:r>
    </w:p>
    <w:p w:rsidR="00000000" w:rsidDel="00000000" w:rsidP="00000000" w:rsidRDefault="00000000" w:rsidRPr="00000000" w14:paraId="000007EE">
      <w:pPr>
        <w:pStyle w:val="Heading3"/>
        <w:spacing w:after="240" w:before="240" w:lineRule="auto"/>
        <w:jc w:val="both"/>
        <w:rPr>
          <w:rFonts w:ascii="Courier New" w:cs="Courier New" w:eastAsia="Courier New" w:hAnsi="Courier New"/>
        </w:rPr>
      </w:pPr>
      <w:bookmarkStart w:colFirst="0" w:colLast="0" w:name="_heading=h.111kx3o" w:id="52"/>
      <w:bookmarkEnd w:id="52"/>
      <w:r w:rsidDel="00000000" w:rsidR="00000000" w:rsidRPr="00000000">
        <w:rPr>
          <w:rtl w:val="0"/>
        </w:rPr>
        <w:t xml:space="preserve">Classe </w:t>
      </w:r>
      <w:r w:rsidDel="00000000" w:rsidR="00000000" w:rsidRPr="00000000">
        <w:rPr>
          <w:rFonts w:ascii="Courier New" w:cs="Courier New" w:eastAsia="Courier New" w:hAnsi="Courier New"/>
          <w:rtl w:val="0"/>
        </w:rPr>
        <w:t xml:space="preserve">auto</w:t>
      </w:r>
    </w:p>
    <w:p w:rsidR="00000000" w:rsidDel="00000000" w:rsidP="00000000" w:rsidRDefault="00000000" w:rsidRPr="00000000" w14:paraId="000007EF">
      <w:pPr>
        <w:spacing w:after="240" w:before="240" w:lineRule="auto"/>
        <w:jc w:val="both"/>
        <w:rPr/>
      </w:pPr>
      <w:r w:rsidDel="00000000" w:rsidR="00000000" w:rsidRPr="00000000">
        <w:rPr>
          <w:rtl w:val="0"/>
        </w:rPr>
        <w:t xml:space="preserve">A classe </w:t>
      </w:r>
      <w:r w:rsidDel="00000000" w:rsidR="00000000" w:rsidRPr="00000000">
        <w:rPr>
          <w:rFonts w:ascii="Courier New" w:cs="Courier New" w:eastAsia="Courier New" w:hAnsi="Courier New"/>
          <w:rtl w:val="0"/>
        </w:rPr>
        <w:t xml:space="preserve">auto </w:t>
      </w:r>
      <w:r w:rsidDel="00000000" w:rsidR="00000000" w:rsidRPr="00000000">
        <w:rPr>
          <w:rtl w:val="0"/>
        </w:rPr>
        <w:t xml:space="preserve">é a classe de armazenamento padrão para todas as variáveis locais. Não precisa ser explicitada na declaração da variável.</w:t>
      </w:r>
    </w:p>
    <w:p w:rsidR="00000000" w:rsidDel="00000000" w:rsidP="00000000" w:rsidRDefault="00000000" w:rsidRPr="00000000" w14:paraId="000007F0">
      <w:pPr>
        <w:spacing w:after="240" w:before="240" w:lineRule="auto"/>
        <w:ind w:firstLine="720"/>
        <w:jc w:val="both"/>
        <w:rPr/>
      </w:pPr>
      <w:r w:rsidDel="00000000" w:rsidR="00000000" w:rsidRPr="00000000">
        <w:rPr>
          <w:rtl w:val="0"/>
        </w:rPr>
        <w:t xml:space="preserve">Variáveis da classe </w:t>
      </w:r>
      <w:r w:rsidDel="00000000" w:rsidR="00000000" w:rsidRPr="00000000">
        <w:rPr>
          <w:rFonts w:ascii="Courier New" w:cs="Courier New" w:eastAsia="Courier New" w:hAnsi="Courier New"/>
          <w:rtl w:val="0"/>
        </w:rPr>
        <w:t xml:space="preserve">auto </w:t>
      </w:r>
      <w:r w:rsidDel="00000000" w:rsidR="00000000" w:rsidRPr="00000000">
        <w:rPr>
          <w:rtl w:val="0"/>
        </w:rPr>
        <w:t xml:space="preserve">tem duração de armazenamento automático, ou seja, enquanto a variável estiver em seu escopo, seu valor é mantido.</w:t>
      </w:r>
    </w:p>
    <w:p w:rsidR="00000000" w:rsidDel="00000000" w:rsidP="00000000" w:rsidRDefault="00000000" w:rsidRPr="00000000" w14:paraId="000007F1">
      <w:pPr>
        <w:pStyle w:val="Heading3"/>
        <w:spacing w:after="240" w:before="240" w:lineRule="auto"/>
        <w:jc w:val="both"/>
        <w:rPr>
          <w:rFonts w:ascii="Courier New" w:cs="Courier New" w:eastAsia="Courier New" w:hAnsi="Courier New"/>
        </w:rPr>
      </w:pPr>
      <w:bookmarkStart w:colFirst="0" w:colLast="0" w:name="_heading=h.3l18frh" w:id="53"/>
      <w:bookmarkEnd w:id="53"/>
      <w:r w:rsidDel="00000000" w:rsidR="00000000" w:rsidRPr="00000000">
        <w:rPr>
          <w:rtl w:val="0"/>
        </w:rPr>
        <w:t xml:space="preserve">Classe </w:t>
      </w:r>
      <w:r w:rsidDel="00000000" w:rsidR="00000000" w:rsidRPr="00000000">
        <w:rPr>
          <w:rFonts w:ascii="Courier New" w:cs="Courier New" w:eastAsia="Courier New" w:hAnsi="Courier New"/>
          <w:rtl w:val="0"/>
        </w:rPr>
        <w:t xml:space="preserve">register</w:t>
      </w:r>
    </w:p>
    <w:p w:rsidR="00000000" w:rsidDel="00000000" w:rsidP="00000000" w:rsidRDefault="00000000" w:rsidRPr="00000000" w14:paraId="000007F2">
      <w:pPr>
        <w:spacing w:after="240" w:before="240" w:lineRule="auto"/>
        <w:jc w:val="both"/>
        <w:rPr/>
      </w:pPr>
      <w:r w:rsidDel="00000000" w:rsidR="00000000" w:rsidRPr="00000000">
        <w:rPr>
          <w:rtl w:val="0"/>
        </w:rPr>
        <w:t xml:space="preserve">A classe </w:t>
      </w:r>
      <w:r w:rsidDel="00000000" w:rsidR="00000000" w:rsidRPr="00000000">
        <w:rPr>
          <w:rFonts w:ascii="Courier New" w:cs="Courier New" w:eastAsia="Courier New" w:hAnsi="Courier New"/>
          <w:rtl w:val="0"/>
        </w:rPr>
        <w:t xml:space="preserve">register </w:t>
      </w:r>
      <w:r w:rsidDel="00000000" w:rsidR="00000000" w:rsidRPr="00000000">
        <w:rPr>
          <w:rtl w:val="0"/>
        </w:rPr>
        <w:t xml:space="preserve">é usada para definir uma variável que deve ser armazenada em um registrador, e não na RAM.  Isso significa que a variável tem um tamanho máximo igual ao tamanho do registrador (usualmente uma palavra) e não tem o operador unário ‘&amp;’ aplicado a ele (pois não possui uma posição de memória alocada). </w:t>
      </w:r>
    </w:p>
    <w:p w:rsidR="00000000" w:rsidDel="00000000" w:rsidP="00000000" w:rsidRDefault="00000000" w:rsidRPr="00000000" w14:paraId="000007F3">
      <w:pPr>
        <w:spacing w:after="240" w:before="240" w:lineRule="auto"/>
        <w:ind w:firstLine="720"/>
        <w:jc w:val="both"/>
        <w:rPr/>
      </w:pPr>
      <w:r w:rsidDel="00000000" w:rsidR="00000000" w:rsidRPr="00000000">
        <w:rPr>
          <w:rtl w:val="0"/>
        </w:rPr>
        <w:t xml:space="preserve">As variáveis </w:t>
      </w:r>
      <w:r w:rsidDel="00000000" w:rsidR="00000000" w:rsidRPr="00000000">
        <w:rPr>
          <w:rFonts w:ascii="Courier New" w:cs="Courier New" w:eastAsia="Courier New" w:hAnsi="Courier New"/>
          <w:rtl w:val="0"/>
        </w:rPr>
        <w:t xml:space="preserve">register </w:t>
      </w:r>
      <w:r w:rsidDel="00000000" w:rsidR="00000000" w:rsidRPr="00000000">
        <w:rPr>
          <w:rtl w:val="0"/>
        </w:rPr>
        <w:t xml:space="preserve">possuem duração automática. A declaração que sugere que a alocação seja feita em um registrador é feita da seguinte forma:</w:t>
      </w:r>
    </w:p>
    <w:p w:rsidR="00000000" w:rsidDel="00000000" w:rsidP="00000000" w:rsidRDefault="00000000" w:rsidRPr="00000000" w14:paraId="000007F4">
      <w:pPr>
        <w:spacing w:after="240" w:before="240" w:lineRule="auto"/>
        <w:ind w:left="720" w:firstLine="720"/>
        <w:jc w:val="both"/>
        <w:rPr/>
      </w:pPr>
      <w:r w:rsidDel="00000000" w:rsidR="00000000" w:rsidRPr="00000000">
        <w:rPr>
          <w:rFonts w:ascii="Consolas" w:cs="Consolas" w:eastAsia="Consolas" w:hAnsi="Consolas"/>
          <w:b w:val="1"/>
          <w:color w:val="444444"/>
          <w:sz w:val="19"/>
          <w:szCs w:val="19"/>
          <w:shd w:fill="f0f0f0" w:val="clear"/>
          <w:rtl w:val="0"/>
        </w:rPr>
        <w:t xml:space="preserve">register int tam;</w:t>
      </w:r>
      <w:r w:rsidDel="00000000" w:rsidR="00000000" w:rsidRPr="00000000">
        <w:rPr>
          <w:rtl w:val="0"/>
        </w:rPr>
      </w:r>
    </w:p>
    <w:p w:rsidR="00000000" w:rsidDel="00000000" w:rsidP="00000000" w:rsidRDefault="00000000" w:rsidRPr="00000000" w14:paraId="000007F5">
      <w:pPr>
        <w:spacing w:after="240" w:before="240" w:lineRule="auto"/>
        <w:jc w:val="both"/>
        <w:rPr/>
      </w:pPr>
      <w:r w:rsidDel="00000000" w:rsidR="00000000" w:rsidRPr="00000000">
        <w:rPr>
          <w:rtl w:val="0"/>
        </w:rPr>
        <w:tab/>
        <w:t xml:space="preserve">Essa classe deve ser usada para variáveis que precisam de acesso rápido, tais como contadores. Deve-se observar que definir uma variável como </w:t>
      </w:r>
      <w:r w:rsidDel="00000000" w:rsidR="00000000" w:rsidRPr="00000000">
        <w:rPr>
          <w:rFonts w:ascii="Courier New" w:cs="Courier New" w:eastAsia="Courier New" w:hAnsi="Courier New"/>
          <w:rtl w:val="0"/>
        </w:rPr>
        <w:t xml:space="preserve">register </w:t>
      </w:r>
      <w:r w:rsidDel="00000000" w:rsidR="00000000" w:rsidRPr="00000000">
        <w:rPr>
          <w:rtl w:val="0"/>
        </w:rPr>
        <w:t xml:space="preserve">não garante que a variável será armazenada em um registro; significa que ela </w:t>
      </w:r>
      <w:r w:rsidDel="00000000" w:rsidR="00000000" w:rsidRPr="00000000">
        <w:rPr>
          <w:u w:val="single"/>
          <w:rtl w:val="0"/>
        </w:rPr>
        <w:t xml:space="preserve">pode</w:t>
      </w:r>
      <w:r w:rsidDel="00000000" w:rsidR="00000000" w:rsidRPr="00000000">
        <w:rPr>
          <w:rtl w:val="0"/>
        </w:rPr>
        <w:t xml:space="preserve"> ser armazenada em um registro dependendo das restrições de hardware e implementação.</w:t>
      </w:r>
    </w:p>
    <w:p w:rsidR="00000000" w:rsidDel="00000000" w:rsidP="00000000" w:rsidRDefault="00000000" w:rsidRPr="00000000" w14:paraId="000007F6">
      <w:pPr>
        <w:pStyle w:val="Heading3"/>
        <w:spacing w:after="240" w:before="240" w:lineRule="auto"/>
        <w:jc w:val="both"/>
        <w:rPr>
          <w:rFonts w:ascii="Courier New" w:cs="Courier New" w:eastAsia="Courier New" w:hAnsi="Courier New"/>
        </w:rPr>
      </w:pPr>
      <w:bookmarkStart w:colFirst="0" w:colLast="0" w:name="_heading=h.206ipza" w:id="54"/>
      <w:bookmarkEnd w:id="54"/>
      <w:r w:rsidDel="00000000" w:rsidR="00000000" w:rsidRPr="00000000">
        <w:rPr>
          <w:rtl w:val="0"/>
        </w:rPr>
        <w:t xml:space="preserve">Classe </w:t>
      </w:r>
      <w:r w:rsidDel="00000000" w:rsidR="00000000" w:rsidRPr="00000000">
        <w:rPr>
          <w:rFonts w:ascii="Courier New" w:cs="Courier New" w:eastAsia="Courier New" w:hAnsi="Courier New"/>
          <w:rtl w:val="0"/>
        </w:rPr>
        <w:t xml:space="preserve">static</w:t>
      </w:r>
    </w:p>
    <w:p w:rsidR="00000000" w:rsidDel="00000000" w:rsidP="00000000" w:rsidRDefault="00000000" w:rsidRPr="00000000" w14:paraId="000007F7">
      <w:pPr>
        <w:spacing w:after="240" w:before="240" w:lineRule="auto"/>
        <w:jc w:val="both"/>
        <w:rPr/>
      </w:pPr>
      <w:r w:rsidDel="00000000" w:rsidR="00000000" w:rsidRPr="00000000">
        <w:rPr>
          <w:rtl w:val="0"/>
        </w:rPr>
        <w:t xml:space="preserve">A classe de armazenamento </w:t>
      </w:r>
      <w:r w:rsidDel="00000000" w:rsidR="00000000" w:rsidRPr="00000000">
        <w:rPr>
          <w:rFonts w:ascii="Courier New" w:cs="Courier New" w:eastAsia="Courier New" w:hAnsi="Courier New"/>
          <w:rtl w:val="0"/>
        </w:rPr>
        <w:t xml:space="preserve">static </w:t>
      </w:r>
      <w:r w:rsidDel="00000000" w:rsidR="00000000" w:rsidRPr="00000000">
        <w:rPr>
          <w:rtl w:val="0"/>
        </w:rPr>
        <w:t xml:space="preserve">instrui o compilador a manter uma variável local durante toda a execução de um programa, ao invés de criar e destruir cada vez que entra ou sai do escopo. Além disso, declarar variáveis </w:t>
      </w:r>
      <w:r w:rsidDel="00000000" w:rsidR="00000000" w:rsidRPr="00000000">
        <w:rPr>
          <w:rFonts w:ascii="Courier New" w:cs="Courier New" w:eastAsia="Courier New" w:hAnsi="Courier New"/>
          <w:rtl w:val="0"/>
        </w:rPr>
        <w:t xml:space="preserve">static </w:t>
      </w:r>
      <w:r w:rsidDel="00000000" w:rsidR="00000000" w:rsidRPr="00000000">
        <w:rPr>
          <w:rtl w:val="0"/>
        </w:rPr>
        <w:t xml:space="preserve">permite que os valores sejam mantidos entre as chamadas de função.</w:t>
      </w:r>
    </w:p>
    <w:p w:rsidR="00000000" w:rsidDel="00000000" w:rsidP="00000000" w:rsidRDefault="00000000" w:rsidRPr="00000000" w14:paraId="000007F8">
      <w:pPr>
        <w:spacing w:after="240" w:before="240" w:lineRule="auto"/>
        <w:jc w:val="both"/>
        <w:rPr/>
      </w:pPr>
      <w:r w:rsidDel="00000000" w:rsidR="00000000" w:rsidRPr="00000000">
        <w:rPr>
          <w:rtl w:val="0"/>
        </w:rPr>
        <w:tab/>
        <w:t xml:space="preserve">Embora variáveis globais mantenham o armazenamento estático, se for utilizado o modificador </w:t>
      </w:r>
      <w:r w:rsidDel="00000000" w:rsidR="00000000" w:rsidRPr="00000000">
        <w:rPr>
          <w:rFonts w:ascii="Courier New" w:cs="Courier New" w:eastAsia="Courier New" w:hAnsi="Courier New"/>
          <w:rtl w:val="0"/>
        </w:rPr>
        <w:t xml:space="preserve">static</w:t>
      </w:r>
      <w:r w:rsidDel="00000000" w:rsidR="00000000" w:rsidRPr="00000000">
        <w:rPr>
          <w:rtl w:val="0"/>
        </w:rPr>
        <w:t xml:space="preserve"> para variáveis desse tipo, o escopo da variável será restrito ao arquivo (programa) em que foi declarada. </w:t>
      </w:r>
    </w:p>
    <w:p w:rsidR="00000000" w:rsidDel="00000000" w:rsidP="00000000" w:rsidRDefault="00000000" w:rsidRPr="00000000" w14:paraId="000007F9">
      <w:pPr>
        <w:spacing w:after="240" w:before="240" w:lineRule="auto"/>
        <w:jc w:val="both"/>
        <w:rPr/>
      </w:pPr>
      <w:r w:rsidDel="00000000" w:rsidR="00000000" w:rsidRPr="00000000">
        <w:rPr>
          <w:rtl w:val="0"/>
        </w:rPr>
        <w:tab/>
        <w:t xml:space="preserve">Variáveis numéricas da classe </w:t>
      </w:r>
      <w:r w:rsidDel="00000000" w:rsidR="00000000" w:rsidRPr="00000000">
        <w:rPr>
          <w:rFonts w:ascii="Courier New" w:cs="Courier New" w:eastAsia="Courier New" w:hAnsi="Courier New"/>
          <w:rtl w:val="0"/>
        </w:rPr>
        <w:t xml:space="preserve">static</w:t>
      </w:r>
      <w:r w:rsidDel="00000000" w:rsidR="00000000" w:rsidRPr="00000000">
        <w:rPr>
          <w:rtl w:val="0"/>
        </w:rPr>
        <w:t xml:space="preserve">, quando não recebem um valor inicial explicitamente, são inicializadas em zero.</w:t>
      </w:r>
    </w:p>
    <w:p w:rsidR="00000000" w:rsidDel="00000000" w:rsidP="00000000" w:rsidRDefault="00000000" w:rsidRPr="00000000" w14:paraId="000007FA">
      <w:pPr>
        <w:spacing w:after="240" w:before="240" w:lineRule="auto"/>
        <w:jc w:val="both"/>
        <w:rPr>
          <w:b w:val="1"/>
        </w:rPr>
      </w:pPr>
      <w:r w:rsidDel="00000000" w:rsidR="00000000" w:rsidRPr="00000000">
        <w:rPr>
          <w:b w:val="1"/>
          <w:rtl w:val="0"/>
        </w:rPr>
        <w:t xml:space="preserve">Exemplo</w:t>
      </w:r>
    </w:p>
    <w:p w:rsidR="00000000" w:rsidDel="00000000" w:rsidP="00000000" w:rsidRDefault="00000000" w:rsidRPr="00000000" w14:paraId="000007FB">
      <w:pPr>
        <w:spacing w:after="240" w:before="240" w:lineRule="auto"/>
        <w:jc w:val="both"/>
        <w:rPr/>
      </w:pPr>
      <w:r w:rsidDel="00000000" w:rsidR="00000000" w:rsidRPr="00000000">
        <w:rPr>
          <w:rtl w:val="0"/>
        </w:rPr>
        <w:t xml:space="preserve">A variável </w:t>
      </w:r>
      <w:r w:rsidDel="00000000" w:rsidR="00000000" w:rsidRPr="00000000">
        <w:rPr>
          <w:rFonts w:ascii="Courier New" w:cs="Courier New" w:eastAsia="Courier New" w:hAnsi="Courier New"/>
          <w:rtl w:val="0"/>
        </w:rPr>
        <w:t xml:space="preserve">x</w:t>
      </w:r>
      <w:r w:rsidDel="00000000" w:rsidR="00000000" w:rsidRPr="00000000">
        <w:rPr>
          <w:rtl w:val="0"/>
        </w:rPr>
        <w:t xml:space="preserve">, declarada como sendo da classe </w:t>
      </w:r>
      <w:r w:rsidDel="00000000" w:rsidR="00000000" w:rsidRPr="00000000">
        <w:rPr>
          <w:rFonts w:ascii="Courier New" w:cs="Courier New" w:eastAsia="Courier New" w:hAnsi="Courier New"/>
          <w:rtl w:val="0"/>
        </w:rPr>
        <w:t xml:space="preserve">static</w:t>
      </w:r>
      <w:r w:rsidDel="00000000" w:rsidR="00000000" w:rsidRPr="00000000">
        <w:rPr>
          <w:rtl w:val="0"/>
        </w:rPr>
        <w:t xml:space="preserve"> (linha 6) (dentro da função </w:t>
      </w:r>
      <w:r w:rsidDel="00000000" w:rsidR="00000000" w:rsidRPr="00000000">
        <w:rPr>
          <w:rFonts w:ascii="Courier New" w:cs="Courier New" w:eastAsia="Courier New" w:hAnsi="Courier New"/>
          <w:rtl w:val="0"/>
        </w:rPr>
        <w:t xml:space="preserve">fun()</w:t>
      </w:r>
      <w:r w:rsidDel="00000000" w:rsidR="00000000" w:rsidRPr="00000000">
        <w:rPr>
          <w:rtl w:val="0"/>
        </w:rPr>
        <w:t xml:space="preserve">), será mantida durante toda a execução do programa. </w:t>
      </w:r>
    </w:p>
    <w:tbl>
      <w:tblPr>
        <w:tblStyle w:val="Table84"/>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7F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7F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7F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7F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80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80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80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80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80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80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80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80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80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80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80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80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80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tc>
        <w:tc>
          <w:tcPr>
            <w:shd w:fill="f0f0f0" w:val="clear"/>
            <w:tcMar>
              <w:top w:w="0.0" w:type="dxa"/>
              <w:left w:w="0.0" w:type="dxa"/>
              <w:bottom w:w="0.0" w:type="dxa"/>
              <w:right w:w="0.0" w:type="dxa"/>
            </w:tcMar>
          </w:tcPr>
          <w:p w:rsidR="00000000" w:rsidDel="00000000" w:rsidP="00000000" w:rsidRDefault="00000000" w:rsidRPr="00000000" w14:paraId="0000080D">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&lt;iostream&gt;</w:t>
            </w:r>
            <w:r w:rsidDel="00000000" w:rsidR="00000000" w:rsidRPr="00000000">
              <w:rPr>
                <w:rFonts w:ascii="Consolas" w:cs="Consolas" w:eastAsia="Consolas" w:hAnsi="Consolas"/>
                <w:b w:val="1"/>
                <w:color w:val="444444"/>
                <w:sz w:val="19"/>
                <w:szCs w:val="19"/>
                <w:shd w:fill="f0f0f0" w:val="clear"/>
                <w:rtl w:val="0"/>
              </w:rPr>
              <w:br w:type="textWrapping"/>
              <w:br w:type="textWrapping"/>
              <w:t xml:space="preserve">using namespace </w:t>
            </w:r>
            <w:r w:rsidDel="00000000" w:rsidR="00000000" w:rsidRPr="00000000">
              <w:rPr>
                <w:rFonts w:ascii="Consolas" w:cs="Consolas" w:eastAsia="Consolas" w:hAnsi="Consolas"/>
                <w:b w:val="1"/>
                <w:color w:val="397300"/>
                <w:sz w:val="19"/>
                <w:szCs w:val="19"/>
                <w:shd w:fill="f0f0f0" w:val="clear"/>
                <w:rtl w:val="0"/>
              </w:rPr>
              <w:t xml:space="preserve">std</w:t>
            </w:r>
            <w:r w:rsidDel="00000000" w:rsidR="00000000" w:rsidRPr="00000000">
              <w:rPr>
                <w:rFonts w:ascii="Consolas" w:cs="Consolas" w:eastAsia="Consolas" w:hAnsi="Consolas"/>
                <w:b w:val="1"/>
                <w:color w:val="444444"/>
                <w:sz w:val="19"/>
                <w:szCs w:val="19"/>
                <w:shd w:fill="f0f0f0" w:val="clear"/>
                <w:rtl w:val="0"/>
              </w:rPr>
              <w:t xml:space="preserve">;</w:t>
              <w:br w:type="textWrapping"/>
              <w:br w:type="textWrapping"/>
              <w:t xml:space="preserve">void </w:t>
            </w:r>
            <w:r w:rsidDel="00000000" w:rsidR="00000000" w:rsidRPr="00000000">
              <w:rPr>
                <w:rFonts w:ascii="Consolas" w:cs="Consolas" w:eastAsia="Consolas" w:hAnsi="Consolas"/>
                <w:b w:val="1"/>
                <w:color w:val="880000"/>
                <w:sz w:val="19"/>
                <w:szCs w:val="19"/>
                <w:shd w:fill="f0f0f0" w:val="clear"/>
                <w:rtl w:val="0"/>
              </w:rPr>
              <w:t xml:space="preserve">fun</w:t>
            </w:r>
            <w:r w:rsidDel="00000000" w:rsidR="00000000" w:rsidRPr="00000000">
              <w:rPr>
                <w:rFonts w:ascii="Consolas" w:cs="Consolas" w:eastAsia="Consolas" w:hAnsi="Consolas"/>
                <w:b w:val="1"/>
                <w:color w:val="444444"/>
                <w:sz w:val="19"/>
                <w:szCs w:val="19"/>
                <w:shd w:fill="f0f0f0" w:val="clear"/>
                <w:rtl w:val="0"/>
              </w:rPr>
              <w:t xml:space="preserve">(int y){</w:t>
              <w:br w:type="textWrapping"/>
              <w:t xml:space="preserve">   static int x;</w:t>
              <w:br w:type="textWrapping"/>
              <w:t xml:space="preserve">   x += y;</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"x = "</w:t>
            </w:r>
            <w:r w:rsidDel="00000000" w:rsidR="00000000" w:rsidRPr="00000000">
              <w:rPr>
                <w:rFonts w:ascii="Consolas" w:cs="Consolas" w:eastAsia="Consolas" w:hAnsi="Consolas"/>
                <w:b w:val="1"/>
                <w:color w:val="444444"/>
                <w:sz w:val="19"/>
                <w:szCs w:val="19"/>
                <w:shd w:fill="f0f0f0" w:val="clear"/>
                <w:rtl w:val="0"/>
              </w:rPr>
              <w:t xml:space="preserve"> &lt;&lt; x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x++;</w:t>
              <w:br w:type="textWrapping"/>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fun(</w:t>
            </w:r>
            <w:r w:rsidDel="00000000" w:rsidR="00000000" w:rsidRPr="00000000">
              <w:rPr>
                <w:rFonts w:ascii="Consolas" w:cs="Consolas" w:eastAsia="Consolas" w:hAnsi="Consolas"/>
                <w:b w:val="1"/>
                <w:color w:val="880000"/>
                <w:sz w:val="19"/>
                <w:szCs w:val="19"/>
                <w:shd w:fill="f0f0f0" w:val="clear"/>
                <w:rtl w:val="0"/>
              </w:rPr>
              <w:t xml:space="preserve">10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fun(</w:t>
            </w:r>
            <w:r w:rsidDel="00000000" w:rsidR="00000000" w:rsidRPr="00000000">
              <w:rPr>
                <w:rFonts w:ascii="Consolas" w:cs="Consolas" w:eastAsia="Consolas" w:hAnsi="Consolas"/>
                <w:b w:val="1"/>
                <w:color w:val="880000"/>
                <w:sz w:val="19"/>
                <w:szCs w:val="19"/>
                <w:shd w:fill="f0f0f0" w:val="clear"/>
                <w:rtl w:val="0"/>
              </w:rPr>
              <w:t xml:space="preserve">20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fun(</w:t>
            </w:r>
            <w:r w:rsidDel="00000000" w:rsidR="00000000" w:rsidRPr="00000000">
              <w:rPr>
                <w:rFonts w:ascii="Consolas" w:cs="Consolas" w:eastAsia="Consolas" w:hAnsi="Consolas"/>
                <w:b w:val="1"/>
                <w:color w:val="880000"/>
                <w:sz w:val="19"/>
                <w:szCs w:val="19"/>
                <w:shd w:fill="f0f0f0" w:val="clear"/>
                <w:rtl w:val="0"/>
              </w:rPr>
              <w:t xml:space="preserve">30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"x final: "</w:t>
            </w:r>
            <w:r w:rsidDel="00000000" w:rsidR="00000000" w:rsidRPr="00000000">
              <w:rPr>
                <w:rFonts w:ascii="Consolas" w:cs="Consolas" w:eastAsia="Consolas" w:hAnsi="Consolas"/>
                <w:b w:val="1"/>
                <w:color w:val="444444"/>
                <w:sz w:val="19"/>
                <w:szCs w:val="19"/>
                <w:shd w:fill="f0f0f0" w:val="clear"/>
                <w:rtl w:val="0"/>
              </w:rPr>
              <w:t xml:space="preserve"> &lt;&lt; x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80E">
      <w:pPr>
        <w:spacing w:after="240" w:before="240" w:lineRule="auto"/>
        <w:jc w:val="both"/>
        <w:rPr/>
      </w:pPr>
      <w:r w:rsidDel="00000000" w:rsidR="00000000" w:rsidRPr="00000000">
        <w:rPr>
          <w:rtl w:val="0"/>
        </w:rPr>
      </w:r>
    </w:p>
    <w:p w:rsidR="00000000" w:rsidDel="00000000" w:rsidP="00000000" w:rsidRDefault="00000000" w:rsidRPr="00000000" w14:paraId="0000080F">
      <w:pPr>
        <w:spacing w:after="24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810">
      <w:pPr>
        <w:spacing w:after="240" w:before="240" w:lineRule="auto"/>
        <w:jc w:val="both"/>
        <w:rPr>
          <w:b w:val="1"/>
        </w:rPr>
      </w:pPr>
      <w:r w:rsidDel="00000000" w:rsidR="00000000" w:rsidRPr="00000000">
        <w:rPr>
          <w:b w:val="1"/>
          <w:rtl w:val="0"/>
        </w:rPr>
        <w:t xml:space="preserve">Representação de alocação de variáveis automáticas e estáticas</w:t>
      </w:r>
    </w:p>
    <w:p w:rsidR="00000000" w:rsidDel="00000000" w:rsidP="00000000" w:rsidRDefault="00000000" w:rsidRPr="00000000" w14:paraId="00000811">
      <w:pPr>
        <w:spacing w:after="240" w:before="240" w:lineRule="auto"/>
        <w:jc w:val="both"/>
        <w:rPr>
          <w:b w:val="1"/>
        </w:rPr>
      </w:pPr>
      <w:r w:rsidDel="00000000" w:rsidR="00000000" w:rsidRPr="00000000">
        <w:rPr>
          <w:b w:val="1"/>
          <w:rtl w:val="0"/>
        </w:rPr>
        <w:t xml:space="preserve">Chamada da função fun(10)</w:t>
      </w:r>
    </w:p>
    <w:p w:rsidR="00000000" w:rsidDel="00000000" w:rsidP="00000000" w:rsidRDefault="00000000" w:rsidRPr="00000000" w14:paraId="00000812">
      <w:pPr>
        <w:spacing w:after="240" w:before="240" w:lineRule="auto"/>
        <w:jc w:val="both"/>
        <w:rPr/>
      </w:pPr>
      <w:r w:rsidDel="00000000" w:rsidR="00000000" w:rsidRPr="00000000">
        <w:rPr/>
        <w:drawing>
          <wp:inline distB="114300" distT="114300" distL="114300" distR="114300">
            <wp:extent cx="6120000" cy="6045200"/>
            <wp:effectExtent b="0" l="0" r="0" t="0"/>
            <wp:docPr id="63"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61200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813">
      <w:pPr>
        <w:spacing w:after="240" w:before="240" w:lineRule="auto"/>
        <w:jc w:val="both"/>
        <w:rPr/>
      </w:pPr>
      <w:r w:rsidDel="00000000" w:rsidR="00000000" w:rsidRPr="00000000">
        <w:rPr>
          <w:rtl w:val="0"/>
        </w:rPr>
      </w:r>
    </w:p>
    <w:p w:rsidR="00000000" w:rsidDel="00000000" w:rsidP="00000000" w:rsidRDefault="00000000" w:rsidRPr="00000000" w14:paraId="00000814">
      <w:pPr>
        <w:spacing w:after="240" w:befor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815">
      <w:pPr>
        <w:spacing w:after="240" w:before="240" w:lineRule="auto"/>
        <w:jc w:val="both"/>
        <w:rPr/>
      </w:pPr>
      <w:r w:rsidDel="00000000" w:rsidR="00000000" w:rsidRPr="00000000">
        <w:rPr>
          <w:b w:val="1"/>
          <w:rtl w:val="0"/>
        </w:rPr>
        <w:t xml:space="preserve">Chamada da função fun(20)</w:t>
      </w:r>
      <w:r w:rsidDel="00000000" w:rsidR="00000000" w:rsidRPr="00000000">
        <w:rPr>
          <w:rtl w:val="0"/>
        </w:rPr>
      </w:r>
    </w:p>
    <w:p w:rsidR="00000000" w:rsidDel="00000000" w:rsidP="00000000" w:rsidRDefault="00000000" w:rsidRPr="00000000" w14:paraId="00000816">
      <w:pPr>
        <w:spacing w:after="240" w:before="240" w:lineRule="auto"/>
        <w:jc w:val="both"/>
        <w:rPr/>
      </w:pPr>
      <w:r w:rsidDel="00000000" w:rsidR="00000000" w:rsidRPr="00000000">
        <w:rPr/>
        <w:drawing>
          <wp:inline distB="114300" distT="114300" distL="114300" distR="114300">
            <wp:extent cx="6120000" cy="6045200"/>
            <wp:effectExtent b="0" l="0" r="0" t="0"/>
            <wp:docPr id="6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61200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spacing w:after="240" w:before="240" w:lineRule="auto"/>
        <w:jc w:val="both"/>
        <w:rPr/>
      </w:pPr>
      <w:r w:rsidDel="00000000" w:rsidR="00000000" w:rsidRPr="00000000">
        <w:rPr>
          <w:rtl w:val="0"/>
        </w:rPr>
      </w:r>
    </w:p>
    <w:p w:rsidR="00000000" w:rsidDel="00000000" w:rsidP="00000000" w:rsidRDefault="00000000" w:rsidRPr="00000000" w14:paraId="00000818">
      <w:pPr>
        <w:spacing w:after="24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819">
      <w:pPr>
        <w:spacing w:after="240" w:before="240" w:lineRule="auto"/>
        <w:jc w:val="both"/>
        <w:rPr>
          <w:b w:val="1"/>
        </w:rPr>
      </w:pPr>
      <w:r w:rsidDel="00000000" w:rsidR="00000000" w:rsidRPr="00000000">
        <w:rPr>
          <w:b w:val="1"/>
          <w:rtl w:val="0"/>
        </w:rPr>
        <w:t xml:space="preserve">Chamada da função fun(30)</w:t>
      </w:r>
    </w:p>
    <w:p w:rsidR="00000000" w:rsidDel="00000000" w:rsidP="00000000" w:rsidRDefault="00000000" w:rsidRPr="00000000" w14:paraId="0000081A">
      <w:pPr>
        <w:spacing w:after="240" w:before="240" w:lineRule="auto"/>
        <w:jc w:val="both"/>
        <w:rPr>
          <w:b w:val="1"/>
        </w:rPr>
      </w:pPr>
      <w:r w:rsidDel="00000000" w:rsidR="00000000" w:rsidRPr="00000000">
        <w:rPr>
          <w:b w:val="1"/>
        </w:rPr>
        <w:drawing>
          <wp:inline distB="114300" distT="114300" distL="114300" distR="114300">
            <wp:extent cx="6120000" cy="6045200"/>
            <wp:effectExtent b="0" l="0" r="0" t="0"/>
            <wp:docPr id="6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1200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81B">
      <w:pPr>
        <w:spacing w:after="240" w:before="240" w:lineRule="auto"/>
        <w:jc w:val="both"/>
        <w:rPr>
          <w:b w:val="1"/>
        </w:rPr>
      </w:pPr>
      <w:r w:rsidDel="00000000" w:rsidR="00000000" w:rsidRPr="00000000">
        <w:rPr>
          <w:rtl w:val="0"/>
        </w:rPr>
      </w:r>
    </w:p>
    <w:p w:rsidR="00000000" w:rsidDel="00000000" w:rsidP="00000000" w:rsidRDefault="00000000" w:rsidRPr="00000000" w14:paraId="0000081C">
      <w:pPr>
        <w:pStyle w:val="Heading3"/>
        <w:spacing w:after="240" w:before="240" w:lineRule="auto"/>
        <w:jc w:val="both"/>
        <w:rPr>
          <w:rFonts w:ascii="Courier New" w:cs="Courier New" w:eastAsia="Courier New" w:hAnsi="Courier New"/>
        </w:rPr>
      </w:pPr>
      <w:bookmarkStart w:colFirst="0" w:colLast="0" w:name="_heading=h.4k668n3" w:id="55"/>
      <w:bookmarkEnd w:id="55"/>
      <w:r w:rsidDel="00000000" w:rsidR="00000000" w:rsidRPr="00000000">
        <w:rPr>
          <w:rtl w:val="0"/>
        </w:rPr>
        <w:t xml:space="preserve">Classe </w:t>
      </w:r>
      <w:r w:rsidDel="00000000" w:rsidR="00000000" w:rsidRPr="00000000">
        <w:rPr>
          <w:rFonts w:ascii="Courier New" w:cs="Courier New" w:eastAsia="Courier New" w:hAnsi="Courier New"/>
          <w:rtl w:val="0"/>
        </w:rPr>
        <w:t xml:space="preserve">extern</w:t>
      </w:r>
    </w:p>
    <w:p w:rsidR="00000000" w:rsidDel="00000000" w:rsidP="00000000" w:rsidRDefault="00000000" w:rsidRPr="00000000" w14:paraId="0000081D">
      <w:pPr>
        <w:spacing w:after="240" w:before="240" w:lineRule="auto"/>
        <w:jc w:val="both"/>
        <w:rPr/>
      </w:pPr>
      <w:r w:rsidDel="00000000" w:rsidR="00000000" w:rsidRPr="00000000">
        <w:rPr>
          <w:rtl w:val="0"/>
        </w:rPr>
        <w:t xml:space="preserve">A classe de armazenamento </w:t>
      </w:r>
      <w:r w:rsidDel="00000000" w:rsidR="00000000" w:rsidRPr="00000000">
        <w:rPr>
          <w:rFonts w:ascii="Courier New" w:cs="Courier New" w:eastAsia="Courier New" w:hAnsi="Courier New"/>
          <w:rtl w:val="0"/>
        </w:rPr>
        <w:t xml:space="preserve">extern </w:t>
      </w:r>
      <w:r w:rsidDel="00000000" w:rsidR="00000000" w:rsidRPr="00000000">
        <w:rPr>
          <w:rtl w:val="0"/>
        </w:rPr>
        <w:t xml:space="preserve">possibilita que uma variável global seja visível a TODOS os programas. Variáveis </w:t>
      </w:r>
      <w:r w:rsidDel="00000000" w:rsidR="00000000" w:rsidRPr="00000000">
        <w:rPr>
          <w:rFonts w:ascii="Courier New" w:cs="Courier New" w:eastAsia="Courier New" w:hAnsi="Courier New"/>
          <w:rtl w:val="0"/>
        </w:rPr>
        <w:t xml:space="preserve">extern </w:t>
      </w:r>
      <w:r w:rsidDel="00000000" w:rsidR="00000000" w:rsidRPr="00000000">
        <w:rPr>
          <w:rtl w:val="0"/>
        </w:rPr>
        <w:t xml:space="preserve">não podem ser inicializadas como todas as outras; a variável é armazenada em uma posição que foi previamente definida no código de origem.</w:t>
      </w:r>
    </w:p>
    <w:p w:rsidR="00000000" w:rsidDel="00000000" w:rsidP="00000000" w:rsidRDefault="00000000" w:rsidRPr="00000000" w14:paraId="0000081E">
      <w:pPr>
        <w:spacing w:after="240" w:before="240" w:lineRule="auto"/>
        <w:ind w:firstLine="720"/>
        <w:jc w:val="both"/>
        <w:rPr/>
      </w:pPr>
      <w:r w:rsidDel="00000000" w:rsidR="00000000" w:rsidRPr="00000000">
        <w:rPr>
          <w:rtl w:val="0"/>
        </w:rPr>
        <w:t xml:space="preserve">Quando há múltiplos arquivos e são definidas variáveis ou funções globais, que serão usadas por outros programas, então a classe </w:t>
      </w:r>
      <w:r w:rsidDel="00000000" w:rsidR="00000000" w:rsidRPr="00000000">
        <w:rPr>
          <w:rFonts w:ascii="Courier New" w:cs="Courier New" w:eastAsia="Courier New" w:hAnsi="Courier New"/>
          <w:rtl w:val="0"/>
        </w:rPr>
        <w:t xml:space="preserve">extern</w:t>
      </w:r>
      <w:r w:rsidDel="00000000" w:rsidR="00000000" w:rsidRPr="00000000">
        <w:rPr>
          <w:rtl w:val="0"/>
        </w:rPr>
        <w:t xml:space="preserve"> deve ser usada para declarar variáveis e funções em outros programas. O modificador </w:t>
      </w:r>
      <w:r w:rsidDel="00000000" w:rsidR="00000000" w:rsidRPr="00000000">
        <w:rPr>
          <w:rFonts w:ascii="Courier New" w:cs="Courier New" w:eastAsia="Courier New" w:hAnsi="Courier New"/>
          <w:rtl w:val="0"/>
        </w:rPr>
        <w:t xml:space="preserve">extern</w:t>
      </w:r>
      <w:r w:rsidDel="00000000" w:rsidR="00000000" w:rsidRPr="00000000">
        <w:rPr>
          <w:rtl w:val="0"/>
        </w:rPr>
        <w:t xml:space="preserve"> é comumente usado quando há dois ou mais arquivos de programas compartilhando as mesmas variáveis ou funções globais. </w:t>
      </w:r>
    </w:p>
    <w:p w:rsidR="00000000" w:rsidDel="00000000" w:rsidP="00000000" w:rsidRDefault="00000000" w:rsidRPr="00000000" w14:paraId="0000081F">
      <w:pPr>
        <w:tabs>
          <w:tab w:val="left" w:leader="none" w:pos="5865"/>
        </w:tabs>
        <w:spacing w:after="240" w:before="240" w:lineRule="auto"/>
        <w:jc w:val="both"/>
        <w:rPr>
          <w:b w:val="1"/>
        </w:rPr>
      </w:pPr>
      <w:r w:rsidDel="00000000" w:rsidR="00000000" w:rsidRPr="00000000">
        <w:rPr>
          <w:b w:val="1"/>
          <w:rtl w:val="0"/>
        </w:rPr>
        <w:t xml:space="preserve">Exemplo</w:t>
        <w:tab/>
      </w:r>
    </w:p>
    <w:p w:rsidR="00000000" w:rsidDel="00000000" w:rsidP="00000000" w:rsidRDefault="00000000" w:rsidRPr="00000000" w14:paraId="00000820">
      <w:pPr>
        <w:spacing w:after="240" w:before="240" w:lineRule="auto"/>
        <w:jc w:val="both"/>
        <w:rPr/>
      </w:pPr>
      <w:r w:rsidDel="00000000" w:rsidR="00000000" w:rsidRPr="00000000">
        <w:rPr>
          <w:rtl w:val="0"/>
        </w:rPr>
        <w:t xml:space="preserve">Considere dois arquivos, </w:t>
      </w:r>
      <w:r w:rsidDel="00000000" w:rsidR="00000000" w:rsidRPr="00000000">
        <w:rPr>
          <w:rFonts w:ascii="Courier New" w:cs="Courier New" w:eastAsia="Courier New" w:hAnsi="Courier New"/>
          <w:rtl w:val="0"/>
        </w:rPr>
        <w:t xml:space="preserve">main.cpp</w:t>
      </w:r>
      <w:r w:rsidDel="00000000" w:rsidR="00000000" w:rsidRPr="00000000">
        <w:rPr>
          <w:rtl w:val="0"/>
        </w:rPr>
        <w:t xml:space="preserve"> e </w:t>
      </w:r>
      <w:r w:rsidDel="00000000" w:rsidR="00000000" w:rsidRPr="00000000">
        <w:rPr>
          <w:rFonts w:ascii="Courier New" w:cs="Courier New" w:eastAsia="Courier New" w:hAnsi="Courier New"/>
          <w:rtl w:val="0"/>
        </w:rPr>
        <w:t xml:space="preserve">troca.cpp</w:t>
      </w:r>
      <w:r w:rsidDel="00000000" w:rsidR="00000000" w:rsidRPr="00000000">
        <w:rPr>
          <w:rtl w:val="0"/>
        </w:rPr>
        <w:t xml:space="preserve">. Em </w:t>
      </w:r>
      <w:r w:rsidDel="00000000" w:rsidR="00000000" w:rsidRPr="00000000">
        <w:rPr>
          <w:rFonts w:ascii="Courier New" w:cs="Courier New" w:eastAsia="Courier New" w:hAnsi="Courier New"/>
          <w:rtl w:val="0"/>
        </w:rPr>
        <w:t xml:space="preserve">main.cpp</w:t>
      </w:r>
      <w:r w:rsidDel="00000000" w:rsidR="00000000" w:rsidRPr="00000000">
        <w:rPr>
          <w:rtl w:val="0"/>
        </w:rPr>
        <w:t xml:space="preserve">, está declarada a variável global </w:t>
      </w:r>
      <w:r w:rsidDel="00000000" w:rsidR="00000000" w:rsidRPr="00000000">
        <w:rPr>
          <w:rFonts w:ascii="Courier New" w:cs="Courier New" w:eastAsia="Courier New" w:hAnsi="Courier New"/>
          <w:rtl w:val="0"/>
        </w:rPr>
        <w:t xml:space="preserve">n</w:t>
      </w:r>
      <w:r w:rsidDel="00000000" w:rsidR="00000000" w:rsidRPr="00000000">
        <w:rPr>
          <w:rtl w:val="0"/>
        </w:rPr>
        <w:t xml:space="preserve"> (linha 5), e a função </w:t>
      </w:r>
      <w:r w:rsidDel="00000000" w:rsidR="00000000" w:rsidRPr="00000000">
        <w:rPr>
          <w:rFonts w:ascii="Courier New" w:cs="Courier New" w:eastAsia="Courier New" w:hAnsi="Courier New"/>
          <w:rtl w:val="0"/>
        </w:rPr>
        <w:t xml:space="preserve">int troca_val()</w:t>
      </w:r>
      <w:r w:rsidDel="00000000" w:rsidR="00000000" w:rsidRPr="00000000">
        <w:rPr>
          <w:rtl w:val="0"/>
        </w:rPr>
        <w:t xml:space="preserve">, definida em outro arquivo, como assinalado pelo modificador </w:t>
      </w:r>
      <w:r w:rsidDel="00000000" w:rsidR="00000000" w:rsidRPr="00000000">
        <w:rPr>
          <w:rFonts w:ascii="Courier New" w:cs="Courier New" w:eastAsia="Courier New" w:hAnsi="Courier New"/>
          <w:rtl w:val="0"/>
        </w:rPr>
        <w:t xml:space="preserve">extern </w:t>
      </w:r>
      <w:r w:rsidDel="00000000" w:rsidR="00000000" w:rsidRPr="00000000">
        <w:rPr>
          <w:rtl w:val="0"/>
        </w:rPr>
        <w:t xml:space="preserve">(linha 6) . Em </w:t>
      </w:r>
      <w:r w:rsidDel="00000000" w:rsidR="00000000" w:rsidRPr="00000000">
        <w:rPr>
          <w:rFonts w:ascii="Courier New" w:cs="Courier New" w:eastAsia="Courier New" w:hAnsi="Courier New"/>
          <w:rtl w:val="0"/>
        </w:rPr>
        <w:t xml:space="preserve">troca.cpp</w:t>
      </w:r>
      <w:r w:rsidDel="00000000" w:rsidR="00000000" w:rsidRPr="00000000">
        <w:rPr>
          <w:rtl w:val="0"/>
        </w:rPr>
        <w:t xml:space="preserve">, a declaração </w:t>
      </w:r>
      <w:r w:rsidDel="00000000" w:rsidR="00000000" w:rsidRPr="00000000">
        <w:rPr>
          <w:rFonts w:ascii="Courier New" w:cs="Courier New" w:eastAsia="Courier New" w:hAnsi="Courier New"/>
          <w:rtl w:val="0"/>
        </w:rPr>
        <w:t xml:space="preserve">extern int n</w:t>
      </w:r>
      <w:r w:rsidDel="00000000" w:rsidR="00000000" w:rsidRPr="00000000">
        <w:rPr>
          <w:rtl w:val="0"/>
        </w:rPr>
        <w:t xml:space="preserve"> (linha 5) diz q a variável </w:t>
      </w:r>
      <w:r w:rsidDel="00000000" w:rsidR="00000000" w:rsidRPr="00000000">
        <w:rPr>
          <w:rFonts w:ascii="Courier New" w:cs="Courier New" w:eastAsia="Courier New" w:hAnsi="Courier New"/>
          <w:rtl w:val="0"/>
        </w:rPr>
        <w:t xml:space="preserve">n</w:t>
      </w:r>
      <w:r w:rsidDel="00000000" w:rsidR="00000000" w:rsidRPr="00000000">
        <w:rPr>
          <w:rtl w:val="0"/>
        </w:rPr>
        <w:t xml:space="preserve">, declarada em outro arquivo (nesse exemplo, em </w:t>
      </w:r>
      <w:r w:rsidDel="00000000" w:rsidR="00000000" w:rsidRPr="00000000">
        <w:rPr>
          <w:rFonts w:ascii="Courier New" w:cs="Courier New" w:eastAsia="Courier New" w:hAnsi="Courier New"/>
          <w:rtl w:val="0"/>
        </w:rPr>
        <w:t xml:space="preserve">main.cpp</w:t>
      </w:r>
      <w:r w:rsidDel="00000000" w:rsidR="00000000" w:rsidRPr="00000000">
        <w:rPr>
          <w:rtl w:val="0"/>
        </w:rPr>
        <w:t xml:space="preserve">), será usada.</w:t>
      </w:r>
    </w:p>
    <w:p w:rsidR="00000000" w:rsidDel="00000000" w:rsidP="00000000" w:rsidRDefault="00000000" w:rsidRPr="00000000" w14:paraId="00000821">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main.cpp</w:t>
      </w:r>
    </w:p>
    <w:tbl>
      <w:tblPr>
        <w:tblStyle w:val="Table85"/>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82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82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82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82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82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82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82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82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82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82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82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82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82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tc>
        <w:tc>
          <w:tcPr>
            <w:shd w:fill="f0f0f0" w:val="clear"/>
            <w:tcMar>
              <w:top w:w="0.0" w:type="dxa"/>
              <w:left w:w="0.0" w:type="dxa"/>
              <w:bottom w:w="0.0" w:type="dxa"/>
              <w:right w:w="0.0" w:type="dxa"/>
            </w:tcMar>
          </w:tcPr>
          <w:p w:rsidR="00000000" w:rsidDel="00000000" w:rsidP="00000000" w:rsidRDefault="00000000" w:rsidRPr="00000000" w14:paraId="0000082F">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&lt;iostream&gt;</w:t>
            </w:r>
            <w:r w:rsidDel="00000000" w:rsidR="00000000" w:rsidRPr="00000000">
              <w:rPr>
                <w:rFonts w:ascii="Consolas" w:cs="Consolas" w:eastAsia="Consolas" w:hAnsi="Consolas"/>
                <w:b w:val="1"/>
                <w:color w:val="444444"/>
                <w:sz w:val="19"/>
                <w:szCs w:val="19"/>
                <w:shd w:fill="f0f0f0" w:val="clear"/>
                <w:rtl w:val="0"/>
              </w:rPr>
              <w:br w:type="textWrapping"/>
              <w:br w:type="textWrapping"/>
              <w:t xml:space="preserve">using namespace </w:t>
            </w:r>
            <w:r w:rsidDel="00000000" w:rsidR="00000000" w:rsidRPr="00000000">
              <w:rPr>
                <w:rFonts w:ascii="Consolas" w:cs="Consolas" w:eastAsia="Consolas" w:hAnsi="Consolas"/>
                <w:b w:val="1"/>
                <w:color w:val="397300"/>
                <w:sz w:val="19"/>
                <w:szCs w:val="19"/>
                <w:shd w:fill="f0f0f0" w:val="clear"/>
                <w:rtl w:val="0"/>
              </w:rPr>
              <w:t xml:space="preserve">std</w:t>
            </w:r>
            <w:r w:rsidDel="00000000" w:rsidR="00000000" w:rsidRPr="00000000">
              <w:rPr>
                <w:rFonts w:ascii="Consolas" w:cs="Consolas" w:eastAsia="Consolas" w:hAnsi="Consolas"/>
                <w:b w:val="1"/>
                <w:color w:val="444444"/>
                <w:sz w:val="19"/>
                <w:szCs w:val="19"/>
                <w:shd w:fill="f0f0f0" w:val="clear"/>
                <w:rtl w:val="0"/>
              </w:rPr>
              <w:t xml:space="preserve">;</w:t>
              <w:br w:type="textWrapping"/>
              <w:br w:type="textWrapping"/>
              <w:t xml:space="preserve">int n;</w:t>
              <w:br w:type="textWrapping"/>
              <w:t xml:space="preserve">extern int </w:t>
            </w:r>
            <w:r w:rsidDel="00000000" w:rsidR="00000000" w:rsidRPr="00000000">
              <w:rPr>
                <w:rFonts w:ascii="Consolas" w:cs="Consolas" w:eastAsia="Consolas" w:hAnsi="Consolas"/>
                <w:b w:val="1"/>
                <w:color w:val="880000"/>
                <w:sz w:val="19"/>
                <w:szCs w:val="19"/>
                <w:shd w:fill="f0f0f0" w:val="clear"/>
                <w:rtl w:val="0"/>
              </w:rPr>
              <w:t xml:space="preserve">troca_val</w:t>
            </w:r>
            <w:r w:rsidDel="00000000" w:rsidR="00000000" w:rsidRPr="00000000">
              <w:rPr>
                <w:rFonts w:ascii="Consolas" w:cs="Consolas" w:eastAsia="Consolas" w:hAnsi="Consolas"/>
                <w:b w:val="1"/>
                <w:color w:val="444444"/>
                <w:sz w:val="19"/>
                <w:szCs w:val="19"/>
                <w:shd w:fill="f0f0f0" w:val="clear"/>
                <w:rtl w:val="0"/>
              </w:rPr>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n = </w:t>
            </w:r>
            <w:r w:rsidDel="00000000" w:rsidR="00000000" w:rsidRPr="00000000">
              <w:rPr>
                <w:rFonts w:ascii="Consolas" w:cs="Consolas" w:eastAsia="Consolas" w:hAnsi="Consolas"/>
                <w:b w:val="1"/>
                <w:color w:val="880000"/>
                <w:sz w:val="19"/>
                <w:szCs w:val="19"/>
                <w:shd w:fill="f0f0f0" w:val="clear"/>
                <w:rtl w:val="0"/>
              </w:rPr>
              <w:t xml:space="preserve">10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"Main: "</w:t>
            </w:r>
            <w:r w:rsidDel="00000000" w:rsidR="00000000" w:rsidRPr="00000000">
              <w:rPr>
                <w:rFonts w:ascii="Consolas" w:cs="Consolas" w:eastAsia="Consolas" w:hAnsi="Consolas"/>
                <w:b w:val="1"/>
                <w:color w:val="444444"/>
                <w:sz w:val="19"/>
                <w:szCs w:val="19"/>
                <w:shd w:fill="f0f0f0" w:val="clear"/>
                <w:rtl w:val="0"/>
              </w:rPr>
              <w:t xml:space="preserve"> &lt;&lt; n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troca_val();</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"Main de novo: "</w:t>
            </w:r>
            <w:r w:rsidDel="00000000" w:rsidR="00000000" w:rsidRPr="00000000">
              <w:rPr>
                <w:rFonts w:ascii="Consolas" w:cs="Consolas" w:eastAsia="Consolas" w:hAnsi="Consolas"/>
                <w:b w:val="1"/>
                <w:color w:val="444444"/>
                <w:sz w:val="19"/>
                <w:szCs w:val="19"/>
                <w:shd w:fill="f0f0f0" w:val="clear"/>
                <w:rtl w:val="0"/>
              </w:rPr>
              <w:t xml:space="preserve"> &lt;&lt; n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830">
      <w:pPr>
        <w:spacing w:after="240" w:before="240" w:lineRule="auto"/>
        <w:jc w:val="both"/>
        <w:rPr/>
      </w:pPr>
      <w:r w:rsidDel="00000000" w:rsidR="00000000" w:rsidRPr="00000000">
        <w:rPr>
          <w:rtl w:val="0"/>
        </w:rPr>
      </w:r>
    </w:p>
    <w:p w:rsidR="00000000" w:rsidDel="00000000" w:rsidP="00000000" w:rsidRDefault="00000000" w:rsidRPr="00000000" w14:paraId="00000831">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troca.cpp</w:t>
      </w:r>
    </w:p>
    <w:tbl>
      <w:tblPr>
        <w:tblStyle w:val="Table86"/>
        <w:tblW w:w="9555.0" w:type="dxa"/>
        <w:jc w:val="left"/>
        <w:tblInd w:w="45.0" w:type="dxa"/>
        <w:tblLayout w:type="fixed"/>
        <w:tblLook w:val="0600"/>
      </w:tblPr>
      <w:tblGrid>
        <w:gridCol w:w="510"/>
        <w:gridCol w:w="9045"/>
        <w:tblGridChange w:id="0">
          <w:tblGrid>
            <w:gridCol w:w="510"/>
            <w:gridCol w:w="9045"/>
          </w:tblGrid>
        </w:tblGridChange>
      </w:tblGrid>
      <w:tr>
        <w:trPr>
          <w:cantSplit w:val="0"/>
          <w:trHeight w:val="248" w:hRule="atLeast"/>
          <w:tblHeader w:val="0"/>
        </w:trPr>
        <w:tc>
          <w:tcPr>
            <w:shd w:fill="auto" w:val="clear"/>
            <w:tcMar>
              <w:top w:w="0.0" w:type="dxa"/>
              <w:left w:w="0.0" w:type="dxa"/>
              <w:bottom w:w="0.0" w:type="dxa"/>
              <w:right w:w="0.0" w:type="dxa"/>
            </w:tcMar>
          </w:tcPr>
          <w:p w:rsidR="00000000" w:rsidDel="00000000" w:rsidP="00000000" w:rsidRDefault="00000000" w:rsidRPr="00000000" w14:paraId="0000083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83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83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83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83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83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83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83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83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83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tc>
        <w:tc>
          <w:tcPr>
            <w:shd w:fill="f0f0f0" w:val="clear"/>
            <w:tcMar>
              <w:top w:w="0.0" w:type="dxa"/>
              <w:left w:w="0.0" w:type="dxa"/>
              <w:bottom w:w="0.0" w:type="dxa"/>
              <w:right w:w="0.0" w:type="dxa"/>
            </w:tcMar>
          </w:tcPr>
          <w:p w:rsidR="00000000" w:rsidDel="00000000" w:rsidP="00000000" w:rsidRDefault="00000000" w:rsidRPr="00000000" w14:paraId="0000083C">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&lt;iostream&gt;</w:t>
            </w:r>
            <w:r w:rsidDel="00000000" w:rsidR="00000000" w:rsidRPr="00000000">
              <w:rPr>
                <w:rFonts w:ascii="Consolas" w:cs="Consolas" w:eastAsia="Consolas" w:hAnsi="Consolas"/>
                <w:b w:val="1"/>
                <w:color w:val="444444"/>
                <w:sz w:val="19"/>
                <w:szCs w:val="19"/>
                <w:shd w:fill="f0f0f0" w:val="clear"/>
                <w:rtl w:val="0"/>
              </w:rPr>
              <w:br w:type="textWrapping"/>
              <w:br w:type="textWrapping"/>
              <w:t xml:space="preserve">using namespace </w:t>
            </w:r>
            <w:r w:rsidDel="00000000" w:rsidR="00000000" w:rsidRPr="00000000">
              <w:rPr>
                <w:rFonts w:ascii="Consolas" w:cs="Consolas" w:eastAsia="Consolas" w:hAnsi="Consolas"/>
                <w:b w:val="1"/>
                <w:color w:val="397300"/>
                <w:sz w:val="19"/>
                <w:szCs w:val="19"/>
                <w:shd w:fill="f0f0f0" w:val="clear"/>
                <w:rtl w:val="0"/>
              </w:rPr>
              <w:t xml:space="preserve">std</w:t>
            </w:r>
            <w:r w:rsidDel="00000000" w:rsidR="00000000" w:rsidRPr="00000000">
              <w:rPr>
                <w:rFonts w:ascii="Consolas" w:cs="Consolas" w:eastAsia="Consolas" w:hAnsi="Consolas"/>
                <w:b w:val="1"/>
                <w:color w:val="444444"/>
                <w:sz w:val="19"/>
                <w:szCs w:val="19"/>
                <w:shd w:fill="f0f0f0" w:val="clear"/>
                <w:rtl w:val="0"/>
              </w:rPr>
              <w:t xml:space="preserve">;</w:t>
              <w:br w:type="textWrapping"/>
              <w:br w:type="textWrapping"/>
              <w:t xml:space="preserve">extern int n;</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troca_val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n = </w:t>
            </w:r>
            <w:r w:rsidDel="00000000" w:rsidR="00000000" w:rsidRPr="00000000">
              <w:rPr>
                <w:rFonts w:ascii="Consolas" w:cs="Consolas" w:eastAsia="Consolas" w:hAnsi="Consolas"/>
                <w:b w:val="1"/>
                <w:color w:val="880000"/>
                <w:sz w:val="19"/>
                <w:szCs w:val="19"/>
                <w:shd w:fill="f0f0f0" w:val="clear"/>
                <w:rtl w:val="0"/>
              </w:rPr>
              <w:t xml:space="preserve">432</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"Troca: "</w:t>
            </w:r>
            <w:r w:rsidDel="00000000" w:rsidR="00000000" w:rsidRPr="00000000">
              <w:rPr>
                <w:rFonts w:ascii="Consolas" w:cs="Consolas" w:eastAsia="Consolas" w:hAnsi="Consolas"/>
                <w:b w:val="1"/>
                <w:color w:val="444444"/>
                <w:sz w:val="19"/>
                <w:szCs w:val="19"/>
                <w:shd w:fill="f0f0f0" w:val="clear"/>
                <w:rtl w:val="0"/>
              </w:rPr>
              <w:t xml:space="preserve"> &lt;&lt; n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83D">
      <w:pPr>
        <w:spacing w:after="240" w:before="240" w:lineRule="auto"/>
        <w:jc w:val="both"/>
        <w:rPr/>
      </w:pPr>
      <w:r w:rsidDel="00000000" w:rsidR="00000000" w:rsidRPr="00000000">
        <w:rPr>
          <w:rtl w:val="0"/>
        </w:rPr>
      </w:r>
    </w:p>
    <w:p w:rsidR="00000000" w:rsidDel="00000000" w:rsidP="00000000" w:rsidRDefault="00000000" w:rsidRPr="00000000" w14:paraId="0000083E">
      <w:pPr>
        <w:spacing w:after="200" w:lineRule="auto"/>
        <w:rPr>
          <w:rFonts w:ascii="Roboto Slab" w:cs="Roboto Slab" w:eastAsia="Roboto Slab" w:hAnsi="Roboto Slab"/>
          <w:b w:val="1"/>
          <w:color w:val="1155cc"/>
          <w:sz w:val="36"/>
          <w:szCs w:val="36"/>
        </w:rPr>
      </w:pPr>
      <w:r w:rsidDel="00000000" w:rsidR="00000000" w:rsidRPr="00000000">
        <w:rPr>
          <w:rtl w:val="0"/>
        </w:rPr>
      </w:r>
    </w:p>
    <w:p w:rsidR="00000000" w:rsidDel="00000000" w:rsidP="00000000" w:rsidRDefault="00000000" w:rsidRPr="00000000" w14:paraId="0000083F">
      <w:pPr>
        <w:spacing w:after="200" w:lineRule="auto"/>
        <w:rPr>
          <w:rFonts w:ascii="Roboto Slab" w:cs="Roboto Slab" w:eastAsia="Roboto Slab" w:hAnsi="Roboto Slab"/>
          <w:b w:val="1"/>
          <w:color w:val="1155cc"/>
          <w:sz w:val="36"/>
          <w:szCs w:val="36"/>
        </w:rPr>
      </w:pPr>
      <w:r w:rsidDel="00000000" w:rsidR="00000000" w:rsidRPr="00000000">
        <w:rPr>
          <w:rFonts w:ascii="Roboto Slab" w:cs="Roboto Slab" w:eastAsia="Roboto Slab" w:hAnsi="Roboto Slab"/>
          <w:b w:val="1"/>
          <w:color w:val="1155cc"/>
          <w:sz w:val="36"/>
          <w:szCs w:val="36"/>
          <w:rtl w:val="0"/>
        </w:rPr>
        <w:t xml:space="preserve">Atividade proposta</w:t>
      </w:r>
    </w:p>
    <w:p w:rsidR="00000000" w:rsidDel="00000000" w:rsidP="00000000" w:rsidRDefault="00000000" w:rsidRPr="00000000" w14:paraId="00000840">
      <w:pPr>
        <w:spacing w:after="240" w:before="240" w:lineRule="auto"/>
        <w:jc w:val="both"/>
        <w:rPr/>
      </w:pPr>
      <w:r w:rsidDel="00000000" w:rsidR="00000000" w:rsidRPr="00000000">
        <w:rPr>
          <w:rtl w:val="0"/>
        </w:rPr>
        <w:t xml:space="preserve">Faça testes de mesa dos códigos de exemplo das classes de armazenamento </w:t>
      </w:r>
      <w:r w:rsidDel="00000000" w:rsidR="00000000" w:rsidRPr="00000000">
        <w:rPr>
          <w:rFonts w:ascii="Courier New" w:cs="Courier New" w:eastAsia="Courier New" w:hAnsi="Courier New"/>
          <w:rtl w:val="0"/>
        </w:rPr>
        <w:t xml:space="preserve">static </w:t>
      </w:r>
      <w:r w:rsidDel="00000000" w:rsidR="00000000" w:rsidRPr="00000000">
        <w:rPr>
          <w:rtl w:val="0"/>
        </w:rPr>
        <w:t xml:space="preserve">e </w:t>
      </w:r>
      <w:r w:rsidDel="00000000" w:rsidR="00000000" w:rsidRPr="00000000">
        <w:rPr>
          <w:rFonts w:ascii="Courier New" w:cs="Courier New" w:eastAsia="Courier New" w:hAnsi="Courier New"/>
          <w:rtl w:val="0"/>
        </w:rPr>
        <w:t xml:space="preserve">extern</w:t>
      </w:r>
      <w:r w:rsidDel="00000000" w:rsidR="00000000" w:rsidRPr="00000000">
        <w:rPr>
          <w:rtl w:val="0"/>
        </w:rPr>
        <w:t xml:space="preserve">.</w:t>
      </w:r>
    </w:p>
    <w:p w:rsidR="00000000" w:rsidDel="00000000" w:rsidP="00000000" w:rsidRDefault="00000000" w:rsidRPr="00000000" w14:paraId="00000841">
      <w:pPr>
        <w:spacing w:before="0" w:lineRule="auto"/>
        <w:ind w:hanging="15"/>
        <w:jc w:val="center"/>
        <w:rPr>
          <w:sz w:val="8"/>
          <w:szCs w:val="8"/>
        </w:rPr>
      </w:pPr>
      <w:r w:rsidDel="00000000" w:rsidR="00000000" w:rsidRPr="00000000">
        <w:rPr>
          <w:rtl w:val="0"/>
        </w:rPr>
      </w:r>
    </w:p>
    <w:p w:rsidR="00000000" w:rsidDel="00000000" w:rsidP="00000000" w:rsidRDefault="00000000" w:rsidRPr="00000000" w14:paraId="00000842">
      <w:pPr>
        <w:spacing w:before="0" w:lineRule="auto"/>
        <w:ind w:hanging="15"/>
        <w:jc w:val="center"/>
        <w:rPr/>
      </w:pPr>
      <w:r w:rsidDel="00000000" w:rsidR="00000000" w:rsidRPr="00000000">
        <w:rPr/>
        <w:drawing>
          <wp:inline distB="114300" distT="114300" distL="114300" distR="114300">
            <wp:extent cx="2751336" cy="280988"/>
            <wp:effectExtent b="0" l="0" r="0" t="0"/>
            <wp:docPr descr="quebra de página" id="66"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843">
      <w:pPr>
        <w:pStyle w:val="Heading2"/>
        <w:spacing w:before="240" w:lineRule="auto"/>
        <w:rPr/>
      </w:pPr>
      <w:bookmarkStart w:colFirst="0" w:colLast="0" w:name="_heading=h.2zbgiuw" w:id="56"/>
      <w:bookmarkEnd w:id="56"/>
      <w:r w:rsidDel="00000000" w:rsidR="00000000" w:rsidRPr="00000000">
        <w:rPr>
          <w:color w:val="1155cc"/>
          <w:sz w:val="28"/>
          <w:szCs w:val="28"/>
          <w:rtl w:val="0"/>
        </w:rPr>
        <w:t xml:space="preserve">Bibliografia</w:t>
      </w:r>
      <w:r w:rsidDel="00000000" w:rsidR="00000000" w:rsidRPr="00000000">
        <w:rPr>
          <w:rtl w:val="0"/>
        </w:rPr>
      </w:r>
    </w:p>
    <w:p w:rsidR="00000000" w:rsidDel="00000000" w:rsidP="00000000" w:rsidRDefault="00000000" w:rsidRPr="00000000" w14:paraId="00000844">
      <w:pPr>
        <w:spacing w:after="200" w:before="0" w:line="240" w:lineRule="auto"/>
        <w:ind w:left="425" w:firstLine="0"/>
        <w:rPr>
          <w:sz w:val="12"/>
          <w:szCs w:val="12"/>
        </w:rPr>
      </w:pPr>
      <w:r w:rsidDel="00000000" w:rsidR="00000000" w:rsidRPr="00000000">
        <w:rPr>
          <w:rtl w:val="0"/>
        </w:rPr>
      </w:r>
    </w:p>
    <w:p w:rsidR="00000000" w:rsidDel="00000000" w:rsidP="00000000" w:rsidRDefault="00000000" w:rsidRPr="00000000" w14:paraId="00000845">
      <w:pPr>
        <w:spacing w:after="200" w:before="0" w:line="240" w:lineRule="auto"/>
        <w:ind w:left="720" w:firstLine="0"/>
        <w:rPr>
          <w:sz w:val="22"/>
          <w:szCs w:val="22"/>
        </w:rPr>
      </w:pPr>
      <w:r w:rsidDel="00000000" w:rsidR="00000000" w:rsidRPr="00000000">
        <w:rPr>
          <w:sz w:val="22"/>
          <w:szCs w:val="22"/>
          <w:rtl w:val="0"/>
        </w:rPr>
        <w:t xml:space="preserve">“Alocação de memória.” n.d. Alocação de memória. Accessed 03 09, 2021. https://www.inf.ufpr.br/roberto/ci067/10_aloc.html.</w:t>
      </w:r>
    </w:p>
    <w:p w:rsidR="00000000" w:rsidDel="00000000" w:rsidP="00000000" w:rsidRDefault="00000000" w:rsidRPr="00000000" w14:paraId="00000846">
      <w:pPr>
        <w:spacing w:after="200" w:before="0" w:line="240" w:lineRule="auto"/>
        <w:ind w:left="720" w:firstLine="0"/>
        <w:rPr>
          <w:sz w:val="22"/>
          <w:szCs w:val="22"/>
        </w:rPr>
      </w:pPr>
      <w:r w:rsidDel="00000000" w:rsidR="00000000" w:rsidRPr="00000000">
        <w:rPr>
          <w:sz w:val="22"/>
          <w:szCs w:val="22"/>
          <w:rtl w:val="0"/>
        </w:rPr>
        <w:t xml:space="preserve">Kangralkar, N. 2021. “Memory Layout of C Programs.” GeeksforGeeks. https://www.geeksforgeeks.org/memory-layout-of-c-program/.</w:t>
      </w:r>
    </w:p>
    <w:p w:rsidR="00000000" w:rsidDel="00000000" w:rsidP="00000000" w:rsidRDefault="00000000" w:rsidRPr="00000000" w14:paraId="00000847">
      <w:pPr>
        <w:spacing w:after="200" w:before="0" w:line="240" w:lineRule="auto"/>
        <w:ind w:left="720" w:firstLine="0"/>
        <w:rPr>
          <w:sz w:val="22"/>
          <w:szCs w:val="22"/>
        </w:rPr>
      </w:pPr>
      <w:r w:rsidDel="00000000" w:rsidR="00000000" w:rsidRPr="00000000">
        <w:rPr>
          <w:sz w:val="22"/>
          <w:szCs w:val="22"/>
          <w:rtl w:val="0"/>
        </w:rPr>
        <w:t xml:space="preserve">“Storage Classes in C++.” 2021. Tutorials Point. https://www.tutorialspoint.com/cplusplus/cpp_storage_classes.htm.</w:t>
      </w:r>
    </w:p>
    <w:p w:rsidR="00000000" w:rsidDel="00000000" w:rsidP="00000000" w:rsidRDefault="00000000" w:rsidRPr="00000000" w14:paraId="00000848">
      <w:pPr>
        <w:spacing w:after="200" w:before="0" w:line="240" w:lineRule="auto"/>
        <w:ind w:left="720" w:firstLine="0"/>
        <w:rPr>
          <w:sz w:val="22"/>
          <w:szCs w:val="22"/>
        </w:rPr>
      </w:pPr>
      <w:r w:rsidDel="00000000" w:rsidR="00000000" w:rsidRPr="00000000">
        <w:rPr>
          <w:sz w:val="22"/>
          <w:szCs w:val="22"/>
          <w:rtl w:val="0"/>
        </w:rPr>
        <w:t xml:space="preserve">Thakur, Nishtha. 2019. “Memory Layout of C Programs.” Tutorials Point. https://www.tutorialspoint.com/memory-layout-of-c-programs.</w:t>
      </w:r>
    </w:p>
    <w:p w:rsidR="00000000" w:rsidDel="00000000" w:rsidP="00000000" w:rsidRDefault="00000000" w:rsidRPr="00000000" w14:paraId="00000849">
      <w:pPr>
        <w:spacing w:after="240" w:before="240" w:lineRule="auto"/>
        <w:jc w:val="both"/>
        <w:rPr/>
      </w:pPr>
      <w:r w:rsidDel="00000000" w:rsidR="00000000" w:rsidRPr="00000000">
        <w:rPr>
          <w:rtl w:val="0"/>
        </w:rPr>
      </w:r>
    </w:p>
    <w:p w:rsidR="00000000" w:rsidDel="00000000" w:rsidP="00000000" w:rsidRDefault="00000000" w:rsidRPr="00000000" w14:paraId="0000084A">
      <w:pPr>
        <w:spacing w:after="240" w:before="240" w:lineRule="auto"/>
        <w:jc w:val="both"/>
        <w:rPr/>
      </w:pPr>
      <w:r w:rsidDel="00000000" w:rsidR="00000000" w:rsidRPr="00000000">
        <w:rPr>
          <w:rtl w:val="0"/>
        </w:rPr>
      </w:r>
    </w:p>
    <w:p w:rsidR="00000000" w:rsidDel="00000000" w:rsidP="00000000" w:rsidRDefault="00000000" w:rsidRPr="00000000" w14:paraId="0000084B">
      <w:pPr>
        <w:spacing w:after="240" w:before="240" w:lineRule="auto"/>
        <w:jc w:val="both"/>
        <w:rPr/>
      </w:pPr>
      <w:r w:rsidDel="00000000" w:rsidR="00000000" w:rsidRPr="00000000">
        <w:rPr>
          <w:rtl w:val="0"/>
        </w:rPr>
      </w:r>
    </w:p>
    <w:p w:rsidR="00000000" w:rsidDel="00000000" w:rsidP="00000000" w:rsidRDefault="00000000" w:rsidRPr="00000000" w14:paraId="0000084C">
      <w:pPr>
        <w:spacing w:after="240" w:before="240" w:lineRule="auto"/>
        <w:jc w:val="both"/>
        <w:rPr/>
      </w:pPr>
      <w:r w:rsidDel="00000000" w:rsidR="00000000" w:rsidRPr="00000000">
        <w:rPr>
          <w:rtl w:val="0"/>
        </w:rPr>
      </w:r>
    </w:p>
    <w:p w:rsidR="00000000" w:rsidDel="00000000" w:rsidP="00000000" w:rsidRDefault="00000000" w:rsidRPr="00000000" w14:paraId="0000084D">
      <w:pPr>
        <w:spacing w:after="240" w:before="240" w:lineRule="auto"/>
        <w:jc w:val="both"/>
        <w:rPr/>
      </w:pPr>
      <w:r w:rsidDel="00000000" w:rsidR="00000000" w:rsidRPr="00000000">
        <w:rPr>
          <w:rtl w:val="0"/>
        </w:rPr>
      </w:r>
    </w:p>
    <w:p w:rsidR="00000000" w:rsidDel="00000000" w:rsidP="00000000" w:rsidRDefault="00000000" w:rsidRPr="00000000" w14:paraId="0000084E">
      <w:pPr>
        <w:spacing w:after="240" w:before="240" w:lineRule="auto"/>
        <w:jc w:val="both"/>
        <w:rPr/>
      </w:pPr>
      <w:r w:rsidDel="00000000" w:rsidR="00000000" w:rsidRPr="00000000">
        <w:rPr>
          <w:rtl w:val="0"/>
        </w:rPr>
      </w:r>
    </w:p>
    <w:p w:rsidR="00000000" w:rsidDel="00000000" w:rsidP="00000000" w:rsidRDefault="00000000" w:rsidRPr="00000000" w14:paraId="0000084F">
      <w:pPr>
        <w:spacing w:after="240" w:before="240" w:lineRule="auto"/>
        <w:jc w:val="both"/>
        <w:rPr/>
      </w:pPr>
      <w:r w:rsidDel="00000000" w:rsidR="00000000" w:rsidRPr="00000000">
        <w:rPr>
          <w:rtl w:val="0"/>
        </w:rPr>
      </w:r>
    </w:p>
    <w:p w:rsidR="00000000" w:rsidDel="00000000" w:rsidP="00000000" w:rsidRDefault="00000000" w:rsidRPr="00000000" w14:paraId="00000850">
      <w:pPr>
        <w:spacing w:after="240" w:before="240" w:lineRule="auto"/>
        <w:jc w:val="both"/>
        <w:rPr/>
      </w:pPr>
      <w:r w:rsidDel="00000000" w:rsidR="00000000" w:rsidRPr="00000000">
        <w:rPr>
          <w:rtl w:val="0"/>
        </w:rPr>
      </w:r>
    </w:p>
    <w:p w:rsidR="00000000" w:rsidDel="00000000" w:rsidP="00000000" w:rsidRDefault="00000000" w:rsidRPr="00000000" w14:paraId="00000851">
      <w:pPr>
        <w:spacing w:after="24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852">
      <w:pPr>
        <w:spacing w:after="240" w:before="240" w:lineRule="auto"/>
        <w:jc w:val="both"/>
        <w:rPr/>
      </w:pPr>
      <w:r w:rsidDel="00000000" w:rsidR="00000000" w:rsidRPr="00000000">
        <w:rPr>
          <w:rtl w:val="0"/>
        </w:rPr>
      </w:r>
    </w:p>
    <w:p w:rsidR="00000000" w:rsidDel="00000000" w:rsidP="00000000" w:rsidRDefault="00000000" w:rsidRPr="00000000" w14:paraId="00000853">
      <w:pPr>
        <w:spacing w:after="240" w:before="240" w:lineRule="auto"/>
        <w:jc w:val="both"/>
        <w:rPr>
          <w:b w:val="1"/>
        </w:rPr>
      </w:pPr>
      <w:r w:rsidDel="00000000" w:rsidR="00000000" w:rsidRPr="00000000">
        <w:rPr>
          <w:rtl w:val="0"/>
        </w:rPr>
      </w:r>
    </w:p>
    <w:tbl>
      <w:tblPr>
        <w:tblStyle w:val="Table87"/>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85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85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85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85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85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85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85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85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85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85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85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85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86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86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86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86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86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86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86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86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86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86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86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86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p w:rsidR="00000000" w:rsidDel="00000000" w:rsidP="00000000" w:rsidRDefault="00000000" w:rsidRPr="00000000" w14:paraId="0000086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w:t>
            </w:r>
          </w:p>
          <w:p w:rsidR="00000000" w:rsidDel="00000000" w:rsidP="00000000" w:rsidRDefault="00000000" w:rsidRPr="00000000" w14:paraId="0000086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26</w:t>
            </w:r>
          </w:p>
          <w:p w:rsidR="00000000" w:rsidDel="00000000" w:rsidP="00000000" w:rsidRDefault="00000000" w:rsidRPr="00000000" w14:paraId="0000086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27</w:t>
            </w:r>
          </w:p>
          <w:p w:rsidR="00000000" w:rsidDel="00000000" w:rsidP="00000000" w:rsidRDefault="00000000" w:rsidRPr="00000000" w14:paraId="0000086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28</w:t>
            </w:r>
          </w:p>
          <w:p w:rsidR="00000000" w:rsidDel="00000000" w:rsidP="00000000" w:rsidRDefault="00000000" w:rsidRPr="00000000" w14:paraId="0000087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29</w:t>
            </w:r>
          </w:p>
          <w:p w:rsidR="00000000" w:rsidDel="00000000" w:rsidP="00000000" w:rsidRDefault="00000000" w:rsidRPr="00000000" w14:paraId="0000087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30</w:t>
            </w:r>
          </w:p>
          <w:p w:rsidR="00000000" w:rsidDel="00000000" w:rsidP="00000000" w:rsidRDefault="00000000" w:rsidRPr="00000000" w14:paraId="0000087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31</w:t>
            </w:r>
          </w:p>
          <w:p w:rsidR="00000000" w:rsidDel="00000000" w:rsidP="00000000" w:rsidRDefault="00000000" w:rsidRPr="00000000" w14:paraId="0000087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32</w:t>
            </w:r>
          </w:p>
          <w:p w:rsidR="00000000" w:rsidDel="00000000" w:rsidP="00000000" w:rsidRDefault="00000000" w:rsidRPr="00000000" w14:paraId="0000087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33</w:t>
            </w:r>
          </w:p>
          <w:p w:rsidR="00000000" w:rsidDel="00000000" w:rsidP="00000000" w:rsidRDefault="00000000" w:rsidRPr="00000000" w14:paraId="0000087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34</w:t>
            </w:r>
          </w:p>
          <w:p w:rsidR="00000000" w:rsidDel="00000000" w:rsidP="00000000" w:rsidRDefault="00000000" w:rsidRPr="00000000" w14:paraId="0000087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35</w:t>
            </w:r>
          </w:p>
          <w:p w:rsidR="00000000" w:rsidDel="00000000" w:rsidP="00000000" w:rsidRDefault="00000000" w:rsidRPr="00000000" w14:paraId="0000087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36</w:t>
            </w:r>
          </w:p>
          <w:p w:rsidR="00000000" w:rsidDel="00000000" w:rsidP="00000000" w:rsidRDefault="00000000" w:rsidRPr="00000000" w14:paraId="0000087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37</w:t>
            </w:r>
          </w:p>
          <w:p w:rsidR="00000000" w:rsidDel="00000000" w:rsidP="00000000" w:rsidRDefault="00000000" w:rsidRPr="00000000" w14:paraId="0000087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38</w:t>
            </w:r>
          </w:p>
          <w:p w:rsidR="00000000" w:rsidDel="00000000" w:rsidP="00000000" w:rsidRDefault="00000000" w:rsidRPr="00000000" w14:paraId="0000087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39</w:t>
            </w:r>
          </w:p>
          <w:p w:rsidR="00000000" w:rsidDel="00000000" w:rsidP="00000000" w:rsidRDefault="00000000" w:rsidRPr="00000000" w14:paraId="0000087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40</w:t>
            </w:r>
          </w:p>
          <w:p w:rsidR="00000000" w:rsidDel="00000000" w:rsidP="00000000" w:rsidRDefault="00000000" w:rsidRPr="00000000" w14:paraId="0000087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41</w:t>
            </w:r>
          </w:p>
          <w:p w:rsidR="00000000" w:rsidDel="00000000" w:rsidP="00000000" w:rsidRDefault="00000000" w:rsidRPr="00000000" w14:paraId="0000087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42</w:t>
            </w:r>
          </w:p>
          <w:p w:rsidR="00000000" w:rsidDel="00000000" w:rsidP="00000000" w:rsidRDefault="00000000" w:rsidRPr="00000000" w14:paraId="0000087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43</w:t>
            </w:r>
          </w:p>
          <w:p w:rsidR="00000000" w:rsidDel="00000000" w:rsidP="00000000" w:rsidRDefault="00000000" w:rsidRPr="00000000" w14:paraId="0000087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44</w:t>
            </w:r>
          </w:p>
          <w:p w:rsidR="00000000" w:rsidDel="00000000" w:rsidP="00000000" w:rsidRDefault="00000000" w:rsidRPr="00000000" w14:paraId="0000088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45</w:t>
            </w:r>
          </w:p>
          <w:p w:rsidR="00000000" w:rsidDel="00000000" w:rsidP="00000000" w:rsidRDefault="00000000" w:rsidRPr="00000000" w14:paraId="0000088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46</w:t>
            </w:r>
          </w:p>
          <w:p w:rsidR="00000000" w:rsidDel="00000000" w:rsidP="00000000" w:rsidRDefault="00000000" w:rsidRPr="00000000" w14:paraId="0000088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47</w:t>
            </w:r>
          </w:p>
          <w:p w:rsidR="00000000" w:rsidDel="00000000" w:rsidP="00000000" w:rsidRDefault="00000000" w:rsidRPr="00000000" w14:paraId="0000088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48</w:t>
            </w:r>
          </w:p>
          <w:p w:rsidR="00000000" w:rsidDel="00000000" w:rsidP="00000000" w:rsidRDefault="00000000" w:rsidRPr="00000000" w14:paraId="0000088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49</w:t>
            </w:r>
          </w:p>
          <w:p w:rsidR="00000000" w:rsidDel="00000000" w:rsidP="00000000" w:rsidRDefault="00000000" w:rsidRPr="00000000" w14:paraId="0000088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50</w:t>
            </w:r>
          </w:p>
          <w:p w:rsidR="00000000" w:rsidDel="00000000" w:rsidP="00000000" w:rsidRDefault="00000000" w:rsidRPr="00000000" w14:paraId="0000088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51</w:t>
            </w:r>
          </w:p>
          <w:p w:rsidR="00000000" w:rsidDel="00000000" w:rsidP="00000000" w:rsidRDefault="00000000" w:rsidRPr="00000000" w14:paraId="0000088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52</w:t>
            </w:r>
          </w:p>
          <w:p w:rsidR="00000000" w:rsidDel="00000000" w:rsidP="00000000" w:rsidRDefault="00000000" w:rsidRPr="00000000" w14:paraId="0000088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53</w:t>
            </w:r>
          </w:p>
          <w:p w:rsidR="00000000" w:rsidDel="00000000" w:rsidP="00000000" w:rsidRDefault="00000000" w:rsidRPr="00000000" w14:paraId="0000088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54</w:t>
            </w:r>
          </w:p>
          <w:p w:rsidR="00000000" w:rsidDel="00000000" w:rsidP="00000000" w:rsidRDefault="00000000" w:rsidRPr="00000000" w14:paraId="0000088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55</w:t>
            </w:r>
          </w:p>
          <w:p w:rsidR="00000000" w:rsidDel="00000000" w:rsidP="00000000" w:rsidRDefault="00000000" w:rsidRPr="00000000" w14:paraId="0000088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56</w:t>
            </w:r>
          </w:p>
          <w:p w:rsidR="00000000" w:rsidDel="00000000" w:rsidP="00000000" w:rsidRDefault="00000000" w:rsidRPr="00000000" w14:paraId="0000088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57</w:t>
            </w:r>
          </w:p>
        </w:tc>
        <w:tc>
          <w:tcPr>
            <w:shd w:fill="f0f0f0" w:val="clear"/>
            <w:tcMar>
              <w:top w:w="0.0" w:type="dxa"/>
              <w:left w:w="0.0" w:type="dxa"/>
              <w:bottom w:w="0.0" w:type="dxa"/>
              <w:right w:w="0.0" w:type="dxa"/>
            </w:tcMar>
          </w:tcPr>
          <w:p w:rsidR="00000000" w:rsidDel="00000000" w:rsidP="00000000" w:rsidRDefault="00000000" w:rsidRPr="00000000" w14:paraId="0000088D">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&lt;stdio.h&gt;</w:t>
            </w:r>
            <w:r w:rsidDel="00000000" w:rsidR="00000000" w:rsidRPr="00000000">
              <w:rPr>
                <w:rFonts w:ascii="Consolas" w:cs="Consolas" w:eastAsia="Consolas" w:hAnsi="Consolas"/>
                <w:b w:val="1"/>
                <w:color w:val="444444"/>
                <w:sz w:val="19"/>
                <w:szCs w:val="19"/>
                <w:shd w:fill="f0f0f0" w:val="clear"/>
                <w:rtl w:val="0"/>
              </w:rPr>
              <w:br w:type="textWrapping"/>
            </w: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&lt;stdlib.h&gt;</w:t>
            </w:r>
            <w:r w:rsidDel="00000000" w:rsidR="00000000" w:rsidRPr="00000000">
              <w:rPr>
                <w:rFonts w:ascii="Consolas" w:cs="Consolas" w:eastAsia="Consolas" w:hAnsi="Consolas"/>
                <w:b w:val="1"/>
                <w:color w:val="444444"/>
                <w:sz w:val="19"/>
                <w:szCs w:val="19"/>
                <w:shd w:fill="f0f0f0" w:val="clear"/>
                <w:rtl w:val="0"/>
              </w:rPr>
              <w:br w:type="textWrapping"/>
              <w:br w:type="textWrapping"/>
            </w:r>
            <w:r w:rsidDel="00000000" w:rsidR="00000000" w:rsidRPr="00000000">
              <w:rPr>
                <w:rFonts w:ascii="Consolas" w:cs="Consolas" w:eastAsia="Consolas" w:hAnsi="Consolas"/>
                <w:b w:val="1"/>
                <w:color w:val="888888"/>
                <w:sz w:val="19"/>
                <w:szCs w:val="19"/>
                <w:shd w:fill="f0f0f0" w:val="clear"/>
                <w:rtl w:val="0"/>
              </w:rPr>
              <w:t xml:space="preserve">//Exemplo de variável de escopo global</w:t>
            </w:r>
            <w:r w:rsidDel="00000000" w:rsidR="00000000" w:rsidRPr="00000000">
              <w:rPr>
                <w:rFonts w:ascii="Consolas" w:cs="Consolas" w:eastAsia="Consolas" w:hAnsi="Consolas"/>
                <w:b w:val="1"/>
                <w:color w:val="444444"/>
                <w:sz w:val="19"/>
                <w:szCs w:val="19"/>
                <w:shd w:fill="f0f0f0" w:val="clear"/>
                <w:rtl w:val="0"/>
              </w:rPr>
              <w:br w:type="textWrapping"/>
              <w:t xml:space="preserve">int resultado;</w:t>
              <w:br w:type="textWrapping"/>
              <w:br w:type="textWrapping"/>
            </w:r>
            <w:r w:rsidDel="00000000" w:rsidR="00000000" w:rsidRPr="00000000">
              <w:rPr>
                <w:rFonts w:ascii="Consolas" w:cs="Consolas" w:eastAsia="Consolas" w:hAnsi="Consolas"/>
                <w:b w:val="1"/>
                <w:color w:val="888888"/>
                <w:sz w:val="19"/>
                <w:szCs w:val="19"/>
                <w:shd w:fill="f0f0f0" w:val="clear"/>
                <w:rtl w:val="0"/>
              </w:rPr>
              <w:t xml:space="preserve">//Exemplo de escopo de parâmetros formais</w:t>
            </w:r>
            <w:r w:rsidDel="00000000" w:rsidR="00000000" w:rsidRPr="00000000">
              <w:rPr>
                <w:rFonts w:ascii="Consolas" w:cs="Consolas" w:eastAsia="Consolas" w:hAnsi="Consolas"/>
                <w:b w:val="1"/>
                <w:color w:val="444444"/>
                <w:sz w:val="19"/>
                <w:szCs w:val="19"/>
                <w:shd w:fill="f0f0f0" w:val="clear"/>
                <w:rtl w:val="0"/>
              </w:rPr>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soma</w:t>
            </w:r>
            <w:r w:rsidDel="00000000" w:rsidR="00000000" w:rsidRPr="00000000">
              <w:rPr>
                <w:rFonts w:ascii="Consolas" w:cs="Consolas" w:eastAsia="Consolas" w:hAnsi="Consolas"/>
                <w:b w:val="1"/>
                <w:color w:val="444444"/>
                <w:sz w:val="19"/>
                <w:szCs w:val="19"/>
                <w:shd w:fill="f0f0f0" w:val="clear"/>
                <w:rtl w:val="0"/>
              </w:rPr>
              <w:t xml:space="preserve"> (int a, int b){</w:t>
              <w:br w:type="textWrapping"/>
              <w:t xml:space="preserve">   return a+b;</w:t>
              <w:br w:type="textWrapping"/>
              <w:t xml:space="preserve">}</w:t>
              <w:br w:type="textWrapping"/>
              <w:br w:type="textWrapping"/>
            </w:r>
            <w:r w:rsidDel="00000000" w:rsidR="00000000" w:rsidRPr="00000000">
              <w:rPr>
                <w:rFonts w:ascii="Consolas" w:cs="Consolas" w:eastAsia="Consolas" w:hAnsi="Consolas"/>
                <w:b w:val="1"/>
                <w:color w:val="888888"/>
                <w:sz w:val="19"/>
                <w:szCs w:val="19"/>
                <w:shd w:fill="f0f0f0" w:val="clear"/>
                <w:rtl w:val="0"/>
              </w:rPr>
              <w:t xml:space="preserve">//Exemplo de uso de variável global</w:t>
            </w:r>
            <w:r w:rsidDel="00000000" w:rsidR="00000000" w:rsidRPr="00000000">
              <w:rPr>
                <w:rFonts w:ascii="Consolas" w:cs="Consolas" w:eastAsia="Consolas" w:hAnsi="Consolas"/>
                <w:b w:val="1"/>
                <w:color w:val="444444"/>
                <w:sz w:val="19"/>
                <w:szCs w:val="19"/>
                <w:shd w:fill="f0f0f0" w:val="clear"/>
                <w:rtl w:val="0"/>
              </w:rPr>
              <w:br w:type="textWrapping"/>
              <w:t xml:space="preserve">void </w:t>
            </w:r>
            <w:r w:rsidDel="00000000" w:rsidR="00000000" w:rsidRPr="00000000">
              <w:rPr>
                <w:rFonts w:ascii="Consolas" w:cs="Consolas" w:eastAsia="Consolas" w:hAnsi="Consolas"/>
                <w:b w:val="1"/>
                <w:color w:val="880000"/>
                <w:sz w:val="19"/>
                <w:szCs w:val="19"/>
                <w:shd w:fill="f0f0f0" w:val="clear"/>
                <w:rtl w:val="0"/>
              </w:rPr>
              <w:t xml:space="preserve">soma2</w:t>
            </w:r>
            <w:r w:rsidDel="00000000" w:rsidR="00000000" w:rsidRPr="00000000">
              <w:rPr>
                <w:rFonts w:ascii="Consolas" w:cs="Consolas" w:eastAsia="Consolas" w:hAnsi="Consolas"/>
                <w:b w:val="1"/>
                <w:color w:val="444444"/>
                <w:sz w:val="19"/>
                <w:szCs w:val="19"/>
                <w:shd w:fill="f0f0f0" w:val="clear"/>
                <w:rtl w:val="0"/>
              </w:rPr>
              <w:t xml:space="preserve"> (int a, int b){</w:t>
              <w:br w:type="textWrapping"/>
              <w:t xml:space="preserve">   resultado = a + b;</w:t>
              <w:br w:type="textWrapping"/>
              <w:t xml:space="preserve">}</w:t>
              <w:br w:type="textWrapping"/>
              <w:br w:type="textWrapping"/>
            </w:r>
            <w:r w:rsidDel="00000000" w:rsidR="00000000" w:rsidRPr="00000000">
              <w:rPr>
                <w:rFonts w:ascii="Consolas" w:cs="Consolas" w:eastAsia="Consolas" w:hAnsi="Consolas"/>
                <w:b w:val="1"/>
                <w:color w:val="888888"/>
                <w:sz w:val="19"/>
                <w:szCs w:val="19"/>
                <w:shd w:fill="f0f0f0" w:val="clear"/>
                <w:rtl w:val="0"/>
              </w:rPr>
              <w:t xml:space="preserve">//Exemplo de variáveis locais e de escopo de bloco</w:t>
            </w:r>
            <w:r w:rsidDel="00000000" w:rsidR="00000000" w:rsidRPr="00000000">
              <w:rPr>
                <w:rFonts w:ascii="Consolas" w:cs="Consolas" w:eastAsia="Consolas" w:hAnsi="Consolas"/>
                <w:b w:val="1"/>
                <w:color w:val="444444"/>
                <w:sz w:val="19"/>
                <w:szCs w:val="19"/>
                <w:shd w:fill="f0f0f0" w:val="clear"/>
                <w:rtl w:val="0"/>
              </w:rPr>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produto</w:t>
            </w:r>
            <w:r w:rsidDel="00000000" w:rsidR="00000000" w:rsidRPr="00000000">
              <w:rPr>
                <w:rFonts w:ascii="Consolas" w:cs="Consolas" w:eastAsia="Consolas" w:hAnsi="Consolas"/>
                <w:b w:val="1"/>
                <w:color w:val="444444"/>
                <w:sz w:val="19"/>
                <w:szCs w:val="19"/>
                <w:shd w:fill="f0f0f0" w:val="clear"/>
                <w:rtl w:val="0"/>
              </w:rPr>
              <w:t xml:space="preserve"> (int a, int b){</w:t>
              <w:br w:type="textWrapping"/>
              <w:t xml:space="preserve">   int p = a, i;</w:t>
              <w:br w:type="textWrapping"/>
              <w:t xml:space="preserve">   </w:t>
            </w:r>
            <w:r w:rsidDel="00000000" w:rsidR="00000000" w:rsidRPr="00000000">
              <w:rPr>
                <w:rFonts w:ascii="Consolas" w:cs="Consolas" w:eastAsia="Consolas" w:hAnsi="Consolas"/>
                <w:b w:val="1"/>
                <w:color w:val="888888"/>
                <w:sz w:val="19"/>
                <w:szCs w:val="19"/>
                <w:shd w:fill="f0f0f0" w:val="clear"/>
                <w:rtl w:val="0"/>
              </w:rPr>
              <w:t xml:space="preserve">//for (int i = 1; i &lt;= b; i++)</w:t>
            </w:r>
            <w:r w:rsidDel="00000000" w:rsidR="00000000" w:rsidRPr="00000000">
              <w:rPr>
                <w:rFonts w:ascii="Consolas" w:cs="Consolas" w:eastAsia="Consolas" w:hAnsi="Consolas"/>
                <w:b w:val="1"/>
                <w:color w:val="444444"/>
                <w:sz w:val="19"/>
                <w:szCs w:val="19"/>
                <w:shd w:fill="f0f0f0" w:val="clear"/>
                <w:rtl w:val="0"/>
              </w:rPr>
              <w:br w:type="textWrapping"/>
              <w:t xml:space="preserve">   for (i =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 i &lt; b; i++)</w:t>
              <w:br w:type="textWrapping"/>
              <w:t xml:space="preserve">       p += a;</w:t>
              <w:br w:type="textWrapping"/>
              <w:t xml:space="preserve">   return p;</w:t>
              <w:br w:type="textWrapping"/>
              <w:t xml:space="preserve">}</w:t>
              <w:br w:type="textWrapping"/>
              <w:br w:type="textWrapping"/>
            </w:r>
            <w:r w:rsidDel="00000000" w:rsidR="00000000" w:rsidRPr="00000000">
              <w:rPr>
                <w:rFonts w:ascii="Consolas" w:cs="Consolas" w:eastAsia="Consolas" w:hAnsi="Consolas"/>
                <w:b w:val="1"/>
                <w:color w:val="888888"/>
                <w:sz w:val="19"/>
                <w:szCs w:val="19"/>
                <w:shd w:fill="f0f0f0" w:val="clear"/>
                <w:rtl w:val="0"/>
              </w:rPr>
              <w:t xml:space="preserve">//Exemplo de escopo de identificador (seguido por ':') com escopo de bloco (label dos case)</w:t>
            </w:r>
            <w:r w:rsidDel="00000000" w:rsidR="00000000" w:rsidRPr="00000000">
              <w:rPr>
                <w:rFonts w:ascii="Consolas" w:cs="Consolas" w:eastAsia="Consolas" w:hAnsi="Consolas"/>
                <w:b w:val="1"/>
                <w:color w:val="444444"/>
                <w:sz w:val="19"/>
                <w:szCs w:val="19"/>
                <w:shd w:fill="f0f0f0" w:val="clear"/>
                <w:rtl w:val="0"/>
              </w:rPr>
              <w:br w:type="textWrapping"/>
              <w:t xml:space="preserve">void </w:t>
            </w:r>
            <w:r w:rsidDel="00000000" w:rsidR="00000000" w:rsidRPr="00000000">
              <w:rPr>
                <w:rFonts w:ascii="Consolas" w:cs="Consolas" w:eastAsia="Consolas" w:hAnsi="Consolas"/>
                <w:b w:val="1"/>
                <w:color w:val="880000"/>
                <w:sz w:val="19"/>
                <w:szCs w:val="19"/>
                <w:shd w:fill="f0f0f0" w:val="clear"/>
                <w:rtl w:val="0"/>
              </w:rPr>
              <w:t xml:space="preserve">epar</w:t>
            </w:r>
            <w:r w:rsidDel="00000000" w:rsidR="00000000" w:rsidRPr="00000000">
              <w:rPr>
                <w:rFonts w:ascii="Consolas" w:cs="Consolas" w:eastAsia="Consolas" w:hAnsi="Consolas"/>
                <w:b w:val="1"/>
                <w:color w:val="444444"/>
                <w:sz w:val="19"/>
                <w:szCs w:val="19"/>
                <w:shd w:fill="f0f0f0" w:val="clear"/>
                <w:rtl w:val="0"/>
              </w:rPr>
              <w:t xml:space="preserve"> (int n){</w:t>
              <w:br w:type="textWrapping"/>
              <w:t xml:space="preserve">   int r;</w:t>
              <w:br w:type="textWrapping"/>
              <w:t xml:space="preserve">   r = n % </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switch (r){</w:t>
              <w:br w:type="textWrapping"/>
              <w:t xml:space="preserve">       case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"Eh par\n"</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break;</w:t>
              <w:br w:type="textWrapping"/>
              <w:t xml:space="preserve">       case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"Eh impar\n"</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break;</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888888"/>
                <w:sz w:val="19"/>
                <w:szCs w:val="19"/>
                <w:shd w:fill="f0f0f0" w:val="clear"/>
                <w:rtl w:val="0"/>
              </w:rPr>
              <w:t xml:space="preserve">//Demonstração de variável estática (local). Padrão é inicialização com zero.</w:t>
            </w:r>
            <w:r w:rsidDel="00000000" w:rsidR="00000000" w:rsidRPr="00000000">
              <w:rPr>
                <w:rFonts w:ascii="Consolas" w:cs="Consolas" w:eastAsia="Consolas" w:hAnsi="Consolas"/>
                <w:b w:val="1"/>
                <w:color w:val="444444"/>
                <w:sz w:val="19"/>
                <w:szCs w:val="19"/>
                <w:shd w:fill="f0f0f0" w:val="clear"/>
                <w:rtl w:val="0"/>
              </w:rPr>
              <w:br w:type="textWrapping"/>
              <w:t xml:space="preserve">void </w:t>
            </w:r>
            <w:r w:rsidDel="00000000" w:rsidR="00000000" w:rsidRPr="00000000">
              <w:rPr>
                <w:rFonts w:ascii="Consolas" w:cs="Consolas" w:eastAsia="Consolas" w:hAnsi="Consolas"/>
                <w:b w:val="1"/>
                <w:color w:val="880000"/>
                <w:sz w:val="19"/>
                <w:szCs w:val="19"/>
                <w:shd w:fill="f0f0f0" w:val="clear"/>
                <w:rtl w:val="0"/>
              </w:rPr>
              <w:t xml:space="preserve">fun</w:t>
            </w:r>
            <w:r w:rsidDel="00000000" w:rsidR="00000000" w:rsidRPr="00000000">
              <w:rPr>
                <w:rFonts w:ascii="Consolas" w:cs="Consolas" w:eastAsia="Consolas" w:hAnsi="Consolas"/>
                <w:b w:val="1"/>
                <w:color w:val="444444"/>
                <w:sz w:val="19"/>
                <w:szCs w:val="19"/>
                <w:shd w:fill="f0f0f0" w:val="clear"/>
                <w:rtl w:val="0"/>
              </w:rPr>
              <w:t xml:space="preserve">(int y){</w:t>
              <w:br w:type="textWrapping"/>
              <w:t xml:space="preserve">   static int x;</w:t>
              <w:br w:type="textWrapping"/>
              <w:br w:type="textWrapping"/>
              <w:t xml:space="preserve">   x += y;</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"x = %d\n"</w:t>
            </w:r>
            <w:r w:rsidDel="00000000" w:rsidR="00000000" w:rsidRPr="00000000">
              <w:rPr>
                <w:rFonts w:ascii="Consolas" w:cs="Consolas" w:eastAsia="Consolas" w:hAnsi="Consolas"/>
                <w:b w:val="1"/>
                <w:color w:val="444444"/>
                <w:sz w:val="19"/>
                <w:szCs w:val="19"/>
                <w:shd w:fill="f0f0f0" w:val="clear"/>
                <w:rtl w:val="0"/>
              </w:rPr>
              <w:t xml:space="preserve">,x);</w:t>
              <w:br w:type="textWrapping"/>
              <w:t xml:space="preserve">   x++;</w:t>
              <w:br w:type="textWrapping"/>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(void){</w:t>
              <w:br w:type="textWrapping"/>
              <w:t xml:space="preserve">    fun(</w:t>
            </w:r>
            <w:r w:rsidDel="00000000" w:rsidR="00000000" w:rsidRPr="00000000">
              <w:rPr>
                <w:rFonts w:ascii="Consolas" w:cs="Consolas" w:eastAsia="Consolas" w:hAnsi="Consolas"/>
                <w:b w:val="1"/>
                <w:color w:val="880000"/>
                <w:sz w:val="19"/>
                <w:szCs w:val="19"/>
                <w:shd w:fill="f0f0f0" w:val="clear"/>
                <w:rtl w:val="0"/>
              </w:rPr>
              <w:t xml:space="preserve">10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fun(</w:t>
            </w:r>
            <w:r w:rsidDel="00000000" w:rsidR="00000000" w:rsidRPr="00000000">
              <w:rPr>
                <w:rFonts w:ascii="Consolas" w:cs="Consolas" w:eastAsia="Consolas" w:hAnsi="Consolas"/>
                <w:b w:val="1"/>
                <w:color w:val="880000"/>
                <w:sz w:val="19"/>
                <w:szCs w:val="19"/>
                <w:shd w:fill="f0f0f0" w:val="clear"/>
                <w:rtl w:val="0"/>
              </w:rPr>
              <w:t xml:space="preserve">20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fun(</w:t>
            </w:r>
            <w:r w:rsidDel="00000000" w:rsidR="00000000" w:rsidRPr="00000000">
              <w:rPr>
                <w:rFonts w:ascii="Consolas" w:cs="Consolas" w:eastAsia="Consolas" w:hAnsi="Consolas"/>
                <w:b w:val="1"/>
                <w:color w:val="880000"/>
                <w:sz w:val="19"/>
                <w:szCs w:val="19"/>
                <w:shd w:fill="f0f0f0" w:val="clear"/>
                <w:rtl w:val="0"/>
              </w:rPr>
              <w:t xml:space="preserve">30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"%d\n"</w:t>
            </w:r>
            <w:r w:rsidDel="00000000" w:rsidR="00000000" w:rsidRPr="00000000">
              <w:rPr>
                <w:rFonts w:ascii="Consolas" w:cs="Consolas" w:eastAsia="Consolas" w:hAnsi="Consolas"/>
                <w:b w:val="1"/>
                <w:color w:val="444444"/>
                <w:sz w:val="19"/>
                <w:szCs w:val="19"/>
                <w:shd w:fill="f0f0f0" w:val="clear"/>
                <w:rtl w:val="0"/>
              </w:rPr>
              <w:t xml:space="preserve">, soma (</w:t>
            </w:r>
            <w:r w:rsidDel="00000000" w:rsidR="00000000" w:rsidRPr="00000000">
              <w:rPr>
                <w:rFonts w:ascii="Consolas" w:cs="Consolas" w:eastAsia="Consolas" w:hAnsi="Consolas"/>
                <w:b w:val="1"/>
                <w:color w:val="880000"/>
                <w:sz w:val="19"/>
                <w:szCs w:val="19"/>
                <w:shd w:fill="f0f0f0" w:val="clear"/>
                <w:rtl w:val="0"/>
              </w:rPr>
              <w:t xml:space="preserve">27</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48</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soma2(</w:t>
            </w:r>
            <w:r w:rsidDel="00000000" w:rsidR="00000000" w:rsidRPr="00000000">
              <w:rPr>
                <w:rFonts w:ascii="Consolas" w:cs="Consolas" w:eastAsia="Consolas" w:hAnsi="Consolas"/>
                <w:b w:val="1"/>
                <w:color w:val="880000"/>
                <w:sz w:val="19"/>
                <w:szCs w:val="19"/>
                <w:shd w:fill="f0f0f0" w:val="clear"/>
                <w:rtl w:val="0"/>
              </w:rPr>
              <w:t xml:space="preserve">13</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37</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"%d\n"</w:t>
            </w:r>
            <w:r w:rsidDel="00000000" w:rsidR="00000000" w:rsidRPr="00000000">
              <w:rPr>
                <w:rFonts w:ascii="Consolas" w:cs="Consolas" w:eastAsia="Consolas" w:hAnsi="Consolas"/>
                <w:b w:val="1"/>
                <w:color w:val="444444"/>
                <w:sz w:val="19"/>
                <w:szCs w:val="19"/>
                <w:shd w:fill="f0f0f0" w:val="clear"/>
                <w:rtl w:val="0"/>
              </w:rPr>
              <w:t xml:space="preserve">, resultado);</w:t>
              <w:br w:type="textWrapping"/>
              <w:t xml:space="preserve">    epar(produto(</w:t>
            </w:r>
            <w:r w:rsidDel="00000000" w:rsidR="00000000" w:rsidRPr="00000000">
              <w:rPr>
                <w:rFonts w:ascii="Consolas" w:cs="Consolas" w:eastAsia="Consolas" w:hAnsi="Consolas"/>
                <w:b w:val="1"/>
                <w:color w:val="880000"/>
                <w:sz w:val="19"/>
                <w:szCs w:val="19"/>
                <w:shd w:fill="f0f0f0" w:val="clear"/>
                <w:rtl w:val="0"/>
              </w:rPr>
              <w:t xml:space="preserve">3</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5</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88E">
      <w:pPr>
        <w:spacing w:after="240" w:before="240" w:lineRule="auto"/>
        <w:jc w:val="both"/>
        <w:rPr/>
      </w:pPr>
      <w:r w:rsidDel="00000000" w:rsidR="00000000" w:rsidRPr="00000000">
        <w:rPr>
          <w:rtl w:val="0"/>
        </w:rPr>
      </w:r>
    </w:p>
    <w:p w:rsidR="00000000" w:rsidDel="00000000" w:rsidP="00000000" w:rsidRDefault="00000000" w:rsidRPr="00000000" w14:paraId="0000088F">
      <w:pPr>
        <w:numPr>
          <w:ilvl w:val="0"/>
          <w:numId w:val="3"/>
        </w:numPr>
        <w:spacing w:after="240" w:before="240" w:lineRule="auto"/>
        <w:ind w:left="720" w:hanging="360"/>
        <w:jc w:val="both"/>
        <w:rPr/>
      </w:pPr>
      <w:r w:rsidDel="00000000" w:rsidR="00000000" w:rsidRPr="00000000">
        <w:rPr>
          <w:rtl w:val="0"/>
        </w:rPr>
      </w:r>
    </w:p>
    <w:p w:rsidR="00000000" w:rsidDel="00000000" w:rsidP="00000000" w:rsidRDefault="00000000" w:rsidRPr="00000000" w14:paraId="00000890">
      <w:pPr>
        <w:spacing w:after="200" w:lineRule="auto"/>
        <w:ind w:left="283" w:firstLine="0"/>
        <w:jc w:val="both"/>
        <w:rPr/>
      </w:pPr>
      <w:r w:rsidDel="00000000" w:rsidR="00000000" w:rsidRPr="00000000">
        <w:rPr>
          <w:rtl w:val="0"/>
        </w:rPr>
      </w:r>
    </w:p>
    <w:p w:rsidR="00000000" w:rsidDel="00000000" w:rsidP="00000000" w:rsidRDefault="00000000" w:rsidRPr="00000000" w14:paraId="00000891">
      <w:pPr>
        <w:spacing w:after="200" w:lineRule="auto"/>
        <w:ind w:left="283" w:firstLine="0"/>
        <w:jc w:val="both"/>
        <w:rPr>
          <w:sz w:val="6"/>
          <w:szCs w:val="6"/>
        </w:rPr>
      </w:pPr>
      <w:r w:rsidDel="00000000" w:rsidR="00000000" w:rsidRPr="00000000">
        <w:rPr>
          <w:rtl w:val="0"/>
        </w:rPr>
      </w:r>
    </w:p>
    <w:p w:rsidR="00000000" w:rsidDel="00000000" w:rsidP="00000000" w:rsidRDefault="00000000" w:rsidRPr="00000000" w14:paraId="00000892">
      <w:pPr>
        <w:jc w:val="center"/>
        <w:rPr>
          <w:color w:val="ff5722"/>
        </w:rPr>
        <w:sectPr>
          <w:type w:val="nextPage"/>
          <w:pgSz w:h="16838" w:w="11906" w:orient="portrait"/>
          <w:pgMar w:bottom="1077" w:top="1077" w:left="1133" w:right="1133" w:header="0" w:footer="720"/>
          <w:titlePg w:val="1"/>
        </w:sectPr>
      </w:pPr>
      <w:r w:rsidDel="00000000" w:rsidR="00000000" w:rsidRPr="00000000">
        <w:rPr/>
        <w:drawing>
          <wp:inline distB="114300" distT="114300" distL="114300" distR="114300">
            <wp:extent cx="2751336" cy="280988"/>
            <wp:effectExtent b="0" l="0" r="0" t="0"/>
            <wp:docPr descr="quebra de página" id="67"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893">
      <w:pPr>
        <w:ind w:hanging="15"/>
        <w:jc w:val="center"/>
        <w:rPr/>
      </w:pPr>
      <w:r w:rsidDel="00000000" w:rsidR="00000000" w:rsidRPr="00000000">
        <w:rPr>
          <w:rFonts w:ascii="Roboto Slab" w:cs="Roboto Slab" w:eastAsia="Roboto Slab" w:hAnsi="Roboto Slab"/>
          <w:b w:val="1"/>
          <w:color w:val="1155cc"/>
          <w:sz w:val="72"/>
          <w:szCs w:val="72"/>
        </w:rPr>
        <w:drawing>
          <wp:inline distB="114300" distT="114300" distL="114300" distR="114300">
            <wp:extent cx="6120000" cy="4724400"/>
            <wp:effectExtent b="0" l="0" r="0" t="0"/>
            <wp:docPr id="6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61200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894">
      <w:pPr>
        <w:pStyle w:val="Title"/>
        <w:spacing w:before="0" w:line="276" w:lineRule="auto"/>
        <w:ind w:hanging="15"/>
        <w:rPr>
          <w:color w:val="1155cc"/>
        </w:rPr>
      </w:pPr>
      <w:bookmarkStart w:colFirst="0" w:colLast="0" w:name="_heading=h.1egqt2p" w:id="57"/>
      <w:bookmarkEnd w:id="57"/>
      <w:r w:rsidDel="00000000" w:rsidR="00000000" w:rsidRPr="00000000">
        <w:rPr>
          <w:color w:val="1155cc"/>
          <w:rtl w:val="0"/>
        </w:rPr>
        <w:t xml:space="preserve">Alocação dinâmica de memória</w:t>
      </w:r>
    </w:p>
    <w:p w:rsidR="00000000" w:rsidDel="00000000" w:rsidP="00000000" w:rsidRDefault="00000000" w:rsidRPr="00000000" w14:paraId="00000895">
      <w:pPr>
        <w:pStyle w:val="Heading2"/>
        <w:rPr/>
      </w:pPr>
      <w:bookmarkStart w:colFirst="0" w:colLast="0" w:name="_heading=h.3ygebqi" w:id="58"/>
      <w:bookmarkEnd w:id="58"/>
      <w:r w:rsidDel="00000000" w:rsidR="00000000" w:rsidRPr="00000000">
        <w:rPr>
          <w:rtl w:val="0"/>
        </w:rPr>
        <w:t xml:space="preserve">Alocação estática de memória</w:t>
      </w:r>
    </w:p>
    <w:p w:rsidR="00000000" w:rsidDel="00000000" w:rsidP="00000000" w:rsidRDefault="00000000" w:rsidRPr="00000000" w14:paraId="00000896">
      <w:pPr>
        <w:spacing w:after="240" w:before="240" w:lineRule="auto"/>
        <w:jc w:val="both"/>
        <w:rPr/>
      </w:pPr>
      <w:r w:rsidDel="00000000" w:rsidR="00000000" w:rsidRPr="00000000">
        <w:rPr>
          <w:rtl w:val="0"/>
        </w:rPr>
        <w:t xml:space="preserve">O modo padrão de declaração de variáveis declara variáveis estáticas. Toda a memória necessária é alocada antes que a execução do programa seja iniciada. Essas variáveis não podem ter sua capacidade de armazenamento alterada enquanto o programa estiver sendo executado (“Dynamic Memory” 2020) (“C++ Dynamic Memory” 2021).</w:t>
      </w:r>
    </w:p>
    <w:p w:rsidR="00000000" w:rsidDel="00000000" w:rsidP="00000000" w:rsidRDefault="00000000" w:rsidRPr="00000000" w14:paraId="00000897">
      <w:pPr>
        <w:spacing w:after="240" w:before="240" w:lineRule="auto"/>
        <w:ind w:firstLine="720"/>
        <w:jc w:val="both"/>
        <w:rPr/>
      </w:pPr>
      <w:r w:rsidDel="00000000" w:rsidR="00000000" w:rsidRPr="00000000">
        <w:rPr>
          <w:rtl w:val="0"/>
        </w:rPr>
        <w:t xml:space="preserve">Isso também é válido para os parâmetros das funções; quando a função é chamada, um novo bloco de memória é alocado para essa função e, tanto os parâmetros formais quanto as variáveis locais da função são alocadas e persistem da mesma forma até que a execução da função seja concluída. Um vetor de 100 posições continuará com essa capacidade até que o programa ou a função em que foi declarado tenham suas execuções encerradas.</w:t>
      </w:r>
    </w:p>
    <w:p w:rsidR="00000000" w:rsidDel="00000000" w:rsidP="00000000" w:rsidRDefault="00000000" w:rsidRPr="00000000" w14:paraId="00000898">
      <w:pPr>
        <w:spacing w:after="240" w:before="240" w:lineRule="auto"/>
        <w:ind w:firstLine="720"/>
        <w:jc w:val="both"/>
        <w:rPr/>
      </w:pPr>
      <w:r w:rsidDel="00000000" w:rsidR="00000000" w:rsidRPr="00000000">
        <w:rPr>
          <w:rtl w:val="0"/>
        </w:rPr>
        <w:t xml:space="preserve">No entanto, algumas linguagens de programação disponibilizam instruções que permitem a alocação de memória em tempo de execução, à medida que novos espaços de armazenamento são necessários, ou seja, de forma dinâmica. </w:t>
      </w:r>
    </w:p>
    <w:p w:rsidR="00000000" w:rsidDel="00000000" w:rsidP="00000000" w:rsidRDefault="00000000" w:rsidRPr="00000000" w14:paraId="00000899">
      <w:pPr>
        <w:pStyle w:val="Heading2"/>
        <w:rPr/>
      </w:pPr>
      <w:bookmarkStart w:colFirst="0" w:colLast="0" w:name="_heading=h.2dlolyb" w:id="59"/>
      <w:bookmarkEnd w:id="59"/>
      <w:r w:rsidDel="00000000" w:rsidR="00000000" w:rsidRPr="00000000">
        <w:rPr>
          <w:rtl w:val="0"/>
        </w:rPr>
        <w:t xml:space="preserve">Alocação dinâmica de memória em C++</w:t>
      </w:r>
    </w:p>
    <w:p w:rsidR="00000000" w:rsidDel="00000000" w:rsidP="00000000" w:rsidRDefault="00000000" w:rsidRPr="00000000" w14:paraId="0000089A">
      <w:pPr>
        <w:spacing w:after="240" w:before="240" w:lineRule="auto"/>
        <w:jc w:val="both"/>
        <w:rPr/>
      </w:pPr>
      <w:r w:rsidDel="00000000" w:rsidR="00000000" w:rsidRPr="00000000">
        <w:rPr>
          <w:rtl w:val="0"/>
        </w:rPr>
        <w:t xml:space="preserve">Diferente da maior parte das técnicas vistas até aqui, a alocação dinâmica em C e C++ são diferentes. Cada linguagem possui operadores próprios, com algumas diferenças peculiares. </w:t>
      </w:r>
    </w:p>
    <w:p w:rsidR="00000000" w:rsidDel="00000000" w:rsidP="00000000" w:rsidRDefault="00000000" w:rsidRPr="00000000" w14:paraId="0000089B">
      <w:pPr>
        <w:spacing w:after="240" w:before="240" w:lineRule="auto"/>
        <w:jc w:val="both"/>
        <w:rPr/>
      </w:pPr>
      <w:r w:rsidDel="00000000" w:rsidR="00000000" w:rsidRPr="00000000">
        <w:rPr>
          <w:rtl w:val="0"/>
        </w:rPr>
        <w:tab/>
        <w:t xml:space="preserve">Em C++, o operador responsável pela alocação é o operador </w:t>
      </w:r>
      <w:r w:rsidDel="00000000" w:rsidR="00000000" w:rsidRPr="00000000">
        <w:rPr>
          <w:rFonts w:ascii="Courier New" w:cs="Courier New" w:eastAsia="Courier New" w:hAnsi="Courier New"/>
          <w:rtl w:val="0"/>
        </w:rPr>
        <w:t xml:space="preserve">new</w:t>
      </w:r>
      <w:r w:rsidDel="00000000" w:rsidR="00000000" w:rsidRPr="00000000">
        <w:rPr>
          <w:rtl w:val="0"/>
        </w:rPr>
        <w:t xml:space="preserve">, que retorna o endereço da variável alocada ou do primeiro elemento (no caso de um vetor).</w:t>
      </w:r>
    </w:p>
    <w:p w:rsidR="00000000" w:rsidDel="00000000" w:rsidP="00000000" w:rsidRDefault="00000000" w:rsidRPr="00000000" w14:paraId="0000089C">
      <w:pP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ptr = new int;</w:t>
      </w:r>
    </w:p>
    <w:p w:rsidR="00000000" w:rsidDel="00000000" w:rsidP="00000000" w:rsidRDefault="00000000" w:rsidRPr="00000000" w14:paraId="0000089D">
      <w:pP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ptr = new int[N];</w:t>
      </w:r>
    </w:p>
    <w:p w:rsidR="00000000" w:rsidDel="00000000" w:rsidP="00000000" w:rsidRDefault="00000000" w:rsidRPr="00000000" w14:paraId="0000089E">
      <w:pPr>
        <w:spacing w:after="240" w:before="240" w:lineRule="auto"/>
        <w:jc w:val="both"/>
        <w:rPr/>
      </w:pPr>
      <w:r w:rsidDel="00000000" w:rsidR="00000000" w:rsidRPr="00000000">
        <w:rPr>
          <w:rtl w:val="0"/>
        </w:rPr>
        <w:tab/>
        <w:t xml:space="preserve">No caso do vetor, o sistema aloca dinamicamente espaço para os N elementos inteiros e retorna o endereço do primeiro elemento, que é atribuído à variável </w:t>
      </w:r>
      <w:r w:rsidDel="00000000" w:rsidR="00000000" w:rsidRPr="00000000">
        <w:rPr>
          <w:rFonts w:ascii="Courier New" w:cs="Courier New" w:eastAsia="Courier New" w:hAnsi="Courier New"/>
          <w:rtl w:val="0"/>
        </w:rPr>
        <w:t xml:space="preserve">ptr</w:t>
      </w:r>
      <w:r w:rsidDel="00000000" w:rsidR="00000000" w:rsidRPr="00000000">
        <w:rPr>
          <w:rtl w:val="0"/>
        </w:rPr>
        <w:t xml:space="preserve"> (que é um ponteiro). A partir do ponteiro, os demais elementos podem ser acessados, tanto pela sintaxe de índice (</w:t>
      </w:r>
      <w:r w:rsidDel="00000000" w:rsidR="00000000" w:rsidRPr="00000000">
        <w:rPr>
          <w:rFonts w:ascii="Courier New" w:cs="Courier New" w:eastAsia="Courier New" w:hAnsi="Courier New"/>
          <w:rtl w:val="0"/>
        </w:rPr>
        <w:t xml:space="preserve">ptr[i]</w:t>
      </w:r>
      <w:r w:rsidDel="00000000" w:rsidR="00000000" w:rsidRPr="00000000">
        <w:rPr>
          <w:rtl w:val="0"/>
        </w:rPr>
        <w:t xml:space="preserve">) quanto utilizando aritmética de ponteiros (</w:t>
      </w:r>
      <w:r w:rsidDel="00000000" w:rsidR="00000000" w:rsidRPr="00000000">
        <w:rPr>
          <w:rFonts w:ascii="Courier New" w:cs="Courier New" w:eastAsia="Courier New" w:hAnsi="Courier New"/>
          <w:rtl w:val="0"/>
        </w:rPr>
        <w:t xml:space="preserve">ptr+i</w:t>
      </w:r>
      <w:r w:rsidDel="00000000" w:rsidR="00000000" w:rsidRPr="00000000">
        <w:rPr>
          <w:rtl w:val="0"/>
        </w:rPr>
        <w:t xml:space="preserve">).</w:t>
      </w:r>
    </w:p>
    <w:p w:rsidR="00000000" w:rsidDel="00000000" w:rsidP="00000000" w:rsidRDefault="00000000" w:rsidRPr="00000000" w14:paraId="0000089F">
      <w:pPr>
        <w:spacing w:after="240" w:before="240" w:lineRule="auto"/>
        <w:jc w:val="both"/>
        <w:rPr/>
      </w:pPr>
      <w:r w:rsidDel="00000000" w:rsidR="00000000" w:rsidRPr="00000000">
        <w:rPr>
          <w:rtl w:val="0"/>
        </w:rPr>
        <w:tab/>
        <w:t xml:space="preserve">Uma das principais diferenças entre a alocação estática e dinâmica de um vetor é que, no caso de uma declaração estática, o tamanho do vetor é constante, enquanto com o operador new, em qualquer momento durante a execução a memória pode ser alocada, utilizando qualquer valor variável como tamanho (“Dynamic Memory” 2020).</w:t>
      </w:r>
    </w:p>
    <w:p w:rsidR="00000000" w:rsidDel="00000000" w:rsidP="00000000" w:rsidRDefault="00000000" w:rsidRPr="00000000" w14:paraId="000008A0">
      <w:pPr>
        <w:spacing w:after="240" w:before="240" w:lineRule="auto"/>
        <w:jc w:val="both"/>
        <w:rPr/>
      </w:pPr>
      <w:r w:rsidDel="00000000" w:rsidR="00000000" w:rsidRPr="00000000">
        <w:rPr>
          <w:rtl w:val="0"/>
        </w:rPr>
        <w:tab/>
        <w:t xml:space="preserve">A memória utilizada dinamicamente é alocada na memória heap, que é limitada e, em determinado momento, pode estar cheia. Então, não há garantia de que todas as requisições do operador </w:t>
      </w:r>
      <w:r w:rsidDel="00000000" w:rsidR="00000000" w:rsidRPr="00000000">
        <w:rPr>
          <w:rFonts w:ascii="Courier New" w:cs="Courier New" w:eastAsia="Courier New" w:hAnsi="Courier New"/>
          <w:rtl w:val="0"/>
        </w:rPr>
        <w:t xml:space="preserve">new </w:t>
      </w:r>
      <w:r w:rsidDel="00000000" w:rsidR="00000000" w:rsidRPr="00000000">
        <w:rPr>
          <w:rtl w:val="0"/>
        </w:rPr>
        <w:t xml:space="preserve">sejam atendidas pelo sistema (“Dynamic Memory” 2020). C++ fornece dois mecanismos para verificar se a alocação foi bem sucedida: </w:t>
      </w:r>
    </w:p>
    <w:p w:rsidR="00000000" w:rsidDel="00000000" w:rsidP="00000000" w:rsidRDefault="00000000" w:rsidRPr="00000000" w14:paraId="000008A1">
      <w:pPr>
        <w:numPr>
          <w:ilvl w:val="0"/>
          <w:numId w:val="22"/>
        </w:numPr>
        <w:spacing w:before="240" w:lineRule="auto"/>
        <w:ind w:left="720" w:hanging="360"/>
        <w:jc w:val="both"/>
        <w:rPr/>
      </w:pPr>
      <w:r w:rsidDel="00000000" w:rsidR="00000000" w:rsidRPr="00000000">
        <w:rPr>
          <w:rtl w:val="0"/>
        </w:rPr>
        <w:t xml:space="preserve">com exceção: mais complexo, se a exceção não for tratada, a execução do programa é encerrada, é a forma padrão da linguagem;</w:t>
      </w:r>
    </w:p>
    <w:p w:rsidR="00000000" w:rsidDel="00000000" w:rsidP="00000000" w:rsidRDefault="00000000" w:rsidRPr="00000000" w14:paraId="000008A2">
      <w:pPr>
        <w:numPr>
          <w:ilvl w:val="0"/>
          <w:numId w:val="22"/>
        </w:numPr>
        <w:spacing w:after="240" w:before="0" w:lineRule="auto"/>
        <w:ind w:left="720" w:hanging="360"/>
        <w:jc w:val="both"/>
        <w:rPr/>
      </w:pPr>
      <w:r w:rsidDel="00000000" w:rsidR="00000000" w:rsidRPr="00000000">
        <w:rPr>
          <w:rtl w:val="0"/>
        </w:rPr>
        <w:t xml:space="preserve">sem exceção: precisa ser explicitado como parâmetro </w:t>
      </w:r>
      <w:r w:rsidDel="00000000" w:rsidR="00000000" w:rsidRPr="00000000">
        <w:rPr>
          <w:rFonts w:ascii="Courier New" w:cs="Courier New" w:eastAsia="Courier New" w:hAnsi="Courier New"/>
          <w:rtl w:val="0"/>
        </w:rPr>
        <w:t xml:space="preserve">(nothrow) </w:t>
      </w:r>
      <w:r w:rsidDel="00000000" w:rsidR="00000000" w:rsidRPr="00000000">
        <w:rPr>
          <w:rtl w:val="0"/>
        </w:rPr>
        <w:t xml:space="preserve">do operador </w:t>
      </w:r>
      <w:r w:rsidDel="00000000" w:rsidR="00000000" w:rsidRPr="00000000">
        <w:rPr>
          <w:rFonts w:ascii="Courier New" w:cs="Courier New" w:eastAsia="Courier New" w:hAnsi="Courier New"/>
          <w:rtl w:val="0"/>
        </w:rPr>
        <w:t xml:space="preserve">new</w:t>
      </w:r>
      <w:r w:rsidDel="00000000" w:rsidR="00000000" w:rsidRPr="00000000">
        <w:rPr>
          <w:rtl w:val="0"/>
        </w:rPr>
        <w:t xml:space="preserve">. Caso a alocação não seja bem sucedida, </w:t>
      </w:r>
      <w:r w:rsidDel="00000000" w:rsidR="00000000" w:rsidRPr="00000000">
        <w:rPr>
          <w:rFonts w:ascii="Courier New" w:cs="Courier New" w:eastAsia="Courier New" w:hAnsi="Courier New"/>
          <w:rtl w:val="0"/>
        </w:rPr>
        <w:t xml:space="preserve">new</w:t>
      </w:r>
      <w:r w:rsidDel="00000000" w:rsidR="00000000" w:rsidRPr="00000000">
        <w:rPr>
          <w:rtl w:val="0"/>
        </w:rPr>
        <w:t xml:space="preserve"> retorna </w:t>
      </w:r>
      <w:r w:rsidDel="00000000" w:rsidR="00000000" w:rsidRPr="00000000">
        <w:rPr>
          <w:rFonts w:ascii="Courier New" w:cs="Courier New" w:eastAsia="Courier New" w:hAnsi="Courier New"/>
          <w:rtl w:val="0"/>
        </w:rPr>
        <w:t xml:space="preserve">nullptr </w:t>
      </w:r>
      <w:r w:rsidDel="00000000" w:rsidR="00000000" w:rsidRPr="00000000">
        <w:rPr>
          <w:rtl w:val="0"/>
        </w:rPr>
        <w:t xml:space="preserve">e não encerra a execução do programa.</w:t>
      </w:r>
    </w:p>
    <w:p w:rsidR="00000000" w:rsidDel="00000000" w:rsidP="00000000" w:rsidRDefault="00000000" w:rsidRPr="00000000" w14:paraId="000008A3">
      <w:pPr>
        <w:spacing w:after="240" w:before="240" w:lineRule="auto"/>
        <w:ind w:left="720" w:firstLine="720"/>
        <w:jc w:val="both"/>
        <w:rPr/>
      </w:pPr>
      <w:r w:rsidDel="00000000" w:rsidR="00000000" w:rsidRPr="00000000">
        <w:rPr>
          <w:rFonts w:ascii="Consolas" w:cs="Consolas" w:eastAsia="Consolas" w:hAnsi="Consolas"/>
          <w:b w:val="1"/>
          <w:color w:val="444444"/>
          <w:sz w:val="19"/>
          <w:szCs w:val="19"/>
          <w:shd w:fill="f0f0f0" w:val="clear"/>
          <w:rtl w:val="0"/>
        </w:rPr>
        <w:t xml:space="preserve">ptr = new(nothrow) int[N];</w:t>
      </w:r>
      <w:r w:rsidDel="00000000" w:rsidR="00000000" w:rsidRPr="00000000">
        <w:rPr>
          <w:rtl w:val="0"/>
        </w:rPr>
      </w:r>
    </w:p>
    <w:p w:rsidR="00000000" w:rsidDel="00000000" w:rsidP="00000000" w:rsidRDefault="00000000" w:rsidRPr="00000000" w14:paraId="000008A4">
      <w:pPr>
        <w:spacing w:after="240" w:before="240" w:lineRule="auto"/>
        <w:ind w:firstLine="720"/>
        <w:jc w:val="both"/>
        <w:rPr/>
      </w:pPr>
      <w:r w:rsidDel="00000000" w:rsidR="00000000" w:rsidRPr="00000000">
        <w:rPr>
          <w:rtl w:val="0"/>
        </w:rPr>
        <w:t xml:space="preserve">Ao usar o mecanismo sem exceções, para evitar falhas, antes de continuar a execução do programa, deve-se verificar se foi possível alocar o bloco de memória, avaliando o conteúdo do ponteiro que recebe o retorno da função. </w:t>
      </w:r>
    </w:p>
    <w:tbl>
      <w:tblPr>
        <w:tblStyle w:val="Table88"/>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8A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8A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8A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8A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8A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8A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tc>
        <w:tc>
          <w:tcPr>
            <w:shd w:fill="f0f0f0" w:val="clear"/>
            <w:tcMar>
              <w:top w:w="0.0" w:type="dxa"/>
              <w:left w:w="0.0" w:type="dxa"/>
              <w:bottom w:w="0.0" w:type="dxa"/>
              <w:right w:w="0.0" w:type="dxa"/>
            </w:tcMar>
          </w:tcPr>
          <w:p w:rsidR="00000000" w:rsidDel="00000000" w:rsidP="00000000" w:rsidRDefault="00000000" w:rsidRPr="00000000" w14:paraId="000008AB">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v*;</w:t>
              <w:br w:type="textWrapping"/>
              <w:t xml:space="preserve">v = new(nothrow) int[100];</w:t>
              <w:br w:type="textWrapping"/>
              <w:t xml:space="preserve">if (v == </w:t>
            </w:r>
            <w:r w:rsidDel="00000000" w:rsidR="00000000" w:rsidRPr="00000000">
              <w:rPr>
                <w:rFonts w:ascii="Consolas" w:cs="Consolas" w:eastAsia="Consolas" w:hAnsi="Consolas"/>
                <w:b w:val="1"/>
                <w:color w:val="78a960"/>
                <w:sz w:val="19"/>
                <w:szCs w:val="19"/>
                <w:shd w:fill="f0f0f0" w:val="clear"/>
                <w:rtl w:val="0"/>
              </w:rPr>
              <w:t xml:space="preserve">nullptr</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"Falha de alocacao de memoria"</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8AC">
      <w:pPr>
        <w:spacing w:after="200" w:lineRule="auto"/>
        <w:jc w:val="both"/>
        <w:rPr/>
      </w:pPr>
      <w:r w:rsidDel="00000000" w:rsidR="00000000" w:rsidRPr="00000000">
        <w:rPr>
          <w:rtl w:val="0"/>
        </w:rPr>
      </w:r>
    </w:p>
    <w:p w:rsidR="00000000" w:rsidDel="00000000" w:rsidP="00000000" w:rsidRDefault="00000000" w:rsidRPr="00000000" w14:paraId="000008AD">
      <w:pPr>
        <w:spacing w:after="200" w:lineRule="auto"/>
        <w:ind w:firstLine="720"/>
        <w:jc w:val="both"/>
        <w:rPr/>
      </w:pPr>
      <w:r w:rsidDel="00000000" w:rsidR="00000000" w:rsidRPr="00000000">
        <w:rPr>
          <w:rtl w:val="0"/>
        </w:rPr>
        <w:t xml:space="preserve">Outra opção é testar o sucesso da instrução, sem a constante </w:t>
      </w:r>
      <w:r w:rsidDel="00000000" w:rsidR="00000000" w:rsidRPr="00000000">
        <w:rPr>
          <w:rFonts w:ascii="Courier New" w:cs="Courier New" w:eastAsia="Courier New" w:hAnsi="Courier New"/>
          <w:rtl w:val="0"/>
        </w:rPr>
        <w:t xml:space="preserve">nullptr </w:t>
      </w:r>
      <w:r w:rsidDel="00000000" w:rsidR="00000000" w:rsidRPr="00000000">
        <w:rPr>
          <w:rtl w:val="0"/>
        </w:rPr>
        <w:t xml:space="preserve">(que não é reconhecida em algumas plataformas), e que resulta em um código mais enxuto (“C++ Dynamic Memory” 2021), da seguinte forma:</w:t>
      </w:r>
    </w:p>
    <w:tbl>
      <w:tblPr>
        <w:tblStyle w:val="Table89"/>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8A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8A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8B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8B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8B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tc>
        <w:tc>
          <w:tcPr>
            <w:shd w:fill="f0f0f0" w:val="clear"/>
            <w:tcMar>
              <w:top w:w="0.0" w:type="dxa"/>
              <w:left w:w="0.0" w:type="dxa"/>
              <w:bottom w:w="0.0" w:type="dxa"/>
              <w:right w:w="0.0" w:type="dxa"/>
            </w:tcMar>
          </w:tcPr>
          <w:p w:rsidR="00000000" w:rsidDel="00000000" w:rsidP="00000000" w:rsidRDefault="00000000" w:rsidRPr="00000000" w14:paraId="000008B3">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v*;</w:t>
              <w:br w:type="textWrapping"/>
              <w:t xml:space="preserve">if (!(v = new(nothrow) int[100])){</w:t>
            </w:r>
          </w:p>
          <w:p w:rsidR="00000000" w:rsidDel="00000000" w:rsidP="00000000" w:rsidRDefault="00000000" w:rsidRPr="00000000" w14:paraId="000008B4">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"Falha de alocacao de memoria"</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8B5">
      <w:pPr>
        <w:spacing w:after="240" w:before="240" w:lineRule="auto"/>
        <w:jc w:val="both"/>
        <w:rPr/>
      </w:pPr>
      <w:r w:rsidDel="00000000" w:rsidR="00000000" w:rsidRPr="00000000">
        <w:rPr>
          <w:rtl w:val="0"/>
        </w:rPr>
      </w:r>
    </w:p>
    <w:p w:rsidR="00000000" w:rsidDel="00000000" w:rsidP="00000000" w:rsidRDefault="00000000" w:rsidRPr="00000000" w14:paraId="000008B6">
      <w:pPr>
        <w:spacing w:after="240" w:before="240" w:lineRule="auto"/>
        <w:jc w:val="both"/>
        <w:rPr/>
      </w:pPr>
      <w:r w:rsidDel="00000000" w:rsidR="00000000" w:rsidRPr="00000000">
        <w:rPr>
          <w:rtl w:val="0"/>
        </w:rPr>
        <w:tab/>
        <w:t xml:space="preserve">Embora o mecanismo de tratamento de exceções seja geralmente usado e resulte em códigos mais curtos, por enquanto vamos utilizar o parâmetro </w:t>
      </w:r>
      <w:r w:rsidDel="00000000" w:rsidR="00000000" w:rsidRPr="00000000">
        <w:rPr>
          <w:rFonts w:ascii="Courier New" w:cs="Courier New" w:eastAsia="Courier New" w:hAnsi="Courier New"/>
          <w:rtl w:val="0"/>
        </w:rPr>
        <w:t xml:space="preserve">nothrow </w:t>
      </w:r>
      <w:r w:rsidDel="00000000" w:rsidR="00000000" w:rsidRPr="00000000">
        <w:rPr>
          <w:rtl w:val="0"/>
        </w:rPr>
        <w:t xml:space="preserve">por sua simplicidade.</w:t>
      </w:r>
    </w:p>
    <w:p w:rsidR="00000000" w:rsidDel="00000000" w:rsidP="00000000" w:rsidRDefault="00000000" w:rsidRPr="00000000" w14:paraId="000008B7">
      <w:pPr>
        <w:spacing w:after="240" w:before="240" w:lineRule="auto"/>
        <w:jc w:val="both"/>
        <w:rPr/>
      </w:pPr>
      <w:r w:rsidDel="00000000" w:rsidR="00000000" w:rsidRPr="00000000">
        <w:rPr>
          <w:rtl w:val="0"/>
        </w:rPr>
      </w:r>
    </w:p>
    <w:p w:rsidR="00000000" w:rsidDel="00000000" w:rsidP="00000000" w:rsidRDefault="00000000" w:rsidRPr="00000000" w14:paraId="000008B8">
      <w:pPr>
        <w:spacing w:after="200" w:lineRule="auto"/>
        <w:rPr>
          <w:rFonts w:ascii="Roboto Slab" w:cs="Roboto Slab" w:eastAsia="Roboto Slab" w:hAnsi="Roboto Slab"/>
          <w:b w:val="1"/>
          <w:color w:val="1155cc"/>
          <w:sz w:val="36"/>
          <w:szCs w:val="36"/>
        </w:rPr>
      </w:pPr>
      <w:r w:rsidDel="00000000" w:rsidR="00000000" w:rsidRPr="00000000">
        <w:rPr>
          <w:rFonts w:ascii="Roboto Slab" w:cs="Roboto Slab" w:eastAsia="Roboto Slab" w:hAnsi="Roboto Slab"/>
          <w:b w:val="1"/>
          <w:color w:val="1155cc"/>
          <w:sz w:val="36"/>
          <w:szCs w:val="36"/>
          <w:rtl w:val="0"/>
        </w:rPr>
        <w:t xml:space="preserve">Atividade proposta</w:t>
      </w:r>
    </w:p>
    <w:p w:rsidR="00000000" w:rsidDel="00000000" w:rsidP="00000000" w:rsidRDefault="00000000" w:rsidRPr="00000000" w14:paraId="000008B9">
      <w:pPr>
        <w:jc w:val="both"/>
        <w:rPr/>
      </w:pPr>
      <w:r w:rsidDel="00000000" w:rsidR="00000000" w:rsidRPr="00000000">
        <w:rPr>
          <w:rtl w:val="0"/>
        </w:rPr>
        <w:t xml:space="preserve">Tente obter a mensagem de erro de alocação de memória. Você sabe qual o tamanho do heap do sistema que você utiliza?  Aumente o valor de </w:t>
      </w:r>
      <w:r w:rsidDel="00000000" w:rsidR="00000000" w:rsidRPr="00000000">
        <w:rPr>
          <w:rFonts w:ascii="Courier New" w:cs="Courier New" w:eastAsia="Courier New" w:hAnsi="Courier New"/>
          <w:rtl w:val="0"/>
        </w:rPr>
        <w:t xml:space="preserve">n</w:t>
      </w:r>
      <w:r w:rsidDel="00000000" w:rsidR="00000000" w:rsidRPr="00000000">
        <w:rPr>
          <w:rtl w:val="0"/>
        </w:rPr>
        <w:t xml:space="preserve"> a cada execução para testar.</w:t>
      </w:r>
    </w:p>
    <w:p w:rsidR="00000000" w:rsidDel="00000000" w:rsidP="00000000" w:rsidRDefault="00000000" w:rsidRPr="00000000" w14:paraId="000008BA">
      <w:pPr>
        <w:jc w:val="both"/>
        <w:rPr/>
      </w:pPr>
      <w:r w:rsidDel="00000000" w:rsidR="00000000" w:rsidRPr="00000000">
        <w:rPr>
          <w:rtl w:val="0"/>
        </w:rPr>
      </w:r>
    </w:p>
    <w:tbl>
      <w:tblPr>
        <w:tblStyle w:val="Table90"/>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8B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8B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8B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8B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8B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8C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8C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8C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8C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8C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8C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tc>
        <w:tc>
          <w:tcPr>
            <w:shd w:fill="f0f0f0" w:val="clear"/>
            <w:tcMar>
              <w:top w:w="0.0" w:type="dxa"/>
              <w:left w:w="0.0" w:type="dxa"/>
              <w:bottom w:w="0.0" w:type="dxa"/>
              <w:right w:w="0.0" w:type="dxa"/>
            </w:tcMar>
          </w:tcPr>
          <w:p w:rsidR="00000000" w:rsidDel="00000000" w:rsidP="00000000" w:rsidRDefault="00000000" w:rsidRPr="00000000" w14:paraId="000008C6">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*v, n;</w:t>
            </w:r>
          </w:p>
          <w:p w:rsidR="00000000" w:rsidDel="00000000" w:rsidP="00000000" w:rsidRDefault="00000000" w:rsidRPr="00000000" w14:paraId="000008C7">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cin &gt;&gt; n;</w:t>
              <w:br w:type="textWrapping"/>
              <w:t xml:space="preserve">if (!(v = new(nothrow) int[n]</w:t>
            </w:r>
            <w:r w:rsidDel="00000000" w:rsidR="00000000" w:rsidRPr="00000000">
              <w:rPr>
                <w:rFonts w:ascii="Consolas" w:cs="Consolas" w:eastAsia="Consolas" w:hAnsi="Consolas"/>
                <w:b w:val="1"/>
                <w:color w:val="78a960"/>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"Falha de alocacao de memoria"</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br w:type="textWrapping"/>
              <w:t xml:space="preserve">for (int i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i &lt; n; i++){</w:t>
              <w:br w:type="textWrapping"/>
              <w:t xml:space="preserve">    v[i] = i;</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v[i] &lt;&lt; </w:t>
            </w:r>
            <w:r w:rsidDel="00000000" w:rsidR="00000000" w:rsidRPr="00000000">
              <w:rPr>
                <w:rFonts w:ascii="Consolas" w:cs="Consolas" w:eastAsia="Consolas" w:hAnsi="Consolas"/>
                <w:b w:val="1"/>
                <w:color w:val="880000"/>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br w:type="textWrapping"/>
              <w:t xml:space="preserve">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r>
          </w:p>
        </w:tc>
      </w:tr>
    </w:tbl>
    <w:p w:rsidR="00000000" w:rsidDel="00000000" w:rsidP="00000000" w:rsidRDefault="00000000" w:rsidRPr="00000000" w14:paraId="000008C8">
      <w:pPr>
        <w:pStyle w:val="Heading2"/>
        <w:rPr/>
      </w:pPr>
      <w:bookmarkStart w:colFirst="0" w:colLast="0" w:name="_heading=h.sqyw64" w:id="60"/>
      <w:bookmarkEnd w:id="60"/>
      <w:r w:rsidDel="00000000" w:rsidR="00000000" w:rsidRPr="00000000">
        <w:rPr>
          <w:rtl w:val="0"/>
        </w:rPr>
        <w:t xml:space="preserve">Liberando memória dinâmica em C++</w:t>
      </w:r>
    </w:p>
    <w:p w:rsidR="00000000" w:rsidDel="00000000" w:rsidP="00000000" w:rsidRDefault="00000000" w:rsidRPr="00000000" w14:paraId="000008C9">
      <w:pPr>
        <w:spacing w:after="240" w:before="240" w:lineRule="auto"/>
        <w:jc w:val="both"/>
        <w:rPr/>
      </w:pPr>
      <w:r w:rsidDel="00000000" w:rsidR="00000000" w:rsidRPr="00000000">
        <w:rPr>
          <w:rtl w:val="0"/>
        </w:rPr>
        <w:t xml:space="preserve">Se o bloco foi alocado para atender uma demanda de execução, quando ele não for mais necessário deve ser liberado, para que outras requisições </w:t>
      </w:r>
      <w:r w:rsidDel="00000000" w:rsidR="00000000" w:rsidRPr="00000000">
        <w:rPr>
          <w:rFonts w:ascii="Courier New" w:cs="Courier New" w:eastAsia="Courier New" w:hAnsi="Courier New"/>
          <w:rtl w:val="0"/>
        </w:rPr>
        <w:t xml:space="preserve">new </w:t>
      </w:r>
      <w:r w:rsidDel="00000000" w:rsidR="00000000" w:rsidRPr="00000000">
        <w:rPr>
          <w:rtl w:val="0"/>
        </w:rPr>
        <w:t xml:space="preserve">possam ser executadas. A instrução que libera um bloco alocado para uma variável é </w:t>
      </w:r>
      <w:r w:rsidDel="00000000" w:rsidR="00000000" w:rsidRPr="00000000">
        <w:rPr>
          <w:rFonts w:ascii="Courier New" w:cs="Courier New" w:eastAsia="Courier New" w:hAnsi="Courier New"/>
          <w:rtl w:val="0"/>
        </w:rPr>
        <w:t xml:space="preserve">delete</w:t>
      </w:r>
      <w:r w:rsidDel="00000000" w:rsidR="00000000" w:rsidRPr="00000000">
        <w:rPr>
          <w:rtl w:val="0"/>
        </w:rPr>
        <w:t xml:space="preserve">, ou </w:t>
      </w:r>
      <w:r w:rsidDel="00000000" w:rsidR="00000000" w:rsidRPr="00000000">
        <w:rPr>
          <w:rFonts w:ascii="Courier New" w:cs="Courier New" w:eastAsia="Courier New" w:hAnsi="Courier New"/>
          <w:rtl w:val="0"/>
        </w:rPr>
        <w:t xml:space="preserve">delete[]</w:t>
      </w:r>
      <w:r w:rsidDel="00000000" w:rsidR="00000000" w:rsidRPr="00000000">
        <w:rPr>
          <w:rtl w:val="0"/>
        </w:rPr>
        <w:t xml:space="preserve"> se for um vetor (“Dynamic Memory” 2020). </w:t>
      </w:r>
    </w:p>
    <w:p w:rsidR="00000000" w:rsidDel="00000000" w:rsidP="00000000" w:rsidRDefault="00000000" w:rsidRPr="00000000" w14:paraId="000008CA">
      <w:pP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delete ptr;</w:t>
      </w:r>
    </w:p>
    <w:p w:rsidR="00000000" w:rsidDel="00000000" w:rsidP="00000000" w:rsidRDefault="00000000" w:rsidRPr="00000000" w14:paraId="000008CB">
      <w:pP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delete[] ptr;</w:t>
      </w:r>
    </w:p>
    <w:p w:rsidR="00000000" w:rsidDel="00000000" w:rsidP="00000000" w:rsidRDefault="00000000" w:rsidRPr="00000000" w14:paraId="000008CC">
      <w:pPr>
        <w:spacing w:after="240" w:before="240" w:lineRule="auto"/>
        <w:jc w:val="both"/>
        <w:rPr/>
      </w:pPr>
      <w:r w:rsidDel="00000000" w:rsidR="00000000" w:rsidRPr="00000000">
        <w:rPr>
          <w:rtl w:val="0"/>
        </w:rPr>
        <w:tab/>
        <w:t xml:space="preserve">No exemplo abaixo, está sendo alocado um vetor dinamicamente (linha 4), conforme o tamanho fornecido (linha 3). A alocação é verificada e, caso não tenha sido bem sucedida, o programa é finalizado (linha 6), retornando um valor diferente, que pode ser tratado pela função chamadora. Se a execução ocorrer conforme o esperado, o bloco de memória é liberado (linha 12) e o programa é encerrado normalmente.</w:t>
      </w:r>
    </w:p>
    <w:p w:rsidR="00000000" w:rsidDel="00000000" w:rsidP="00000000" w:rsidRDefault="00000000" w:rsidRPr="00000000" w14:paraId="000008CD">
      <w:pPr>
        <w:jc w:val="both"/>
        <w:rPr/>
      </w:pPr>
      <w:r w:rsidDel="00000000" w:rsidR="00000000" w:rsidRPr="00000000">
        <w:rPr>
          <w:rtl w:val="0"/>
        </w:rPr>
      </w:r>
    </w:p>
    <w:tbl>
      <w:tblPr>
        <w:tblStyle w:val="Table91"/>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8C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8C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8D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8D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8D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8D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8D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8D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8D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8D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8D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8D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8D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8D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tc>
        <w:tc>
          <w:tcPr>
            <w:shd w:fill="f0f0f0" w:val="clear"/>
            <w:tcMar>
              <w:top w:w="0.0" w:type="dxa"/>
              <w:left w:w="0.0" w:type="dxa"/>
              <w:bottom w:w="0.0" w:type="dxa"/>
              <w:right w:w="0.0" w:type="dxa"/>
            </w:tcMar>
          </w:tcPr>
          <w:p w:rsidR="00000000" w:rsidDel="00000000" w:rsidP="00000000" w:rsidRDefault="00000000" w:rsidRPr="00000000" w14:paraId="000008DC">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int *v, n;</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&gt;&gt; n;</w:t>
              <w:br w:type="textWrapping"/>
              <w:t xml:space="preserve">    if (!(v = new(nothrow) int[n]</w:t>
            </w:r>
            <w:r w:rsidDel="00000000" w:rsidR="00000000" w:rsidRPr="00000000">
              <w:rPr>
                <w:rFonts w:ascii="Consolas" w:cs="Consolas" w:eastAsia="Consolas" w:hAnsi="Consolas"/>
                <w:b w:val="1"/>
                <w:color w:val="78a960"/>
                <w:sz w:val="19"/>
                <w:szCs w:val="19"/>
                <w:shd w:fill="f0f0f0" w:val="clear"/>
                <w:rtl w:val="0"/>
              </w:rPr>
              <w:t xml:space="preserve">)</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"Falha de alocacao de memoria"</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 xml:space="preserve">return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br w:type="textWrapping"/>
              <w:t xml:space="preserve">    for (int i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i &lt; n; i++)</w:t>
              <w:br w:type="textWrapping"/>
              <w:t xml:space="preserve">    </w:t>
              <w:tab/>
              <w:t xml:space="preserve">v[i] = i*</w:t>
            </w:r>
            <w:r w:rsidDel="00000000" w:rsidR="00000000" w:rsidRPr="00000000">
              <w:rPr>
                <w:rFonts w:ascii="Consolas" w:cs="Consolas" w:eastAsia="Consolas" w:hAnsi="Consolas"/>
                <w:b w:val="1"/>
                <w:color w:val="880000"/>
                <w:sz w:val="19"/>
                <w:szCs w:val="19"/>
                <w:shd w:fill="f0f0f0" w:val="clear"/>
                <w:rtl w:val="0"/>
              </w:rPr>
              <w:t xml:space="preserve">2</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for (int i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i &lt; n; i++)</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*(v + i) &lt;&lt; </w:t>
            </w:r>
            <w:r w:rsidDel="00000000" w:rsidR="00000000" w:rsidRPr="00000000">
              <w:rPr>
                <w:rFonts w:ascii="Consolas" w:cs="Consolas" w:eastAsia="Consolas" w:hAnsi="Consolas"/>
                <w:b w:val="1"/>
                <w:color w:val="880000"/>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delete[] v;</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8DD">
      <w:pPr>
        <w:spacing w:after="240" w:before="240" w:lineRule="auto"/>
        <w:jc w:val="both"/>
        <w:rPr/>
      </w:pPr>
      <w:r w:rsidDel="00000000" w:rsidR="00000000" w:rsidRPr="00000000">
        <w:rPr>
          <w:rtl w:val="0"/>
        </w:rPr>
      </w:r>
    </w:p>
    <w:p w:rsidR="00000000" w:rsidDel="00000000" w:rsidP="00000000" w:rsidRDefault="00000000" w:rsidRPr="00000000" w14:paraId="000008DE">
      <w:pPr>
        <w:pStyle w:val="Heading2"/>
        <w:rPr/>
      </w:pPr>
      <w:bookmarkStart w:colFirst="0" w:colLast="0" w:name="_heading=h.3cqmetx" w:id="61"/>
      <w:bookmarkEnd w:id="61"/>
      <w:r w:rsidDel="00000000" w:rsidR="00000000" w:rsidRPr="00000000">
        <w:rPr>
          <w:rtl w:val="0"/>
        </w:rPr>
        <w:t xml:space="preserve">Evitando ponteiros pendentes</w:t>
      </w:r>
    </w:p>
    <w:p w:rsidR="00000000" w:rsidDel="00000000" w:rsidP="00000000" w:rsidRDefault="00000000" w:rsidRPr="00000000" w14:paraId="000008DF">
      <w:pPr>
        <w:pBdr>
          <w:top w:space="0" w:sz="0" w:val="nil"/>
          <w:left w:space="0" w:sz="0" w:val="nil"/>
          <w:bottom w:space="0" w:sz="0" w:val="nil"/>
          <w:right w:space="0" w:sz="0" w:val="nil"/>
          <w:between w:space="0" w:sz="0" w:val="nil"/>
        </w:pBdr>
        <w:spacing w:after="240" w:before="240" w:lineRule="auto"/>
        <w:jc w:val="both"/>
        <w:rPr/>
      </w:pPr>
      <w:r w:rsidDel="00000000" w:rsidR="00000000" w:rsidRPr="00000000">
        <w:rPr>
          <w:rtl w:val="0"/>
        </w:rPr>
        <w:t xml:space="preserve">O operador </w:t>
      </w:r>
      <w:r w:rsidDel="00000000" w:rsidR="00000000" w:rsidRPr="00000000">
        <w:rPr>
          <w:rFonts w:ascii="Courier New" w:cs="Courier New" w:eastAsia="Courier New" w:hAnsi="Courier New"/>
          <w:rtl w:val="0"/>
        </w:rPr>
        <w:t xml:space="preserve">delete </w:t>
      </w:r>
      <w:r w:rsidDel="00000000" w:rsidR="00000000" w:rsidRPr="00000000">
        <w:rPr>
          <w:rtl w:val="0"/>
        </w:rPr>
        <w:t xml:space="preserve">libera o bloco alocado, permitindo que aqueles endereços sejam usados por uma nova requisição </w:t>
      </w:r>
      <w:r w:rsidDel="00000000" w:rsidR="00000000" w:rsidRPr="00000000">
        <w:rPr>
          <w:rFonts w:ascii="Courier New" w:cs="Courier New" w:eastAsia="Courier New" w:hAnsi="Courier New"/>
          <w:rtl w:val="0"/>
        </w:rPr>
        <w:t xml:space="preserve">new</w:t>
      </w:r>
      <w:r w:rsidDel="00000000" w:rsidR="00000000" w:rsidRPr="00000000">
        <w:rPr>
          <w:rtl w:val="0"/>
        </w:rPr>
        <w:t xml:space="preserve">. No entanto, ainda é possível acessar o endereço de memória guardado no ponteiro. A fim de evitar usos indevidos dos chamados </w:t>
      </w:r>
      <w:r w:rsidDel="00000000" w:rsidR="00000000" w:rsidRPr="00000000">
        <w:rPr>
          <w:i w:val="1"/>
          <w:rtl w:val="0"/>
        </w:rPr>
        <w:t xml:space="preserve">dangling pointers</w:t>
      </w:r>
      <w:r w:rsidDel="00000000" w:rsidR="00000000" w:rsidRPr="00000000">
        <w:rPr>
          <w:i w:val="1"/>
          <w:vertAlign w:val="superscript"/>
        </w:rPr>
        <w:footnoteReference w:customMarkFollows="0" w:id="2"/>
      </w:r>
      <w:r w:rsidDel="00000000" w:rsidR="00000000" w:rsidRPr="00000000">
        <w:rPr>
          <w:rtl w:val="0"/>
        </w:rPr>
        <w:t xml:space="preserve">, é necessário atribuir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ao ponteiro depois que a instrução </w:t>
      </w:r>
      <w:r w:rsidDel="00000000" w:rsidR="00000000" w:rsidRPr="00000000">
        <w:rPr>
          <w:rFonts w:ascii="Courier New" w:cs="Courier New" w:eastAsia="Courier New" w:hAnsi="Courier New"/>
          <w:rtl w:val="0"/>
        </w:rPr>
        <w:t xml:space="preserve">delete </w:t>
      </w:r>
      <w:r w:rsidDel="00000000" w:rsidR="00000000" w:rsidRPr="00000000">
        <w:rPr>
          <w:rtl w:val="0"/>
        </w:rPr>
        <w:t xml:space="preserve">for executada. </w:t>
      </w:r>
    </w:p>
    <w:p w:rsidR="00000000" w:rsidDel="00000000" w:rsidP="00000000" w:rsidRDefault="00000000" w:rsidRPr="00000000" w14:paraId="000008E0">
      <w:pPr>
        <w:pBdr>
          <w:top w:space="0" w:sz="0" w:val="nil"/>
          <w:left w:space="0" w:sz="0" w:val="nil"/>
          <w:bottom w:space="0" w:sz="0" w:val="nil"/>
          <w:right w:space="0" w:sz="0" w:val="nil"/>
          <w:between w:space="0" w:sz="0" w:val="nil"/>
        </w:pBdr>
        <w:spacing w:after="240" w:before="240" w:lineRule="auto"/>
        <w:jc w:val="both"/>
        <w:rPr/>
      </w:pPr>
      <w:r w:rsidDel="00000000" w:rsidR="00000000" w:rsidRPr="00000000">
        <w:rPr>
          <w:rtl w:val="0"/>
        </w:rPr>
        <w:tab/>
        <w:t xml:space="preserve">O código abaixo permite testar essa situação, na linha 10 ainda é possível acessar a posição apontada por </w:t>
      </w:r>
      <w:r w:rsidDel="00000000" w:rsidR="00000000" w:rsidRPr="00000000">
        <w:rPr>
          <w:rFonts w:ascii="Courier New" w:cs="Courier New" w:eastAsia="Courier New" w:hAnsi="Courier New"/>
          <w:rtl w:val="0"/>
        </w:rPr>
        <w:t xml:space="preserve">n</w:t>
      </w:r>
      <w:r w:rsidDel="00000000" w:rsidR="00000000" w:rsidRPr="00000000">
        <w:rPr>
          <w:rtl w:val="0"/>
        </w:rPr>
        <w:t xml:space="preserve">, enquanto a tentativa de acessar o valor na linha 12 (após a atribuição de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ao ponteiro) resulta em erro de execução (</w:t>
      </w:r>
      <w:r w:rsidDel="00000000" w:rsidR="00000000" w:rsidRPr="00000000">
        <w:rPr>
          <w:rFonts w:ascii="Courier New" w:cs="Courier New" w:eastAsia="Courier New" w:hAnsi="Courier New"/>
          <w:rtl w:val="0"/>
        </w:rPr>
        <w:t xml:space="preserve">Segmentation fault</w:t>
      </w:r>
      <w:r w:rsidDel="00000000" w:rsidR="00000000" w:rsidRPr="00000000">
        <w:rPr>
          <w:rtl w:val="0"/>
        </w:rPr>
        <w:t xml:space="preserve">). </w:t>
      </w:r>
    </w:p>
    <w:tbl>
      <w:tblPr>
        <w:tblStyle w:val="Table92"/>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8E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8E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8E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8E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8E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8E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8E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8E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8E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8E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8E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8E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8E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8E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tc>
        <w:tc>
          <w:tcPr>
            <w:shd w:fill="f0f0f0" w:val="clear"/>
            <w:tcMar>
              <w:top w:w="0.0" w:type="dxa"/>
              <w:left w:w="0.0" w:type="dxa"/>
              <w:bottom w:w="0.0" w:type="dxa"/>
              <w:right w:w="0.0" w:type="dxa"/>
            </w:tcMar>
          </w:tcPr>
          <w:p w:rsidR="00000000" w:rsidDel="00000000" w:rsidP="00000000" w:rsidRDefault="00000000" w:rsidRPr="00000000" w14:paraId="000008EF">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r>
          </w:p>
          <w:p w:rsidR="00000000" w:rsidDel="00000000" w:rsidP="00000000" w:rsidRDefault="00000000" w:rsidRPr="00000000" w14:paraId="000008F0">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int *n;</w:t>
            </w:r>
          </w:p>
          <w:p w:rsidR="00000000" w:rsidDel="00000000" w:rsidP="00000000" w:rsidRDefault="00000000" w:rsidRPr="00000000" w14:paraId="000008F1">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if (!(n = new(nothrow) int)){</w:t>
            </w:r>
          </w:p>
          <w:p w:rsidR="00000000" w:rsidDel="00000000" w:rsidP="00000000" w:rsidRDefault="00000000" w:rsidRPr="00000000" w14:paraId="000008F2">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w:t>
              <w:tab/>
              <w:t xml:space="preserve">cout &lt;&lt; "Falha de alocacao de memoria" &lt;&lt; endl;</w:t>
            </w:r>
          </w:p>
          <w:p w:rsidR="00000000" w:rsidDel="00000000" w:rsidP="00000000" w:rsidRDefault="00000000" w:rsidRPr="00000000" w14:paraId="000008F3">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w:t>
              <w:tab/>
              <w:t xml:space="preserve">return -1;</w:t>
            </w:r>
          </w:p>
          <w:p w:rsidR="00000000" w:rsidDel="00000000" w:rsidP="00000000" w:rsidRDefault="00000000" w:rsidRPr="00000000" w14:paraId="000008F4">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w:t>
            </w:r>
          </w:p>
          <w:p w:rsidR="00000000" w:rsidDel="00000000" w:rsidP="00000000" w:rsidRDefault="00000000" w:rsidRPr="00000000" w14:paraId="000008F5">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*n = 432;</w:t>
            </w:r>
          </w:p>
          <w:p w:rsidR="00000000" w:rsidDel="00000000" w:rsidP="00000000" w:rsidRDefault="00000000" w:rsidRPr="00000000" w14:paraId="000008F6">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cout &lt;&lt; endl &lt;&lt; *n;</w:t>
            </w:r>
          </w:p>
          <w:p w:rsidR="00000000" w:rsidDel="00000000" w:rsidP="00000000" w:rsidRDefault="00000000" w:rsidRPr="00000000" w14:paraId="000008F7">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delete n;</w:t>
            </w:r>
          </w:p>
          <w:p w:rsidR="00000000" w:rsidDel="00000000" w:rsidP="00000000" w:rsidRDefault="00000000" w:rsidRPr="00000000" w14:paraId="000008F8">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cout &lt;&lt; endl &lt;&lt; *n;</w:t>
            </w:r>
          </w:p>
          <w:p w:rsidR="00000000" w:rsidDel="00000000" w:rsidP="00000000" w:rsidRDefault="00000000" w:rsidRPr="00000000" w14:paraId="000008F9">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n = NULL;</w:t>
            </w:r>
          </w:p>
          <w:p w:rsidR="00000000" w:rsidDel="00000000" w:rsidP="00000000" w:rsidRDefault="00000000" w:rsidRPr="00000000" w14:paraId="000008FA">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cout &lt;&lt; endl &lt;&lt; *n;</w:t>
            </w:r>
          </w:p>
          <w:p w:rsidR="00000000" w:rsidDel="00000000" w:rsidP="00000000" w:rsidRDefault="00000000" w:rsidRPr="00000000" w14:paraId="000008FB">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return 0;</w:t>
            </w:r>
          </w:p>
          <w:p w:rsidR="00000000" w:rsidDel="00000000" w:rsidP="00000000" w:rsidRDefault="00000000" w:rsidRPr="00000000" w14:paraId="000008FC">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w:t>
            </w:r>
          </w:p>
        </w:tc>
      </w:tr>
    </w:tbl>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spacing w:after="200" w:lineRule="auto"/>
        <w:rPr>
          <w:rFonts w:ascii="Roboto Slab" w:cs="Roboto Slab" w:eastAsia="Roboto Slab" w:hAnsi="Roboto Slab"/>
          <w:b w:val="1"/>
          <w:color w:val="1155cc"/>
          <w:sz w:val="36"/>
          <w:szCs w:val="36"/>
        </w:rPr>
      </w:pPr>
      <w:r w:rsidDel="00000000" w:rsidR="00000000" w:rsidRPr="00000000">
        <w:rPr>
          <w:rFonts w:ascii="Roboto Slab" w:cs="Roboto Slab" w:eastAsia="Roboto Slab" w:hAnsi="Roboto Slab"/>
          <w:b w:val="1"/>
          <w:color w:val="1155cc"/>
          <w:sz w:val="36"/>
          <w:szCs w:val="36"/>
          <w:rtl w:val="0"/>
        </w:rPr>
        <w:t xml:space="preserve">Atividade proposta</w:t>
      </w:r>
    </w:p>
    <w:p w:rsidR="00000000" w:rsidDel="00000000" w:rsidP="00000000" w:rsidRDefault="00000000" w:rsidRPr="00000000" w14:paraId="000008FF">
      <w:pPr>
        <w:spacing w:after="240" w:before="240" w:lineRule="auto"/>
        <w:jc w:val="both"/>
        <w:rPr/>
      </w:pPr>
      <w:r w:rsidDel="00000000" w:rsidR="00000000" w:rsidRPr="00000000">
        <w:rPr>
          <w:rtl w:val="0"/>
        </w:rPr>
        <w:t xml:space="preserve">Repita o teste de atribuição de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após a liberação de memória para o caso da alocação dinâmica de um vetor.</w:t>
      </w:r>
    </w:p>
    <w:p w:rsidR="00000000" w:rsidDel="00000000" w:rsidP="00000000" w:rsidRDefault="00000000" w:rsidRPr="00000000" w14:paraId="00000900">
      <w:pPr>
        <w:pStyle w:val="Heading2"/>
        <w:rPr/>
      </w:pPr>
      <w:bookmarkStart w:colFirst="0" w:colLast="0" w:name="_heading=h.1rvwp1q" w:id="62"/>
      <w:bookmarkEnd w:id="62"/>
      <w:r w:rsidDel="00000000" w:rsidR="00000000" w:rsidRPr="00000000">
        <w:rPr>
          <w:rtl w:val="0"/>
        </w:rPr>
        <w:t xml:space="preserve">Alocação dinâmica de memória em C</w:t>
      </w:r>
    </w:p>
    <w:p w:rsidR="00000000" w:rsidDel="00000000" w:rsidP="00000000" w:rsidRDefault="00000000" w:rsidRPr="00000000" w14:paraId="00000901">
      <w:pPr>
        <w:spacing w:after="240" w:before="240" w:lineRule="auto"/>
        <w:jc w:val="both"/>
        <w:rPr/>
      </w:pPr>
      <w:r w:rsidDel="00000000" w:rsidR="00000000" w:rsidRPr="00000000">
        <w:rPr>
          <w:rtl w:val="0"/>
        </w:rPr>
        <w:t xml:space="preserve">Enquanto em C++ os operadores para alocação dinâmica são nativos, em C é necessário utilizar funções definidas na biblioteca </w:t>
      </w:r>
      <w:r w:rsidDel="00000000" w:rsidR="00000000" w:rsidRPr="00000000">
        <w:rPr>
          <w:rFonts w:ascii="Courier New" w:cs="Courier New" w:eastAsia="Courier New" w:hAnsi="Courier New"/>
          <w:rtl w:val="0"/>
        </w:rPr>
        <w:t xml:space="preserve">&lt;cstdlib.h&gt;</w:t>
      </w:r>
      <w:r w:rsidDel="00000000" w:rsidR="00000000" w:rsidRPr="00000000">
        <w:rPr>
          <w:rtl w:val="0"/>
        </w:rPr>
        <w:t xml:space="preserve"> (“Dynamic Memory” 2020). São elas (Feofillof 2018) (CPDEE/UFMG 1999):</w:t>
      </w:r>
    </w:p>
    <w:p w:rsidR="00000000" w:rsidDel="00000000" w:rsidP="00000000" w:rsidRDefault="00000000" w:rsidRPr="00000000" w14:paraId="00000902">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 * malloc(int qty_bytes_alloc); </w:t>
      </w:r>
    </w:p>
    <w:p w:rsidR="00000000" w:rsidDel="00000000" w:rsidP="00000000" w:rsidRDefault="00000000" w:rsidRPr="00000000" w14:paraId="00000903">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 * calloc(int qty, int size); </w:t>
      </w:r>
    </w:p>
    <w:p w:rsidR="00000000" w:rsidDel="00000000" w:rsidP="00000000" w:rsidRDefault="00000000" w:rsidRPr="00000000" w14:paraId="00000904">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void realloc(void * pointer, int new_size); </w:t>
      </w:r>
    </w:p>
    <w:p w:rsidR="00000000" w:rsidDel="00000000" w:rsidP="00000000" w:rsidRDefault="00000000" w:rsidRPr="00000000" w14:paraId="00000905">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free (void * pointer);</w:t>
      </w:r>
    </w:p>
    <w:p w:rsidR="00000000" w:rsidDel="00000000" w:rsidP="00000000" w:rsidRDefault="00000000" w:rsidRPr="00000000" w14:paraId="00000906">
      <w:pPr>
        <w:pStyle w:val="Heading3"/>
        <w:spacing w:after="240" w:before="240" w:lineRule="auto"/>
        <w:jc w:val="both"/>
        <w:rPr/>
      </w:pPr>
      <w:bookmarkStart w:colFirst="0" w:colLast="0" w:name="_heading=h.4bvk7pj" w:id="63"/>
      <w:bookmarkEnd w:id="63"/>
      <w:r w:rsidDel="00000000" w:rsidR="00000000" w:rsidRPr="00000000">
        <w:rPr>
          <w:rtl w:val="0"/>
        </w:rPr>
        <w:t xml:space="preserve">Malloc</w:t>
      </w:r>
    </w:p>
    <w:p w:rsidR="00000000" w:rsidDel="00000000" w:rsidP="00000000" w:rsidRDefault="00000000" w:rsidRPr="00000000" w14:paraId="00000907">
      <w:pPr>
        <w:spacing w:after="240" w:before="240" w:lineRule="auto"/>
        <w:jc w:val="both"/>
        <w:rPr/>
      </w:pPr>
      <w:r w:rsidDel="00000000" w:rsidR="00000000" w:rsidRPr="00000000">
        <w:rPr>
          <w:rtl w:val="0"/>
        </w:rPr>
        <w:t xml:space="preserve">É a função </w:t>
      </w:r>
      <w:r w:rsidDel="00000000" w:rsidR="00000000" w:rsidRPr="00000000">
        <w:rPr>
          <w:rFonts w:ascii="Courier New" w:cs="Courier New" w:eastAsia="Courier New" w:hAnsi="Courier New"/>
          <w:rtl w:val="0"/>
        </w:rPr>
        <w:t xml:space="preserve">malloc </w:t>
      </w:r>
      <w:r w:rsidDel="00000000" w:rsidR="00000000" w:rsidRPr="00000000">
        <w:rPr>
          <w:rtl w:val="0"/>
        </w:rPr>
        <w:t xml:space="preserve">que realiza a alocação de memória. Deve-se informar para a função a quantidade de bytes para alocação. A função irá retornar, se existir memória suficiente, um endereço que deve ser colocado em uma variável do tipo ponteiro.</w:t>
      </w:r>
    </w:p>
    <w:p w:rsidR="00000000" w:rsidDel="00000000" w:rsidP="00000000" w:rsidRDefault="00000000" w:rsidRPr="00000000" w14:paraId="00000908">
      <w:pPr>
        <w:spacing w:after="240" w:before="240" w:lineRule="auto"/>
        <w:ind w:left="720" w:firstLine="0"/>
        <w:jc w:val="both"/>
        <w:rPr/>
      </w:pPr>
      <w:r w:rsidDel="00000000" w:rsidR="00000000" w:rsidRPr="00000000">
        <w:rPr>
          <w:rtl w:val="0"/>
        </w:rPr>
        <w:t xml:space="preserve">A declaração </w:t>
      </w:r>
      <w:r w:rsidDel="00000000" w:rsidR="00000000" w:rsidRPr="00000000">
        <w:rPr>
          <w:rFonts w:ascii="Courier New" w:cs="Courier New" w:eastAsia="Courier New" w:hAnsi="Courier New"/>
          <w:shd w:fill="efefef" w:val="clear"/>
          <w:rtl w:val="0"/>
        </w:rPr>
        <w:t xml:space="preserve">int v[10];</w:t>
      </w:r>
      <w:r w:rsidDel="00000000" w:rsidR="00000000" w:rsidRPr="00000000">
        <w:rPr>
          <w:rtl w:val="0"/>
        </w:rPr>
        <w:t xml:space="preserve"> é equivalente a:</w:t>
      </w:r>
    </w:p>
    <w:p w:rsidR="00000000" w:rsidDel="00000000" w:rsidP="00000000" w:rsidRDefault="00000000" w:rsidRPr="00000000" w14:paraId="00000909">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int *v; </w:t>
      </w:r>
    </w:p>
    <w:p w:rsidR="00000000" w:rsidDel="00000000" w:rsidP="00000000" w:rsidRDefault="00000000" w:rsidRPr="00000000" w14:paraId="0000090A">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 = malloc(10 * sizeof(int *));</w:t>
      </w:r>
    </w:p>
    <w:p w:rsidR="00000000" w:rsidDel="00000000" w:rsidP="00000000" w:rsidRDefault="00000000" w:rsidRPr="00000000" w14:paraId="0000090B">
      <w:pPr>
        <w:spacing w:after="240" w:before="240" w:lineRule="auto"/>
        <w:ind w:firstLine="720"/>
        <w:jc w:val="both"/>
        <w:rPr/>
      </w:pPr>
      <w:r w:rsidDel="00000000" w:rsidR="00000000" w:rsidRPr="00000000">
        <w:rPr>
          <w:rtl w:val="0"/>
        </w:rPr>
        <w:t xml:space="preserve">Ela recebe como parâmetro o número de bytes que se deseja alocar e retorna o endereço de memória inicial da área da memória alocada. Perceba que a função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retorna um endereço e portanto esta informação deve ser armazenada em um ponteiro. Observe o uso do operador </w:t>
      </w:r>
      <w:r w:rsidDel="00000000" w:rsidR="00000000" w:rsidRPr="00000000">
        <w:rPr>
          <w:rFonts w:ascii="Courier New" w:cs="Courier New" w:eastAsia="Courier New" w:hAnsi="Courier New"/>
          <w:rtl w:val="0"/>
        </w:rPr>
        <w:t xml:space="preserve">sizeof()</w:t>
      </w:r>
      <w:r w:rsidDel="00000000" w:rsidR="00000000" w:rsidRPr="00000000">
        <w:rPr>
          <w:rtl w:val="0"/>
        </w:rPr>
        <w:t xml:space="preserve">.</w:t>
      </w:r>
    </w:p>
    <w:p w:rsidR="00000000" w:rsidDel="00000000" w:rsidP="00000000" w:rsidRDefault="00000000" w:rsidRPr="00000000" w14:paraId="0000090C">
      <w:pPr>
        <w:spacing w:after="240" w:before="240" w:lineRule="auto"/>
        <w:ind w:firstLine="720"/>
        <w:jc w:val="both"/>
        <w:rPr/>
      </w:pPr>
      <w:r w:rsidDel="00000000" w:rsidR="00000000" w:rsidRPr="00000000">
        <w:rPr>
          <w:rtl w:val="0"/>
        </w:rPr>
        <w:t xml:space="preserve">Além disso, devemos salientar que a função </w:t>
      </w:r>
      <w:r w:rsidDel="00000000" w:rsidR="00000000" w:rsidRPr="00000000">
        <w:rPr>
          <w:rFonts w:ascii="Courier New" w:cs="Courier New" w:eastAsia="Courier New" w:hAnsi="Courier New"/>
          <w:rtl w:val="0"/>
        </w:rPr>
        <w:t xml:space="preserve">malloc </w:t>
      </w:r>
      <w:r w:rsidDel="00000000" w:rsidR="00000000" w:rsidRPr="00000000">
        <w:rPr>
          <w:rtl w:val="0"/>
        </w:rPr>
        <w:t xml:space="preserve">é usada para alocar espaço para armazenar valores de qualquer tipo. Por esse motivo, </w:t>
      </w:r>
      <w:r w:rsidDel="00000000" w:rsidR="00000000" w:rsidRPr="00000000">
        <w:rPr>
          <w:rFonts w:ascii="Courier New" w:cs="Courier New" w:eastAsia="Courier New" w:hAnsi="Courier New"/>
          <w:rtl w:val="0"/>
        </w:rPr>
        <w:t xml:space="preserve">malloc </w:t>
      </w:r>
      <w:r w:rsidDel="00000000" w:rsidR="00000000" w:rsidRPr="00000000">
        <w:rPr>
          <w:rtl w:val="0"/>
        </w:rPr>
        <w:t xml:space="preserve">retorna um ponteiro genérico, para um tipo qualquer, representado por </w:t>
      </w:r>
      <w:r w:rsidDel="00000000" w:rsidR="00000000" w:rsidRPr="00000000">
        <w:rPr>
          <w:rFonts w:ascii="Courier New" w:cs="Courier New" w:eastAsia="Courier New" w:hAnsi="Courier New"/>
          <w:rtl w:val="0"/>
        </w:rPr>
        <w:t xml:space="preserve">void*</w:t>
      </w:r>
      <w:r w:rsidDel="00000000" w:rsidR="00000000" w:rsidRPr="00000000">
        <w:rPr>
          <w:rtl w:val="0"/>
        </w:rPr>
        <w:t xml:space="preserve">, que deve ser convertido automaticamente pela linguagem para o tipo apropriado na atribuição. </w:t>
      </w:r>
    </w:p>
    <w:p w:rsidR="00000000" w:rsidDel="00000000" w:rsidP="00000000" w:rsidRDefault="00000000" w:rsidRPr="00000000" w14:paraId="0000090D">
      <w:pPr>
        <w:spacing w:after="240" w:before="240" w:lineRule="auto"/>
        <w:ind w:firstLine="720"/>
        <w:jc w:val="both"/>
        <w:rPr/>
      </w:pPr>
      <w:r w:rsidDel="00000000" w:rsidR="00000000" w:rsidRPr="00000000">
        <w:rPr>
          <w:rtl w:val="0"/>
        </w:rPr>
        <w:t xml:space="preserve">No entanto, é comum fazer a conversão utilizando o operador de molde de tipo (cast). O comando para a alocação do vetor de inteiros fica então: </w:t>
      </w:r>
    </w:p>
    <w:p w:rsidR="00000000" w:rsidDel="00000000" w:rsidP="00000000" w:rsidRDefault="00000000" w:rsidRPr="00000000" w14:paraId="0000090E">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 = (int*) malloc (10*sizeof(int)); </w:t>
      </w:r>
    </w:p>
    <w:p w:rsidR="00000000" w:rsidDel="00000000" w:rsidP="00000000" w:rsidRDefault="00000000" w:rsidRPr="00000000" w14:paraId="0000090F">
      <w:pPr>
        <w:spacing w:after="240" w:before="240" w:lineRule="auto"/>
        <w:ind w:firstLine="720"/>
        <w:jc w:val="both"/>
        <w:rPr/>
      </w:pPr>
      <w:r w:rsidDel="00000000" w:rsidR="00000000" w:rsidRPr="00000000">
        <w:rPr>
          <w:rtl w:val="0"/>
        </w:rPr>
        <w:t xml:space="preserve">Assim, o ponteiro </w:t>
      </w:r>
      <w:r w:rsidDel="00000000" w:rsidR="00000000" w:rsidRPr="00000000">
        <w:rPr>
          <w:rFonts w:ascii="Courier New" w:cs="Courier New" w:eastAsia="Courier New" w:hAnsi="Courier New"/>
          <w:rtl w:val="0"/>
        </w:rPr>
        <w:t xml:space="preserve">v</w:t>
      </w:r>
      <w:r w:rsidDel="00000000" w:rsidR="00000000" w:rsidRPr="00000000">
        <w:rPr>
          <w:rtl w:val="0"/>
        </w:rPr>
        <w:t xml:space="preserve"> aponta para o endereço inicial de uma área contínua de memória para 10 inteiros. O operador </w:t>
      </w:r>
      <w:r w:rsidDel="00000000" w:rsidR="00000000" w:rsidRPr="00000000">
        <w:rPr>
          <w:rFonts w:ascii="Courier New" w:cs="Courier New" w:eastAsia="Courier New" w:hAnsi="Courier New"/>
          <w:rtl w:val="0"/>
        </w:rPr>
        <w:t xml:space="preserve">sizeof() </w:t>
      </w:r>
      <w:r w:rsidDel="00000000" w:rsidR="00000000" w:rsidRPr="00000000">
        <w:rPr>
          <w:rtl w:val="0"/>
        </w:rPr>
        <w:t xml:space="preserve">obtém o tamanho em bytes do tipo int e o operador de cast</w:t>
      </w:r>
      <w:r w:rsidDel="00000000" w:rsidR="00000000" w:rsidRPr="00000000">
        <w:rPr>
          <w:rFonts w:ascii="Courier New" w:cs="Courier New" w:eastAsia="Courier New" w:hAnsi="Courier New"/>
          <w:rtl w:val="0"/>
        </w:rPr>
        <w:t xml:space="preserve"> (int*)</w:t>
      </w:r>
      <w:r w:rsidDel="00000000" w:rsidR="00000000" w:rsidRPr="00000000">
        <w:rPr>
          <w:rtl w:val="0"/>
        </w:rPr>
        <w:t xml:space="preserve">, converte o ponteiro genérico retornado por </w:t>
      </w:r>
      <w:r w:rsidDel="00000000" w:rsidR="00000000" w:rsidRPr="00000000">
        <w:rPr>
          <w:rFonts w:ascii="Courier New" w:cs="Courier New" w:eastAsia="Courier New" w:hAnsi="Courier New"/>
          <w:rtl w:val="0"/>
        </w:rPr>
        <w:t xml:space="preserve">malloc </w:t>
      </w:r>
      <w:r w:rsidDel="00000000" w:rsidR="00000000" w:rsidRPr="00000000">
        <w:rPr>
          <w:rtl w:val="0"/>
        </w:rPr>
        <w:t xml:space="preserve">para um ponteiro do tipo</w:t>
      </w:r>
      <w:r w:rsidDel="00000000" w:rsidR="00000000" w:rsidRPr="00000000">
        <w:rPr>
          <w:rFonts w:ascii="Courier New" w:cs="Courier New" w:eastAsia="Courier New" w:hAnsi="Courier New"/>
          <w:rtl w:val="0"/>
        </w:rPr>
        <w:t xml:space="preserve"> int*</w:t>
      </w:r>
      <w:r w:rsidDel="00000000" w:rsidR="00000000" w:rsidRPr="00000000">
        <w:rPr>
          <w:rtl w:val="0"/>
        </w:rPr>
        <w:t xml:space="preserve">. É importante fazer o tratamento de erro adequado quando for retornado o valor nulo. </w:t>
      </w:r>
    </w:p>
    <w:p w:rsidR="00000000" w:rsidDel="00000000" w:rsidP="00000000" w:rsidRDefault="00000000" w:rsidRPr="00000000" w14:paraId="00000910">
      <w:pPr>
        <w:pBdr>
          <w:top w:space="0" w:sz="0" w:val="nil"/>
          <w:left w:space="0" w:sz="0" w:val="nil"/>
          <w:bottom w:space="0" w:sz="0" w:val="nil"/>
          <w:right w:space="0" w:sz="0" w:val="nil"/>
          <w:between w:space="0" w:sz="0" w:val="nil"/>
        </w:pBdr>
        <w:spacing w:after="100" w:before="0" w:lin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 = (int*) malloc (10*sizeof(int)); </w:t>
      </w:r>
    </w:p>
    <w:p w:rsidR="00000000" w:rsidDel="00000000" w:rsidP="00000000" w:rsidRDefault="00000000" w:rsidRPr="00000000" w14:paraId="00000911">
      <w:pPr>
        <w:pBdr>
          <w:top w:space="0" w:sz="0" w:val="nil"/>
          <w:left w:space="0" w:sz="0" w:val="nil"/>
          <w:bottom w:space="0" w:sz="0" w:val="nil"/>
          <w:right w:space="0" w:sz="0" w:val="nil"/>
          <w:between w:space="0" w:sz="0" w:val="nil"/>
        </w:pBdr>
        <w:spacing w:after="100" w:before="0" w:lin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if (!v){ </w:t>
      </w:r>
    </w:p>
    <w:p w:rsidR="00000000" w:rsidDel="00000000" w:rsidP="00000000" w:rsidRDefault="00000000" w:rsidRPr="00000000" w14:paraId="00000912">
      <w:pPr>
        <w:pBdr>
          <w:top w:space="0" w:sz="0" w:val="nil"/>
          <w:left w:space="0" w:sz="0" w:val="nil"/>
          <w:bottom w:space="0" w:sz="0" w:val="nil"/>
          <w:right w:space="0" w:sz="0" w:val="nil"/>
          <w:between w:space="0" w:sz="0" w:val="nil"/>
        </w:pBdr>
        <w:spacing w:after="100" w:before="0" w:lin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printf(“Memoria insuficiente.”); </w:t>
      </w:r>
    </w:p>
    <w:p w:rsidR="00000000" w:rsidDel="00000000" w:rsidP="00000000" w:rsidRDefault="00000000" w:rsidRPr="00000000" w14:paraId="00000913">
      <w:pPr>
        <w:pBdr>
          <w:top w:space="0" w:sz="0" w:val="nil"/>
          <w:left w:space="0" w:sz="0" w:val="nil"/>
          <w:bottom w:space="0" w:sz="0" w:val="nil"/>
          <w:right w:space="0" w:sz="0" w:val="nil"/>
          <w:between w:space="0" w:sz="0" w:val="nil"/>
        </w:pBdr>
        <w:spacing w:after="100" w:before="0" w:lin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exit(1);</w:t>
      </w:r>
    </w:p>
    <w:p w:rsidR="00000000" w:rsidDel="00000000" w:rsidP="00000000" w:rsidRDefault="00000000" w:rsidRPr="00000000" w14:paraId="00000914">
      <w:pPr>
        <w:pBdr>
          <w:top w:space="0" w:sz="0" w:val="nil"/>
          <w:left w:space="0" w:sz="0" w:val="nil"/>
          <w:bottom w:space="0" w:sz="0" w:val="nil"/>
          <w:right w:space="0" w:sz="0" w:val="nil"/>
          <w:between w:space="0" w:sz="0" w:val="nil"/>
        </w:pBdr>
        <w:spacing w:after="100" w:before="0" w:lin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w:t>
      </w:r>
    </w:p>
    <w:p w:rsidR="00000000" w:rsidDel="00000000" w:rsidP="00000000" w:rsidRDefault="00000000" w:rsidRPr="00000000" w14:paraId="00000915">
      <w:pPr>
        <w:spacing w:before="0" w:line="240" w:lineRule="auto"/>
        <w:ind w:left="720" w:firstLine="0"/>
        <w:jc w:val="both"/>
        <w:rPr>
          <w:rFonts w:ascii="Courier New" w:cs="Courier New" w:eastAsia="Courier New" w:hAnsi="Courier New"/>
          <w:shd w:fill="f3f3f3" w:val="clear"/>
        </w:rPr>
      </w:pPr>
      <w:r w:rsidDel="00000000" w:rsidR="00000000" w:rsidRPr="00000000">
        <w:rPr>
          <w:rtl w:val="0"/>
        </w:rPr>
      </w:r>
    </w:p>
    <w:p w:rsidR="00000000" w:rsidDel="00000000" w:rsidP="00000000" w:rsidRDefault="00000000" w:rsidRPr="00000000" w14:paraId="00000916">
      <w:pPr>
        <w:spacing w:before="0" w:line="240" w:lineRule="auto"/>
        <w:jc w:val="both"/>
        <w:rPr>
          <w:b w:val="1"/>
        </w:rPr>
      </w:pPr>
      <w:r w:rsidDel="00000000" w:rsidR="00000000" w:rsidRPr="00000000">
        <w:rPr>
          <w:b w:val="1"/>
          <w:rtl w:val="0"/>
        </w:rPr>
        <w:t xml:space="preserve">Exemplo</w:t>
      </w:r>
    </w:p>
    <w:p w:rsidR="00000000" w:rsidDel="00000000" w:rsidP="00000000" w:rsidRDefault="00000000" w:rsidRPr="00000000" w14:paraId="00000917">
      <w:pPr>
        <w:spacing w:before="0" w:line="240" w:lineRule="auto"/>
        <w:jc w:val="both"/>
        <w:rPr>
          <w:b w:val="1"/>
        </w:rPr>
      </w:pPr>
      <w:r w:rsidDel="00000000" w:rsidR="00000000" w:rsidRPr="00000000">
        <w:rPr>
          <w:rtl w:val="0"/>
        </w:rPr>
      </w:r>
    </w:p>
    <w:tbl>
      <w:tblPr>
        <w:tblStyle w:val="Table93"/>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91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91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91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91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91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91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91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91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92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92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92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92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92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92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92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tc>
        <w:tc>
          <w:tcPr>
            <w:shd w:fill="f0f0f0" w:val="clear"/>
            <w:tcMar>
              <w:top w:w="0.0" w:type="dxa"/>
              <w:left w:w="0.0" w:type="dxa"/>
              <w:bottom w:w="0.0" w:type="dxa"/>
              <w:right w:w="0.0" w:type="dxa"/>
            </w:tcMar>
          </w:tcPr>
          <w:p w:rsidR="00000000" w:rsidDel="00000000" w:rsidP="00000000" w:rsidRDefault="00000000" w:rsidRPr="00000000" w14:paraId="00000927">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1f7199"/>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&lt;stdio.h&gt;</w:t>
            </w:r>
          </w:p>
          <w:p w:rsidR="00000000" w:rsidDel="00000000" w:rsidP="00000000" w:rsidRDefault="00000000" w:rsidRPr="00000000" w14:paraId="00000928">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&lt;stdlib.h&gt;</w:t>
              <w:tab/>
              <w:t xml:space="preserve">/* Para usar malloc() */</w:t>
            </w:r>
            <w:r w:rsidDel="00000000" w:rsidR="00000000" w:rsidRPr="00000000">
              <w:rPr>
                <w:rFonts w:ascii="Consolas" w:cs="Consolas" w:eastAsia="Consolas" w:hAnsi="Consolas"/>
                <w:b w:val="1"/>
                <w:color w:val="444444"/>
                <w:sz w:val="19"/>
                <w:szCs w:val="19"/>
                <w:shd w:fill="f0f0f0" w:val="clear"/>
                <w:rtl w:val="0"/>
              </w:rPr>
              <w:br w:type="textWrapping"/>
              <w:t xml:space="preserve">int main (void) {</w:t>
              <w:br w:type="textWrapping"/>
              <w:tab/>
              <w:t xml:space="preserve">int *v;</w:t>
              <w:br w:type="textWrapping"/>
              <w:tab/>
              <w:t xml:space="preserve">int a=2;</w:t>
              <w:br w:type="textWrapping"/>
              <w:br w:type="textWrapping"/>
              <w:tab/>
              <w:t xml:space="preserve">v = (int *) </w:t>
            </w:r>
            <w:r w:rsidDel="00000000" w:rsidR="00000000" w:rsidRPr="00000000">
              <w:rPr>
                <w:rFonts w:ascii="Consolas" w:cs="Consolas" w:eastAsia="Consolas" w:hAnsi="Consolas"/>
                <w:b w:val="1"/>
                <w:color w:val="397300"/>
                <w:sz w:val="19"/>
                <w:szCs w:val="19"/>
                <w:shd w:fill="f0f0f0" w:val="clear"/>
                <w:rtl w:val="0"/>
              </w:rPr>
              <w:t xml:space="preserve">malloc</w:t>
            </w:r>
            <w:r w:rsidDel="00000000" w:rsidR="00000000" w:rsidRPr="00000000">
              <w:rPr>
                <w:rFonts w:ascii="Consolas" w:cs="Consolas" w:eastAsia="Consolas" w:hAnsi="Consolas"/>
                <w:b w:val="1"/>
                <w:color w:val="444444"/>
                <w:sz w:val="19"/>
                <w:szCs w:val="19"/>
                <w:shd w:fill="f0f0f0" w:val="clear"/>
                <w:rtl w:val="0"/>
              </w:rPr>
              <w:t xml:space="preserve">(a*sizeof(int));</w:t>
              <w:tab/>
              <w:tab/>
              <w:br w:type="textWrapping"/>
              <w:tab/>
              <w:t xml:space="preserve">if (!v)</w:t>
              <w:br w:type="textWrapping"/>
              <w:t xml:space="preserve">        {</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 Erro: Memoria Insuficiente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exit</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p>
          <w:p w:rsidR="00000000" w:rsidDel="00000000" w:rsidP="00000000" w:rsidRDefault="00000000" w:rsidRPr="00000000" w14:paraId="00000929">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return 0;</w:t>
            </w:r>
          </w:p>
          <w:p w:rsidR="00000000" w:rsidDel="00000000" w:rsidP="00000000" w:rsidRDefault="00000000" w:rsidRPr="00000000" w14:paraId="0000092A">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w:t>
            </w:r>
          </w:p>
        </w:tc>
      </w:tr>
    </w:tbl>
    <w:p w:rsidR="00000000" w:rsidDel="00000000" w:rsidP="00000000" w:rsidRDefault="00000000" w:rsidRPr="00000000" w14:paraId="0000092B">
      <w:pPr>
        <w:spacing w:before="0" w:line="240" w:lineRule="auto"/>
        <w:jc w:val="both"/>
        <w:rPr>
          <w:rFonts w:ascii="Courier New" w:cs="Courier New" w:eastAsia="Courier New" w:hAnsi="Courier New"/>
          <w:shd w:fill="f3f3f3" w:val="clear"/>
        </w:rPr>
      </w:pPr>
      <w:r w:rsidDel="00000000" w:rsidR="00000000" w:rsidRPr="00000000">
        <w:rPr>
          <w:rtl w:val="0"/>
        </w:rPr>
      </w:r>
    </w:p>
    <w:p w:rsidR="00000000" w:rsidDel="00000000" w:rsidP="00000000" w:rsidRDefault="00000000" w:rsidRPr="00000000" w14:paraId="0000092C">
      <w:pPr>
        <w:pStyle w:val="Heading3"/>
        <w:spacing w:after="240" w:before="240" w:lineRule="auto"/>
        <w:jc w:val="both"/>
        <w:rPr/>
      </w:pPr>
      <w:bookmarkStart w:colFirst="0" w:colLast="0" w:name="_heading=h.2r0uhxc" w:id="64"/>
      <w:bookmarkEnd w:id="64"/>
      <w:r w:rsidDel="00000000" w:rsidR="00000000" w:rsidRPr="00000000">
        <w:rPr>
          <w:rtl w:val="0"/>
        </w:rPr>
        <w:t xml:space="preserve">Calloc</w:t>
      </w:r>
    </w:p>
    <w:p w:rsidR="00000000" w:rsidDel="00000000" w:rsidP="00000000" w:rsidRDefault="00000000" w:rsidRPr="00000000" w14:paraId="0000092D">
      <w:pPr>
        <w:spacing w:after="240" w:before="240" w:lineRule="auto"/>
        <w:jc w:val="both"/>
        <w:rPr>
          <w:rFonts w:ascii="Courier New" w:cs="Courier New" w:eastAsia="Courier New" w:hAnsi="Courier New"/>
          <w:shd w:fill="efefef" w:val="clear"/>
        </w:rPr>
      </w:pPr>
      <w:r w:rsidDel="00000000" w:rsidR="00000000" w:rsidRPr="00000000">
        <w:rPr>
          <w:rtl w:val="0"/>
        </w:rPr>
        <w:t xml:space="preserve">Ao invés de se alocar uma quantidade de bytes através da função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pode-se usar a função </w:t>
      </w:r>
      <w:r w:rsidDel="00000000" w:rsidR="00000000" w:rsidRPr="00000000">
        <w:rPr>
          <w:rFonts w:ascii="Courier New" w:cs="Courier New" w:eastAsia="Courier New" w:hAnsi="Courier New"/>
          <w:rtl w:val="0"/>
        </w:rPr>
        <w:t xml:space="preserve">calloc </w:t>
      </w:r>
      <w:r w:rsidDel="00000000" w:rsidR="00000000" w:rsidRPr="00000000">
        <w:rPr>
          <w:rtl w:val="0"/>
        </w:rPr>
        <w:t xml:space="preserve">e especificar a quantidade de bloco de um determinado tamanho. </w:t>
      </w:r>
      <w:r w:rsidDel="00000000" w:rsidR="00000000" w:rsidRPr="00000000">
        <w:rPr>
          <w:rtl w:val="0"/>
        </w:rPr>
      </w:r>
    </w:p>
    <w:p w:rsidR="00000000" w:rsidDel="00000000" w:rsidP="00000000" w:rsidRDefault="00000000" w:rsidRPr="00000000" w14:paraId="0000092E">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 = (int*) calloc (10, sizeof(int)); </w:t>
      </w:r>
    </w:p>
    <w:p w:rsidR="00000000" w:rsidDel="00000000" w:rsidP="00000000" w:rsidRDefault="00000000" w:rsidRPr="00000000" w14:paraId="0000092F">
      <w:pPr>
        <w:spacing w:before="0" w:line="240" w:lineRule="auto"/>
        <w:jc w:val="both"/>
        <w:rPr>
          <w:b w:val="1"/>
        </w:rPr>
      </w:pPr>
      <w:r w:rsidDel="00000000" w:rsidR="00000000" w:rsidRPr="00000000">
        <w:rPr>
          <w:b w:val="1"/>
          <w:rtl w:val="0"/>
        </w:rPr>
        <w:t xml:space="preserve">Exemplo</w:t>
      </w:r>
    </w:p>
    <w:p w:rsidR="00000000" w:rsidDel="00000000" w:rsidP="00000000" w:rsidRDefault="00000000" w:rsidRPr="00000000" w14:paraId="00000930">
      <w:pPr>
        <w:spacing w:before="0" w:line="240" w:lineRule="auto"/>
        <w:jc w:val="both"/>
        <w:rPr>
          <w:b w:val="1"/>
        </w:rPr>
      </w:pPr>
      <w:r w:rsidDel="00000000" w:rsidR="00000000" w:rsidRPr="00000000">
        <w:rPr>
          <w:rtl w:val="0"/>
        </w:rPr>
      </w:r>
    </w:p>
    <w:tbl>
      <w:tblPr>
        <w:tblStyle w:val="Table94"/>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93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93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93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93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93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93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93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93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93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93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93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93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93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tc>
        <w:tc>
          <w:tcPr>
            <w:shd w:fill="f0f0f0" w:val="clear"/>
            <w:tcMar>
              <w:top w:w="0.0" w:type="dxa"/>
              <w:left w:w="0.0" w:type="dxa"/>
              <w:bottom w:w="0.0" w:type="dxa"/>
              <w:right w:w="0.0" w:type="dxa"/>
            </w:tcMar>
          </w:tcPr>
          <w:p w:rsidR="00000000" w:rsidDel="00000000" w:rsidP="00000000" w:rsidRDefault="00000000" w:rsidRPr="00000000" w14:paraId="0000093E">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1f7199"/>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&lt;stdio.h&gt;</w:t>
            </w:r>
          </w:p>
          <w:p w:rsidR="00000000" w:rsidDel="00000000" w:rsidP="00000000" w:rsidRDefault="00000000" w:rsidRPr="00000000" w14:paraId="0000093F">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&lt;stdlib.h&gt;</w:t>
              <w:tab/>
              <w:t xml:space="preserve">/* Para usar malloc() */</w:t>
            </w:r>
            <w:r w:rsidDel="00000000" w:rsidR="00000000" w:rsidRPr="00000000">
              <w:rPr>
                <w:rFonts w:ascii="Consolas" w:cs="Consolas" w:eastAsia="Consolas" w:hAnsi="Consolas"/>
                <w:b w:val="1"/>
                <w:color w:val="444444"/>
                <w:sz w:val="19"/>
                <w:szCs w:val="19"/>
                <w:shd w:fill="f0f0f0" w:val="clear"/>
                <w:rtl w:val="0"/>
              </w:rPr>
              <w:br w:type="textWrapping"/>
              <w:t xml:space="preserve">int main (void) {</w:t>
              <w:br w:type="textWrapping"/>
              <w:tab/>
              <w:t xml:space="preserve">int *v;</w:t>
              <w:br w:type="textWrapping"/>
              <w:tab/>
              <w:t xml:space="preserve">int a = 2;</w:t>
              <w:br w:type="textWrapping"/>
              <w:br w:type="textWrapping"/>
              <w:tab/>
              <w:t xml:space="preserve">v = (int *) </w:t>
            </w:r>
            <w:r w:rsidDel="00000000" w:rsidR="00000000" w:rsidRPr="00000000">
              <w:rPr>
                <w:rFonts w:ascii="Consolas" w:cs="Consolas" w:eastAsia="Consolas" w:hAnsi="Consolas"/>
                <w:b w:val="1"/>
                <w:color w:val="397300"/>
                <w:sz w:val="19"/>
                <w:szCs w:val="19"/>
                <w:shd w:fill="f0f0f0" w:val="clear"/>
                <w:rtl w:val="0"/>
              </w:rPr>
              <w:t xml:space="preserve">calloc</w:t>
            </w:r>
            <w:r w:rsidDel="00000000" w:rsidR="00000000" w:rsidRPr="00000000">
              <w:rPr>
                <w:rFonts w:ascii="Consolas" w:cs="Consolas" w:eastAsia="Consolas" w:hAnsi="Consolas"/>
                <w:b w:val="1"/>
                <w:color w:val="444444"/>
                <w:sz w:val="19"/>
                <w:szCs w:val="19"/>
                <w:shd w:fill="f0f0f0" w:val="clear"/>
                <w:rtl w:val="0"/>
              </w:rPr>
              <w:t xml:space="preserve">(a, sizeof(int));</w:t>
              <w:tab/>
              <w:tab/>
              <w:br w:type="textWrapping"/>
              <w:tab/>
              <w:t xml:space="preserve">if (!v) {</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 Erro: Memoria Insuficiente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exit</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p>
          <w:p w:rsidR="00000000" w:rsidDel="00000000" w:rsidP="00000000" w:rsidRDefault="00000000" w:rsidRPr="00000000" w14:paraId="00000940">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return 0;</w:t>
              <w:br w:type="textWrapping"/>
              <w:t xml:space="preserve">}</w:t>
            </w:r>
          </w:p>
        </w:tc>
      </w:tr>
    </w:tbl>
    <w:p w:rsidR="00000000" w:rsidDel="00000000" w:rsidP="00000000" w:rsidRDefault="00000000" w:rsidRPr="00000000" w14:paraId="00000941">
      <w:pPr>
        <w:spacing w:before="0" w:line="240" w:lineRule="auto"/>
        <w:jc w:val="both"/>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942">
      <w:pPr>
        <w:pStyle w:val="Heading3"/>
        <w:spacing w:after="240" w:before="240" w:lineRule="auto"/>
        <w:jc w:val="both"/>
        <w:rPr/>
      </w:pPr>
      <w:bookmarkStart w:colFirst="0" w:colLast="0" w:name="_heading=h.1664s55" w:id="65"/>
      <w:bookmarkEnd w:id="65"/>
      <w:r w:rsidDel="00000000" w:rsidR="00000000" w:rsidRPr="00000000">
        <w:rPr>
          <w:rtl w:val="0"/>
        </w:rPr>
        <w:t xml:space="preserve">Realloc</w:t>
      </w:r>
    </w:p>
    <w:p w:rsidR="00000000" w:rsidDel="00000000" w:rsidP="00000000" w:rsidRDefault="00000000" w:rsidRPr="00000000" w14:paraId="00000943">
      <w:pPr>
        <w:spacing w:after="240" w:before="240" w:lineRule="auto"/>
        <w:jc w:val="both"/>
        <w:rPr/>
      </w:pPr>
      <w:r w:rsidDel="00000000" w:rsidR="00000000" w:rsidRPr="00000000">
        <w:rPr>
          <w:rtl w:val="0"/>
        </w:rPr>
        <w:t xml:space="preserve">Às vezes é necessário redimensionar uma área alocada. Para isto deve-se usar a função </w:t>
      </w:r>
      <w:r w:rsidDel="00000000" w:rsidR="00000000" w:rsidRPr="00000000">
        <w:rPr>
          <w:rFonts w:ascii="Courier New" w:cs="Courier New" w:eastAsia="Courier New" w:hAnsi="Courier New"/>
          <w:rtl w:val="0"/>
        </w:rPr>
        <w:t xml:space="preserve">realloc</w:t>
      </w:r>
      <w:r w:rsidDel="00000000" w:rsidR="00000000" w:rsidRPr="00000000">
        <w:rPr>
          <w:rtl w:val="0"/>
        </w:rPr>
        <w:t xml:space="preserve">. Deve-se passar para ela o ponteiro retornado pelo malloc e a indicação do novo tamanho. A realocação de memória pode resultar na troca de blocos na memória. Podíamos então realocar o vetor do exemplo anterior para 40 posições. </w:t>
      </w:r>
    </w:p>
    <w:p w:rsidR="00000000" w:rsidDel="00000000" w:rsidP="00000000" w:rsidRDefault="00000000" w:rsidRPr="00000000" w14:paraId="00000944">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 = (int *)realloc (v, 40*sizeof(int));</w:t>
      </w:r>
    </w:p>
    <w:p w:rsidR="00000000" w:rsidDel="00000000" w:rsidP="00000000" w:rsidRDefault="00000000" w:rsidRPr="00000000" w14:paraId="00000945">
      <w:pPr>
        <w:spacing w:after="240" w:before="240" w:lineRule="auto"/>
        <w:rPr>
          <w:b w:val="1"/>
        </w:rPr>
      </w:pPr>
      <w:r w:rsidDel="00000000" w:rsidR="00000000" w:rsidRPr="00000000">
        <w:rPr>
          <w:b w:val="1"/>
          <w:shd w:fill="efefef" w:val="clear"/>
          <w:rtl w:val="0"/>
        </w:rPr>
        <w:t xml:space="preserve">Exemplo</w:t>
      </w:r>
      <w:r w:rsidDel="00000000" w:rsidR="00000000" w:rsidRPr="00000000">
        <w:rPr>
          <w:rtl w:val="0"/>
        </w:rPr>
      </w:r>
    </w:p>
    <w:tbl>
      <w:tblPr>
        <w:tblStyle w:val="Table95"/>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94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94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94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94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94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94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94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94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94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94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95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95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95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95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95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95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95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tc>
        <w:tc>
          <w:tcPr>
            <w:shd w:fill="f0f0f0" w:val="clear"/>
            <w:tcMar>
              <w:top w:w="0.0" w:type="dxa"/>
              <w:left w:w="0.0" w:type="dxa"/>
              <w:bottom w:w="0.0" w:type="dxa"/>
              <w:right w:w="0.0" w:type="dxa"/>
            </w:tcMar>
          </w:tcPr>
          <w:p w:rsidR="00000000" w:rsidDel="00000000" w:rsidP="00000000" w:rsidRDefault="00000000" w:rsidRPr="00000000" w14:paraId="00000957">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1f7199"/>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&lt;stdio.h&gt;</w:t>
            </w:r>
          </w:p>
          <w:p w:rsidR="00000000" w:rsidDel="00000000" w:rsidP="00000000" w:rsidRDefault="00000000" w:rsidRPr="00000000" w14:paraId="00000958">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&lt;stdlib.h&gt;</w:t>
              <w:tab/>
              <w:t xml:space="preserve">/* Para usar malloc() */</w:t>
            </w:r>
            <w:r w:rsidDel="00000000" w:rsidR="00000000" w:rsidRPr="00000000">
              <w:rPr>
                <w:rFonts w:ascii="Consolas" w:cs="Consolas" w:eastAsia="Consolas" w:hAnsi="Consolas"/>
                <w:b w:val="1"/>
                <w:color w:val="444444"/>
                <w:sz w:val="19"/>
                <w:szCs w:val="19"/>
                <w:shd w:fill="f0f0f0" w:val="clear"/>
                <w:rtl w:val="0"/>
              </w:rPr>
              <w:br w:type="textWrapping"/>
              <w:t xml:space="preserve">int main (void) {</w:t>
              <w:br w:type="textWrapping"/>
              <w:tab/>
              <w:t xml:space="preserve">int *v;</w:t>
              <w:br w:type="textWrapping"/>
              <w:tab/>
              <w:t xml:space="preserve">int a;</w:t>
              <w:br w:type="textWrapping"/>
              <w:tab/>
              <w:t xml:space="preserve">a = </w:t>
            </w:r>
            <w:r w:rsidDel="00000000" w:rsidR="00000000" w:rsidRPr="00000000">
              <w:rPr>
                <w:rFonts w:ascii="Consolas" w:cs="Consolas" w:eastAsia="Consolas" w:hAnsi="Consolas"/>
                <w:b w:val="1"/>
                <w:color w:val="880000"/>
                <w:sz w:val="19"/>
                <w:szCs w:val="19"/>
                <w:shd w:fill="f0f0f0" w:val="clear"/>
                <w:rtl w:val="0"/>
              </w:rPr>
              <w:t xml:space="preserve">30</w:t>
            </w:r>
            <w:r w:rsidDel="00000000" w:rsidR="00000000" w:rsidRPr="00000000">
              <w:rPr>
                <w:rFonts w:ascii="Consolas" w:cs="Consolas" w:eastAsia="Consolas" w:hAnsi="Consolas"/>
                <w:b w:val="1"/>
                <w:color w:val="444444"/>
                <w:sz w:val="19"/>
                <w:szCs w:val="19"/>
                <w:shd w:fill="f0f0f0" w:val="clear"/>
                <w:rtl w:val="0"/>
              </w:rPr>
              <w:t xml:space="preserve">;</w:t>
              <w:br w:type="textWrapping"/>
              <w:br w:type="textWrapping"/>
              <w:tab/>
              <w:t xml:space="preserve">v = (int *) </w:t>
            </w:r>
            <w:r w:rsidDel="00000000" w:rsidR="00000000" w:rsidRPr="00000000">
              <w:rPr>
                <w:rFonts w:ascii="Consolas" w:cs="Consolas" w:eastAsia="Consolas" w:hAnsi="Consolas"/>
                <w:b w:val="1"/>
                <w:color w:val="397300"/>
                <w:sz w:val="19"/>
                <w:szCs w:val="19"/>
                <w:shd w:fill="f0f0f0" w:val="clear"/>
                <w:rtl w:val="0"/>
              </w:rPr>
              <w:t xml:space="preserve">malloc</w:t>
            </w:r>
            <w:r w:rsidDel="00000000" w:rsidR="00000000" w:rsidRPr="00000000">
              <w:rPr>
                <w:rFonts w:ascii="Consolas" w:cs="Consolas" w:eastAsia="Consolas" w:hAnsi="Consolas"/>
                <w:b w:val="1"/>
                <w:color w:val="444444"/>
                <w:sz w:val="19"/>
                <w:szCs w:val="19"/>
                <w:shd w:fill="f0f0f0" w:val="clear"/>
                <w:rtl w:val="0"/>
              </w:rPr>
              <w:t xml:space="preserve">(a * sizeof(int));</w:t>
              <w:tab/>
              <w:tab/>
              <w:br w:type="textWrapping"/>
              <w:tab/>
              <w:t xml:space="preserve">if (!v){</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 Erro: Memoria Insuficiente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exit</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br w:type="textWrapping"/>
              <w:tab/>
            </w:r>
            <w:r w:rsidDel="00000000" w:rsidR="00000000" w:rsidRPr="00000000">
              <w:rPr>
                <w:rFonts w:ascii="Consolas" w:cs="Consolas" w:eastAsia="Consolas" w:hAnsi="Consolas"/>
                <w:b w:val="1"/>
                <w:color w:val="888888"/>
                <w:sz w:val="19"/>
                <w:szCs w:val="19"/>
                <w:shd w:fill="f0f0f0" w:val="clear"/>
                <w:rtl w:val="0"/>
              </w:rPr>
              <w:t xml:space="preserve">/* O tamanho de v deve ser modificado, por algum motivo ... */</w:t>
            </w:r>
            <w:r w:rsidDel="00000000" w:rsidR="00000000" w:rsidRPr="00000000">
              <w:rPr>
                <w:rFonts w:ascii="Consolas" w:cs="Consolas" w:eastAsia="Consolas" w:hAnsi="Consolas"/>
                <w:b w:val="1"/>
                <w:color w:val="444444"/>
                <w:sz w:val="19"/>
                <w:szCs w:val="19"/>
                <w:shd w:fill="f0f0f0" w:val="clear"/>
                <w:rtl w:val="0"/>
              </w:rPr>
              <w:br w:type="textWrapping"/>
              <w:tab/>
              <w:t xml:space="preserve">a = </w:t>
            </w:r>
            <w:r w:rsidDel="00000000" w:rsidR="00000000" w:rsidRPr="00000000">
              <w:rPr>
                <w:rFonts w:ascii="Consolas" w:cs="Consolas" w:eastAsia="Consolas" w:hAnsi="Consolas"/>
                <w:b w:val="1"/>
                <w:color w:val="880000"/>
                <w:sz w:val="19"/>
                <w:szCs w:val="19"/>
                <w:shd w:fill="f0f0f0" w:val="clear"/>
                <w:rtl w:val="0"/>
              </w:rPr>
              <w:t xml:space="preserve">100</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v = </w:t>
            </w:r>
            <w:r w:rsidDel="00000000" w:rsidR="00000000" w:rsidRPr="00000000">
              <w:rPr>
                <w:rFonts w:ascii="Consolas" w:cs="Consolas" w:eastAsia="Consolas" w:hAnsi="Consolas"/>
                <w:b w:val="1"/>
                <w:color w:val="397300"/>
                <w:sz w:val="19"/>
                <w:szCs w:val="19"/>
                <w:shd w:fill="f0f0f0" w:val="clear"/>
                <w:rtl w:val="0"/>
              </w:rPr>
              <w:t xml:space="preserve">realloc</w:t>
            </w:r>
            <w:r w:rsidDel="00000000" w:rsidR="00000000" w:rsidRPr="00000000">
              <w:rPr>
                <w:rFonts w:ascii="Consolas" w:cs="Consolas" w:eastAsia="Consolas" w:hAnsi="Consolas"/>
                <w:b w:val="1"/>
                <w:color w:val="444444"/>
                <w:sz w:val="19"/>
                <w:szCs w:val="19"/>
                <w:shd w:fill="f0f0f0" w:val="clear"/>
                <w:rtl w:val="0"/>
              </w:rPr>
              <w:t xml:space="preserve"> (v, a*sizeof(int));</w:t>
            </w:r>
          </w:p>
          <w:p w:rsidR="00000000" w:rsidDel="00000000" w:rsidP="00000000" w:rsidRDefault="00000000" w:rsidRPr="00000000" w14:paraId="00000959">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return 0;</w:t>
              <w:br w:type="textWrapping"/>
              <w:t xml:space="preserve">}</w:t>
            </w:r>
          </w:p>
        </w:tc>
      </w:tr>
    </w:tbl>
    <w:p w:rsidR="00000000" w:rsidDel="00000000" w:rsidP="00000000" w:rsidRDefault="00000000" w:rsidRPr="00000000" w14:paraId="0000095A">
      <w:pPr>
        <w:spacing w:before="0" w:line="240" w:lineRule="auto"/>
        <w:jc w:val="both"/>
        <w:rPr>
          <w:b w:val="1"/>
          <w:shd w:fill="efefef" w:val="clear"/>
        </w:rPr>
      </w:pPr>
      <w:r w:rsidDel="00000000" w:rsidR="00000000" w:rsidRPr="00000000">
        <w:rPr>
          <w:rtl w:val="0"/>
        </w:rPr>
      </w:r>
    </w:p>
    <w:p w:rsidR="00000000" w:rsidDel="00000000" w:rsidP="00000000" w:rsidRDefault="00000000" w:rsidRPr="00000000" w14:paraId="0000095B">
      <w:pPr>
        <w:pStyle w:val="Heading3"/>
        <w:spacing w:after="240" w:before="240" w:lineRule="auto"/>
        <w:jc w:val="both"/>
        <w:rPr/>
      </w:pPr>
      <w:bookmarkStart w:colFirst="0" w:colLast="0" w:name="_heading=h.3q5sasy" w:id="66"/>
      <w:bookmarkEnd w:id="66"/>
      <w:r w:rsidDel="00000000" w:rsidR="00000000" w:rsidRPr="00000000">
        <w:rPr>
          <w:rtl w:val="0"/>
        </w:rPr>
        <w:t xml:space="preserve">Free</w:t>
      </w:r>
    </w:p>
    <w:p w:rsidR="00000000" w:rsidDel="00000000" w:rsidP="00000000" w:rsidRDefault="00000000" w:rsidRPr="00000000" w14:paraId="0000095C">
      <w:pPr>
        <w:spacing w:after="240" w:before="240" w:lineRule="auto"/>
        <w:jc w:val="both"/>
        <w:rPr/>
      </w:pPr>
      <w:r w:rsidDel="00000000" w:rsidR="00000000" w:rsidRPr="00000000">
        <w:rPr>
          <w:rtl w:val="0"/>
        </w:rPr>
        <w:t xml:space="preserve">Quando não se deseja mais uma área alocada, deve-se liberá-la através da função </w:t>
      </w:r>
      <w:r w:rsidDel="00000000" w:rsidR="00000000" w:rsidRPr="00000000">
        <w:rPr>
          <w:rFonts w:ascii="Courier New" w:cs="Courier New" w:eastAsia="Courier New" w:hAnsi="Courier New"/>
          <w:rtl w:val="0"/>
        </w:rPr>
        <w:t xml:space="preserve">free</w:t>
      </w:r>
      <w:r w:rsidDel="00000000" w:rsidR="00000000" w:rsidRPr="00000000">
        <w:rPr>
          <w:rtl w:val="0"/>
        </w:rPr>
        <w:t xml:space="preserve">. Deve ser passado para a função o endereço que se deseja liberar, que foi devolvido quando a alocação da memória ocorreu. Assim, para liberar o vetor </w:t>
      </w:r>
      <w:r w:rsidDel="00000000" w:rsidR="00000000" w:rsidRPr="00000000">
        <w:rPr>
          <w:rFonts w:ascii="Courier New" w:cs="Courier New" w:eastAsia="Courier New" w:hAnsi="Courier New"/>
          <w:rtl w:val="0"/>
        </w:rPr>
        <w:t xml:space="preserve">v</w:t>
      </w:r>
      <w:r w:rsidDel="00000000" w:rsidR="00000000" w:rsidRPr="00000000">
        <w:rPr>
          <w:rtl w:val="0"/>
        </w:rPr>
        <w:t xml:space="preserve">, fazemos: </w:t>
      </w:r>
    </w:p>
    <w:p w:rsidR="00000000" w:rsidDel="00000000" w:rsidP="00000000" w:rsidRDefault="00000000" w:rsidRPr="00000000" w14:paraId="0000095D">
      <w:pPr>
        <w:pBdr>
          <w:top w:space="0" w:sz="0" w:val="nil"/>
          <w:left w:space="0" w:sz="0" w:val="nil"/>
          <w:bottom w:space="0" w:sz="0" w:val="nil"/>
          <w:right w:space="0" w:sz="0" w:val="nil"/>
          <w:between w:space="0" w:sz="0" w:val="nil"/>
        </w:pBdr>
        <w:spacing w:after="240" w:before="240" w:lineRule="auto"/>
        <w:ind w:left="720" w:firstLine="720"/>
        <w:jc w:val="both"/>
        <w:rPr/>
      </w:pPr>
      <w:r w:rsidDel="00000000" w:rsidR="00000000" w:rsidRPr="00000000">
        <w:rPr>
          <w:rFonts w:ascii="Consolas" w:cs="Consolas" w:eastAsia="Consolas" w:hAnsi="Consolas"/>
          <w:b w:val="1"/>
          <w:color w:val="444444"/>
          <w:sz w:val="19"/>
          <w:szCs w:val="19"/>
          <w:shd w:fill="f0f0f0" w:val="clear"/>
          <w:rtl w:val="0"/>
        </w:rPr>
        <w:t xml:space="preserve">free (v);</w:t>
      </w:r>
      <w:r w:rsidDel="00000000" w:rsidR="00000000" w:rsidRPr="00000000">
        <w:rPr>
          <w:rtl w:val="0"/>
        </w:rPr>
        <w:t xml:space="preserve"> </w:t>
      </w:r>
    </w:p>
    <w:p w:rsidR="00000000" w:rsidDel="00000000" w:rsidP="00000000" w:rsidRDefault="00000000" w:rsidRPr="00000000" w14:paraId="0000095E">
      <w:pPr>
        <w:spacing w:after="240" w:before="240" w:lineRule="auto"/>
        <w:ind w:firstLine="720"/>
        <w:jc w:val="both"/>
        <w:rPr/>
      </w:pPr>
      <w:r w:rsidDel="00000000" w:rsidR="00000000" w:rsidRPr="00000000">
        <w:rPr>
          <w:rtl w:val="0"/>
        </w:rPr>
        <w:t xml:space="preserve">Só podemos passar para a função </w:t>
      </w:r>
      <w:r w:rsidDel="00000000" w:rsidR="00000000" w:rsidRPr="00000000">
        <w:rPr>
          <w:rFonts w:ascii="Courier New" w:cs="Courier New" w:eastAsia="Courier New" w:hAnsi="Courier New"/>
          <w:rtl w:val="0"/>
        </w:rPr>
        <w:t xml:space="preserve">free </w:t>
      </w:r>
      <w:r w:rsidDel="00000000" w:rsidR="00000000" w:rsidRPr="00000000">
        <w:rPr>
          <w:rtl w:val="0"/>
        </w:rPr>
        <w:t xml:space="preserve">um endereço de memória que tenha sido alocado dinamicamente, ou seja, ele precisa ter sido inicializado com o retorno da função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anteriormente. Devemos lembrar ainda que não podemos acessar o espaço da memória depois de liberado.</w:t>
      </w:r>
    </w:p>
    <w:p w:rsidR="00000000" w:rsidDel="00000000" w:rsidP="00000000" w:rsidRDefault="00000000" w:rsidRPr="00000000" w14:paraId="0000095F">
      <w:pPr>
        <w:spacing w:after="240" w:before="240" w:lineRule="auto"/>
        <w:ind w:firstLine="720"/>
        <w:jc w:val="both"/>
        <w:rPr/>
      </w:pPr>
      <w:r w:rsidDel="00000000" w:rsidR="00000000" w:rsidRPr="00000000">
        <w:rPr>
          <w:rtl w:val="0"/>
        </w:rPr>
        <w:t xml:space="preserve">Da mesma forma que em C++, a fim de evitar ponteiros pendentes, é preciso atribuir NULL ao ponteiro que foi desalocado pela função </w:t>
      </w:r>
      <w:r w:rsidDel="00000000" w:rsidR="00000000" w:rsidRPr="00000000">
        <w:rPr>
          <w:rFonts w:ascii="Courier New" w:cs="Courier New" w:eastAsia="Courier New" w:hAnsi="Courier New"/>
          <w:rtl w:val="0"/>
        </w:rPr>
        <w:t xml:space="preserve">free</w:t>
      </w:r>
      <w:r w:rsidDel="00000000" w:rsidR="00000000" w:rsidRPr="00000000">
        <w:rPr>
          <w:rtl w:val="0"/>
        </w:rPr>
        <w:t xml:space="preserve">.</w:t>
      </w:r>
    </w:p>
    <w:p w:rsidR="00000000" w:rsidDel="00000000" w:rsidP="00000000" w:rsidRDefault="00000000" w:rsidRPr="00000000" w14:paraId="00000960">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v = NULL; </w:t>
      </w:r>
    </w:p>
    <w:p w:rsidR="00000000" w:rsidDel="00000000" w:rsidP="00000000" w:rsidRDefault="00000000" w:rsidRPr="00000000" w14:paraId="00000961">
      <w:pPr>
        <w:spacing w:after="240" w:before="240" w:lineRule="auto"/>
        <w:jc w:val="both"/>
        <w:rPr/>
      </w:pPr>
      <w:r w:rsidDel="00000000" w:rsidR="00000000" w:rsidRPr="00000000">
        <w:rPr>
          <w:b w:val="1"/>
          <w:rtl w:val="0"/>
        </w:rPr>
        <w:t xml:space="preserve">Exemplo</w:t>
      </w:r>
      <w:r w:rsidDel="00000000" w:rsidR="00000000" w:rsidRPr="00000000">
        <w:rPr>
          <w:rtl w:val="0"/>
        </w:rPr>
      </w:r>
    </w:p>
    <w:tbl>
      <w:tblPr>
        <w:tblStyle w:val="Table96"/>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96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96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96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96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96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96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96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96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96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96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96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96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96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96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97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tc>
        <w:tc>
          <w:tcPr>
            <w:shd w:fill="f0f0f0" w:val="clear"/>
            <w:tcMar>
              <w:top w:w="0.0" w:type="dxa"/>
              <w:left w:w="0.0" w:type="dxa"/>
              <w:bottom w:w="0.0" w:type="dxa"/>
              <w:right w:w="0.0" w:type="dxa"/>
            </w:tcMar>
          </w:tcPr>
          <w:p w:rsidR="00000000" w:rsidDel="00000000" w:rsidP="00000000" w:rsidRDefault="00000000" w:rsidRPr="00000000" w14:paraId="00000971">
            <w:pPr>
              <w:widowControl w:val="0"/>
              <w:spacing w:before="0" w:line="276" w:lineRule="auto"/>
              <w:rPr>
                <w:rFonts w:ascii="Consolas" w:cs="Consolas" w:eastAsia="Consolas" w:hAnsi="Consolas"/>
                <w:b w:val="1"/>
                <w:color w:val="1f7199"/>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&lt;stdio.h&gt;</w:t>
            </w:r>
          </w:p>
          <w:p w:rsidR="00000000" w:rsidDel="00000000" w:rsidP="00000000" w:rsidRDefault="00000000" w:rsidRPr="00000000" w14:paraId="00000972">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&lt;stdlib.h&gt;</w:t>
              <w:tab/>
              <w:t xml:space="preserve">/* Para usar malloc() */</w:t>
            </w:r>
            <w:r w:rsidDel="00000000" w:rsidR="00000000" w:rsidRPr="00000000">
              <w:rPr>
                <w:rFonts w:ascii="Consolas" w:cs="Consolas" w:eastAsia="Consolas" w:hAnsi="Consolas"/>
                <w:b w:val="1"/>
                <w:color w:val="444444"/>
                <w:sz w:val="19"/>
                <w:szCs w:val="19"/>
                <w:shd w:fill="f0f0f0" w:val="clear"/>
                <w:rtl w:val="0"/>
              </w:rPr>
              <w:br w:type="textWrapping"/>
              <w:t xml:space="preserve">int main (void){</w:t>
              <w:br w:type="textWrapping"/>
              <w:tab/>
              <w:t xml:space="preserve">int *v;</w:t>
              <w:br w:type="textWrapping"/>
              <w:tab/>
              <w:t xml:space="preserve">int a = 2;</w:t>
              <w:br w:type="textWrapping"/>
              <w:br w:type="textWrapping"/>
              <w:tab/>
              <w:t xml:space="preserve">v = (int *) </w:t>
            </w:r>
            <w:r w:rsidDel="00000000" w:rsidR="00000000" w:rsidRPr="00000000">
              <w:rPr>
                <w:rFonts w:ascii="Consolas" w:cs="Consolas" w:eastAsia="Consolas" w:hAnsi="Consolas"/>
                <w:b w:val="1"/>
                <w:color w:val="397300"/>
                <w:sz w:val="19"/>
                <w:szCs w:val="19"/>
                <w:shd w:fill="f0f0f0" w:val="clear"/>
                <w:rtl w:val="0"/>
              </w:rPr>
              <w:t xml:space="preserve">malloc</w:t>
            </w:r>
            <w:r w:rsidDel="00000000" w:rsidR="00000000" w:rsidRPr="00000000">
              <w:rPr>
                <w:rFonts w:ascii="Consolas" w:cs="Consolas" w:eastAsia="Consolas" w:hAnsi="Consolas"/>
                <w:b w:val="1"/>
                <w:color w:val="444444"/>
                <w:sz w:val="19"/>
                <w:szCs w:val="19"/>
                <w:shd w:fill="f0f0f0" w:val="clear"/>
                <w:rtl w:val="0"/>
              </w:rPr>
              <w:t xml:space="preserve">(a*sizeof(int));</w:t>
              <w:tab/>
              <w:tab/>
              <w:br w:type="textWrapping"/>
              <w:tab/>
              <w:t xml:space="preserve">if (!v){</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 Erro: Memoria Insuficiente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exit</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p>
          <w:p w:rsidR="00000000" w:rsidDel="00000000" w:rsidP="00000000" w:rsidRDefault="00000000" w:rsidRPr="00000000" w14:paraId="00000973">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free(v);</w:t>
            </w:r>
          </w:p>
          <w:p w:rsidR="00000000" w:rsidDel="00000000" w:rsidP="00000000" w:rsidRDefault="00000000" w:rsidRPr="00000000" w14:paraId="00000974">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v = NULL;</w:t>
            </w:r>
          </w:p>
          <w:p w:rsidR="00000000" w:rsidDel="00000000" w:rsidP="00000000" w:rsidRDefault="00000000" w:rsidRPr="00000000" w14:paraId="00000975">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return 0;</w:t>
            </w:r>
          </w:p>
          <w:p w:rsidR="00000000" w:rsidDel="00000000" w:rsidP="00000000" w:rsidRDefault="00000000" w:rsidRPr="00000000" w14:paraId="00000976">
            <w:pPr>
              <w:widowControl w:val="0"/>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w:t>
            </w:r>
          </w:p>
        </w:tc>
      </w:tr>
    </w:tbl>
    <w:p w:rsidR="00000000" w:rsidDel="00000000" w:rsidP="00000000" w:rsidRDefault="00000000" w:rsidRPr="00000000" w14:paraId="00000977">
      <w:pPr>
        <w:spacing w:after="240" w:before="240" w:lineRule="auto"/>
        <w:jc w:val="both"/>
        <w:rPr/>
      </w:pPr>
      <w:r w:rsidDel="00000000" w:rsidR="00000000" w:rsidRPr="00000000">
        <w:rPr>
          <w:rtl w:val="0"/>
        </w:rPr>
      </w:r>
    </w:p>
    <w:p w:rsidR="00000000" w:rsidDel="00000000" w:rsidP="00000000" w:rsidRDefault="00000000" w:rsidRPr="00000000" w14:paraId="00000978">
      <w:pPr>
        <w:spacing w:before="0" w:lineRule="auto"/>
        <w:ind w:hanging="15"/>
        <w:jc w:val="center"/>
        <w:rPr/>
      </w:pPr>
      <w:r w:rsidDel="00000000" w:rsidR="00000000" w:rsidRPr="00000000">
        <w:rPr/>
        <w:drawing>
          <wp:inline distB="114300" distT="114300" distL="114300" distR="114300">
            <wp:extent cx="2751336" cy="280988"/>
            <wp:effectExtent b="0" l="0" r="0" t="0"/>
            <wp:docPr descr="quebra de página" id="69"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979">
      <w:pPr>
        <w:pStyle w:val="Heading2"/>
        <w:spacing w:before="240" w:lineRule="auto"/>
        <w:rPr/>
      </w:pPr>
      <w:bookmarkStart w:colFirst="0" w:colLast="0" w:name="_heading=h.25b2l0r" w:id="67"/>
      <w:bookmarkEnd w:id="67"/>
      <w:r w:rsidDel="00000000" w:rsidR="00000000" w:rsidRPr="00000000">
        <w:rPr>
          <w:color w:val="1155cc"/>
          <w:sz w:val="28"/>
          <w:szCs w:val="28"/>
          <w:rtl w:val="0"/>
        </w:rPr>
        <w:t xml:space="preserve">Bibliografia</w:t>
      </w:r>
      <w:r w:rsidDel="00000000" w:rsidR="00000000" w:rsidRPr="00000000">
        <w:rPr>
          <w:rtl w:val="0"/>
        </w:rPr>
      </w:r>
    </w:p>
    <w:p w:rsidR="00000000" w:rsidDel="00000000" w:rsidP="00000000" w:rsidRDefault="00000000" w:rsidRPr="00000000" w14:paraId="0000097A">
      <w:pPr>
        <w:spacing w:after="200" w:before="0" w:line="240" w:lineRule="auto"/>
        <w:ind w:left="425" w:firstLine="0"/>
        <w:rPr>
          <w:sz w:val="12"/>
          <w:szCs w:val="12"/>
        </w:rPr>
      </w:pPr>
      <w:r w:rsidDel="00000000" w:rsidR="00000000" w:rsidRPr="00000000">
        <w:rPr>
          <w:rtl w:val="0"/>
        </w:rPr>
      </w:r>
    </w:p>
    <w:p w:rsidR="00000000" w:rsidDel="00000000" w:rsidP="00000000" w:rsidRDefault="00000000" w:rsidRPr="00000000" w14:paraId="0000097B">
      <w:pPr>
        <w:pBdr>
          <w:top w:space="0" w:sz="0" w:val="nil"/>
          <w:left w:space="0" w:sz="0" w:val="nil"/>
          <w:bottom w:space="0" w:sz="0" w:val="nil"/>
          <w:right w:space="0" w:sz="0" w:val="nil"/>
          <w:between w:space="0" w:sz="0" w:val="nil"/>
        </w:pBdr>
        <w:spacing w:after="200" w:before="0" w:line="240" w:lineRule="auto"/>
        <w:ind w:left="720" w:hanging="720"/>
        <w:rPr>
          <w:sz w:val="22"/>
          <w:szCs w:val="22"/>
        </w:rPr>
      </w:pPr>
      <w:r w:rsidDel="00000000" w:rsidR="00000000" w:rsidRPr="00000000">
        <w:rPr>
          <w:sz w:val="22"/>
          <w:szCs w:val="22"/>
          <w:rtl w:val="0"/>
        </w:rPr>
        <w:t xml:space="preserve">“C++ Dynamic Memory.” 2021. Tutorials Point. https://www.tutorialspoint.com/cplusplus/cpp_dynamic_memory.htm.</w:t>
      </w:r>
    </w:p>
    <w:p w:rsidR="00000000" w:rsidDel="00000000" w:rsidP="00000000" w:rsidRDefault="00000000" w:rsidRPr="00000000" w14:paraId="0000097C">
      <w:pPr>
        <w:pBdr>
          <w:top w:space="0" w:sz="0" w:val="nil"/>
          <w:left w:space="0" w:sz="0" w:val="nil"/>
          <w:bottom w:space="0" w:sz="0" w:val="nil"/>
          <w:right w:space="0" w:sz="0" w:val="nil"/>
          <w:between w:space="0" w:sz="0" w:val="nil"/>
        </w:pBdr>
        <w:spacing w:after="200" w:before="0" w:line="240" w:lineRule="auto"/>
        <w:ind w:left="720" w:hanging="720"/>
        <w:rPr>
          <w:sz w:val="22"/>
          <w:szCs w:val="22"/>
        </w:rPr>
      </w:pPr>
      <w:r w:rsidDel="00000000" w:rsidR="00000000" w:rsidRPr="00000000">
        <w:rPr>
          <w:sz w:val="22"/>
          <w:szCs w:val="22"/>
          <w:rtl w:val="0"/>
        </w:rPr>
        <w:t xml:space="preserve">“C++ Language.” 2000. C++ Tutorials. http://www.cplusplus.com/doc/tutorial/.</w:t>
      </w:r>
    </w:p>
    <w:p w:rsidR="00000000" w:rsidDel="00000000" w:rsidP="00000000" w:rsidRDefault="00000000" w:rsidRPr="00000000" w14:paraId="0000097D">
      <w:pPr>
        <w:pBdr>
          <w:top w:space="0" w:sz="0" w:val="nil"/>
          <w:left w:space="0" w:sz="0" w:val="nil"/>
          <w:bottom w:space="0" w:sz="0" w:val="nil"/>
          <w:right w:space="0" w:sz="0" w:val="nil"/>
          <w:between w:space="0" w:sz="0" w:val="nil"/>
        </w:pBdr>
        <w:spacing w:after="200" w:before="0" w:line="240" w:lineRule="auto"/>
        <w:ind w:left="720" w:hanging="720"/>
        <w:rPr>
          <w:sz w:val="22"/>
          <w:szCs w:val="22"/>
        </w:rPr>
      </w:pPr>
      <w:r w:rsidDel="00000000" w:rsidR="00000000" w:rsidRPr="00000000">
        <w:rPr>
          <w:sz w:val="22"/>
          <w:szCs w:val="22"/>
          <w:rtl w:val="0"/>
        </w:rPr>
        <w:t xml:space="preserve">“C Library.” 2000. C Library. http://www.cplusplus.com/reference/clibrary/.</w:t>
      </w:r>
    </w:p>
    <w:p w:rsidR="00000000" w:rsidDel="00000000" w:rsidP="00000000" w:rsidRDefault="00000000" w:rsidRPr="00000000" w14:paraId="0000097E">
      <w:pPr>
        <w:pBdr>
          <w:top w:space="0" w:sz="0" w:val="nil"/>
          <w:left w:space="0" w:sz="0" w:val="nil"/>
          <w:bottom w:space="0" w:sz="0" w:val="nil"/>
          <w:right w:space="0" w:sz="0" w:val="nil"/>
          <w:between w:space="0" w:sz="0" w:val="nil"/>
        </w:pBdr>
        <w:spacing w:after="200" w:before="0" w:line="240" w:lineRule="auto"/>
        <w:ind w:left="720" w:hanging="720"/>
        <w:rPr>
          <w:sz w:val="22"/>
          <w:szCs w:val="22"/>
        </w:rPr>
      </w:pPr>
      <w:r w:rsidDel="00000000" w:rsidR="00000000" w:rsidRPr="00000000">
        <w:rPr>
          <w:sz w:val="22"/>
          <w:szCs w:val="22"/>
          <w:rtl w:val="0"/>
        </w:rPr>
        <w:t xml:space="preserve">CPDEE/UFMG. 1999. “Curso de C.” Curso de C. https://www.pucsp.br/~so-comp/cursoc/aulas/ca60.html.</w:t>
      </w:r>
    </w:p>
    <w:p w:rsidR="00000000" w:rsidDel="00000000" w:rsidP="00000000" w:rsidRDefault="00000000" w:rsidRPr="00000000" w14:paraId="0000097F">
      <w:pPr>
        <w:pBdr>
          <w:top w:space="0" w:sz="0" w:val="nil"/>
          <w:left w:space="0" w:sz="0" w:val="nil"/>
          <w:bottom w:space="0" w:sz="0" w:val="nil"/>
          <w:right w:space="0" w:sz="0" w:val="nil"/>
          <w:between w:space="0" w:sz="0" w:val="nil"/>
        </w:pBdr>
        <w:spacing w:after="200" w:before="0" w:line="240" w:lineRule="auto"/>
        <w:ind w:left="720" w:hanging="720"/>
        <w:rPr>
          <w:sz w:val="22"/>
          <w:szCs w:val="22"/>
        </w:rPr>
      </w:pPr>
      <w:r w:rsidDel="00000000" w:rsidR="00000000" w:rsidRPr="00000000">
        <w:rPr>
          <w:sz w:val="22"/>
          <w:szCs w:val="22"/>
          <w:rtl w:val="0"/>
        </w:rPr>
        <w:t xml:space="preserve">“Dynamic Memory.” 2020. C++ Tutorials. https://www.cplusplus.com/doc/tutorial/dynamic/.</w:t>
      </w:r>
    </w:p>
    <w:p w:rsidR="00000000" w:rsidDel="00000000" w:rsidP="00000000" w:rsidRDefault="00000000" w:rsidRPr="00000000" w14:paraId="00000980">
      <w:pPr>
        <w:pBdr>
          <w:top w:space="0" w:sz="0" w:val="nil"/>
          <w:left w:space="0" w:sz="0" w:val="nil"/>
          <w:bottom w:space="0" w:sz="0" w:val="nil"/>
          <w:right w:space="0" w:sz="0" w:val="nil"/>
          <w:between w:space="0" w:sz="0" w:val="nil"/>
        </w:pBdr>
        <w:spacing w:after="200" w:before="0" w:line="240" w:lineRule="auto"/>
        <w:ind w:left="720" w:hanging="720"/>
        <w:rPr>
          <w:sz w:val="22"/>
          <w:szCs w:val="22"/>
        </w:rPr>
      </w:pPr>
      <w:r w:rsidDel="00000000" w:rsidR="00000000" w:rsidRPr="00000000">
        <w:rPr>
          <w:sz w:val="22"/>
          <w:szCs w:val="22"/>
          <w:rtl w:val="0"/>
        </w:rPr>
        <w:t xml:space="preserve">Feofillof, Paulo. 2018. “Alocação dinâmica de memória.” Projeto de algoritmos. https://www.ime.usp.br/~pf/algoritmos/aulas/aloca.html.</w:t>
      </w:r>
    </w:p>
    <w:p w:rsidR="00000000" w:rsidDel="00000000" w:rsidP="00000000" w:rsidRDefault="00000000" w:rsidRPr="00000000" w14:paraId="00000981">
      <w:pPr>
        <w:jc w:val="both"/>
        <w:rPr/>
      </w:pPr>
      <w:r w:rsidDel="00000000" w:rsidR="00000000" w:rsidRPr="00000000">
        <w:rPr>
          <w:rtl w:val="0"/>
        </w:rPr>
      </w:r>
    </w:p>
    <w:p w:rsidR="00000000" w:rsidDel="00000000" w:rsidP="00000000" w:rsidRDefault="00000000" w:rsidRPr="00000000" w14:paraId="00000982">
      <w:pPr>
        <w:pStyle w:val="Heading2"/>
        <w:spacing w:before="240" w:lineRule="auto"/>
        <w:rPr>
          <w:color w:val="1155cc"/>
          <w:sz w:val="28"/>
          <w:szCs w:val="28"/>
        </w:rPr>
      </w:pPr>
      <w:bookmarkStart w:colFirst="0" w:colLast="0" w:name="_heading=h.kgcv8k" w:id="68"/>
      <w:bookmarkEnd w:id="68"/>
      <w:r w:rsidDel="00000000" w:rsidR="00000000" w:rsidRPr="00000000">
        <w:rPr>
          <w:color w:val="1155cc"/>
          <w:sz w:val="28"/>
          <w:szCs w:val="28"/>
          <w:rtl w:val="0"/>
        </w:rPr>
        <w:t xml:space="preserve">Leitura complementar</w:t>
      </w:r>
    </w:p>
    <w:p w:rsidR="00000000" w:rsidDel="00000000" w:rsidP="00000000" w:rsidRDefault="00000000" w:rsidRPr="00000000" w14:paraId="00000983">
      <w:pPr>
        <w:spacing w:after="240" w:before="240" w:lineRule="auto"/>
        <w:ind w:firstLine="720"/>
        <w:jc w:val="both"/>
        <w:rPr/>
      </w:pPr>
      <w:hyperlink r:id="rId40">
        <w:r w:rsidDel="00000000" w:rsidR="00000000" w:rsidRPr="00000000">
          <w:rPr>
            <w:color w:val="1155cc"/>
            <w:u w:val="single"/>
            <w:rtl w:val="0"/>
          </w:rPr>
          <w:t xml:space="preserve">https://blog.pantuza.com/artigos/heap-vs-stack</w:t>
        </w:r>
      </w:hyperlink>
      <w:r w:rsidDel="00000000" w:rsidR="00000000" w:rsidRPr="00000000">
        <w:rPr>
          <w:rtl w:val="0"/>
        </w:rPr>
        <w:t xml:space="preserve"> </w:t>
      </w:r>
    </w:p>
    <w:p w:rsidR="00000000" w:rsidDel="00000000" w:rsidP="00000000" w:rsidRDefault="00000000" w:rsidRPr="00000000" w14:paraId="00000984">
      <w:pPr>
        <w:spacing w:after="240" w:before="240" w:lineRule="auto"/>
        <w:ind w:firstLine="720"/>
        <w:jc w:val="both"/>
        <w:rPr/>
      </w:pPr>
      <w:hyperlink r:id="rId41">
        <w:r w:rsidDel="00000000" w:rsidR="00000000" w:rsidRPr="00000000">
          <w:rPr>
            <w:color w:val="1155cc"/>
            <w:u w:val="single"/>
            <w:rtl w:val="0"/>
          </w:rPr>
          <w:t xml:space="preserve">https://courses.engr.illinois.edu/cs225/fa2020/resources/stack-heap/</w:t>
        </w:r>
      </w:hyperlink>
      <w:r w:rsidDel="00000000" w:rsidR="00000000" w:rsidRPr="00000000">
        <w:rPr>
          <w:rtl w:val="0"/>
        </w:rPr>
        <w:t xml:space="preserve"> </w:t>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pStyle w:val="Heading2"/>
        <w:spacing w:before="240" w:lineRule="auto"/>
        <w:rPr/>
      </w:pPr>
      <w:bookmarkStart w:colFirst="0" w:colLast="0" w:name="_heading=h.34g0dwd" w:id="69"/>
      <w:bookmarkEnd w:id="69"/>
      <w:r w:rsidDel="00000000" w:rsidR="00000000" w:rsidRPr="00000000">
        <w:rPr>
          <w:color w:val="1155cc"/>
          <w:rtl w:val="0"/>
        </w:rPr>
        <w:t xml:space="preserve">Exercícios</w:t>
      </w:r>
      <w:r w:rsidDel="00000000" w:rsidR="00000000" w:rsidRPr="00000000">
        <w:rPr>
          <w:rtl w:val="0"/>
        </w:rPr>
      </w:r>
    </w:p>
    <w:p w:rsidR="00000000" w:rsidDel="00000000" w:rsidP="00000000" w:rsidRDefault="00000000" w:rsidRPr="00000000" w14:paraId="00000987">
      <w:pPr>
        <w:ind w:left="283" w:firstLine="0"/>
        <w:rPr>
          <w:sz w:val="10"/>
          <w:szCs w:val="10"/>
        </w:rPr>
      </w:pPr>
      <w:r w:rsidDel="00000000" w:rsidR="00000000" w:rsidRPr="00000000">
        <w:rPr>
          <w:rtl w:val="0"/>
        </w:rPr>
      </w:r>
    </w:p>
    <w:p w:rsidR="00000000" w:rsidDel="00000000" w:rsidP="00000000" w:rsidRDefault="00000000" w:rsidRPr="00000000" w14:paraId="00000988">
      <w:pPr>
        <w:spacing w:after="200" w:lineRule="auto"/>
        <w:ind w:left="283" w:firstLine="0"/>
        <w:jc w:val="both"/>
        <w:rPr/>
      </w:pPr>
      <w:r w:rsidDel="00000000" w:rsidR="00000000" w:rsidRPr="00000000">
        <w:rPr>
          <w:rtl w:val="0"/>
        </w:rPr>
        <w:t xml:space="preserve">A.</w:t>
        <w:tab/>
        <w:t xml:space="preserve">Escreva um programa que possua uma função que insira </w:t>
      </w:r>
      <w:r w:rsidDel="00000000" w:rsidR="00000000" w:rsidRPr="00000000">
        <w:rPr>
          <w:i w:val="1"/>
          <w:rtl w:val="0"/>
        </w:rPr>
        <w:t xml:space="preserve">n</w:t>
      </w:r>
      <w:r w:rsidDel="00000000" w:rsidR="00000000" w:rsidRPr="00000000">
        <w:rPr>
          <w:rtl w:val="0"/>
        </w:rPr>
        <w:t xml:space="preserve"> números inteiros em um vetor (alocado dinamicamente). Os números serão inseridos automaticamente, conforme o índice da posição (ou seja, para n=6, os elementos do vetor serão v = {0, 1, 2, 3, 4, 5}. Desenvolva outra função que apresente o conteúdo do vetor. Além disso, antes de finalizar o programa, deve-se liberar a área de memória alocada.</w:t>
      </w:r>
    </w:p>
    <w:p w:rsidR="00000000" w:rsidDel="00000000" w:rsidP="00000000" w:rsidRDefault="00000000" w:rsidRPr="00000000" w14:paraId="00000989">
      <w:pPr>
        <w:spacing w:after="200" w:lineRule="auto"/>
        <w:ind w:left="283" w:firstLine="0"/>
        <w:jc w:val="both"/>
        <w:rPr/>
      </w:pPr>
      <w:r w:rsidDel="00000000" w:rsidR="00000000" w:rsidRPr="00000000">
        <w:rPr>
          <w:rtl w:val="0"/>
        </w:rPr>
      </w:r>
    </w:p>
    <w:p w:rsidR="00000000" w:rsidDel="00000000" w:rsidP="00000000" w:rsidRDefault="00000000" w:rsidRPr="00000000" w14:paraId="0000098A">
      <w:pPr>
        <w:spacing w:after="200" w:lineRule="auto"/>
        <w:ind w:left="283" w:firstLine="0"/>
        <w:jc w:val="both"/>
        <w:rPr/>
      </w:pPr>
      <w:r w:rsidDel="00000000" w:rsidR="00000000" w:rsidRPr="00000000">
        <w:rPr>
          <w:rtl w:val="0"/>
        </w:rPr>
        <w:t xml:space="preserve">B.</w:t>
        <w:tab/>
        <w:t xml:space="preserve">Altere o programa anterior e use aritmética de ponteiros para percorrer o vetor nas funções de inserção e impressão dos elementos.</w:t>
      </w:r>
    </w:p>
    <w:p w:rsidR="00000000" w:rsidDel="00000000" w:rsidP="00000000" w:rsidRDefault="00000000" w:rsidRPr="00000000" w14:paraId="0000098B">
      <w:pPr>
        <w:spacing w:after="200" w:lineRule="auto"/>
        <w:ind w:left="283" w:firstLine="0"/>
        <w:jc w:val="both"/>
        <w:rPr/>
      </w:pPr>
      <w:r w:rsidDel="00000000" w:rsidR="00000000" w:rsidRPr="00000000">
        <w:rPr>
          <w:rtl w:val="0"/>
        </w:rPr>
      </w:r>
    </w:p>
    <w:p w:rsidR="00000000" w:rsidDel="00000000" w:rsidP="00000000" w:rsidRDefault="00000000" w:rsidRPr="00000000" w14:paraId="0000098C">
      <w:pPr>
        <w:spacing w:after="200" w:lineRule="auto"/>
        <w:ind w:left="283" w:firstLine="0"/>
        <w:jc w:val="both"/>
        <w:rPr/>
      </w:pPr>
      <w:r w:rsidDel="00000000" w:rsidR="00000000" w:rsidRPr="00000000">
        <w:rPr>
          <w:rtl w:val="0"/>
        </w:rPr>
        <w:t xml:space="preserve">C.</w:t>
        <w:tab/>
        <w:t xml:space="preserve">Implemente um programa que solicita ao usuário a quantidade de alunos de uma turma e aloca um vetor de notas (números reais). O programa deve ter duas funções: uma para leitura de notas no vetor e outra para imprimir a média aritmética das notas. Deve-se liberar a área de memória alocada antes de finalizar o programa.</w:t>
      </w:r>
    </w:p>
    <w:p w:rsidR="00000000" w:rsidDel="00000000" w:rsidP="00000000" w:rsidRDefault="00000000" w:rsidRPr="00000000" w14:paraId="0000098D">
      <w:pPr>
        <w:spacing w:after="200" w:lineRule="auto"/>
        <w:ind w:left="283" w:firstLine="0"/>
        <w:jc w:val="both"/>
        <w:rPr/>
      </w:pPr>
      <w:r w:rsidDel="00000000" w:rsidR="00000000" w:rsidRPr="00000000">
        <w:rPr>
          <w:rtl w:val="0"/>
        </w:rPr>
      </w:r>
    </w:p>
    <w:p w:rsidR="00000000" w:rsidDel="00000000" w:rsidP="00000000" w:rsidRDefault="00000000" w:rsidRPr="00000000" w14:paraId="0000098E">
      <w:pPr>
        <w:spacing w:after="200" w:lineRule="auto"/>
        <w:ind w:left="283" w:firstLine="0"/>
        <w:jc w:val="both"/>
        <w:rPr/>
      </w:pPr>
      <w:r w:rsidDel="00000000" w:rsidR="00000000" w:rsidRPr="00000000">
        <w:rPr>
          <w:rtl w:val="0"/>
        </w:rPr>
        <w:t xml:space="preserve">D.</w:t>
        <w:tab/>
        <w:t xml:space="preserve">Escreva uma segunda versão do programa anterior usando aritmética de ponteiros para varrer os vetores nas funções.</w:t>
      </w:r>
    </w:p>
    <w:p w:rsidR="00000000" w:rsidDel="00000000" w:rsidP="00000000" w:rsidRDefault="00000000" w:rsidRPr="00000000" w14:paraId="0000098F">
      <w:pPr>
        <w:spacing w:after="200" w:lineRule="auto"/>
        <w:ind w:left="283" w:firstLine="0"/>
        <w:jc w:val="both"/>
        <w:rPr/>
      </w:pPr>
      <w:r w:rsidDel="00000000" w:rsidR="00000000" w:rsidRPr="00000000">
        <w:rPr>
          <w:rtl w:val="0"/>
        </w:rPr>
      </w:r>
    </w:p>
    <w:p w:rsidR="00000000" w:rsidDel="00000000" w:rsidP="00000000" w:rsidRDefault="00000000" w:rsidRPr="00000000" w14:paraId="00000990">
      <w:pPr>
        <w:spacing w:after="200" w:lineRule="auto"/>
        <w:ind w:left="283" w:firstLine="0"/>
        <w:jc w:val="both"/>
        <w:rPr/>
      </w:pPr>
      <w:r w:rsidDel="00000000" w:rsidR="00000000" w:rsidRPr="00000000">
        <w:rPr>
          <w:rtl w:val="0"/>
        </w:rPr>
        <w:t xml:space="preserve">E.</w:t>
        <w:tab/>
        <w:t xml:space="preserve">Modifique o programa anterior, incluindo o nome, série e nota de cada aluno (defina uma </w:t>
      </w:r>
      <w:r w:rsidDel="00000000" w:rsidR="00000000" w:rsidRPr="00000000">
        <w:rPr>
          <w:i w:val="1"/>
          <w:rtl w:val="0"/>
        </w:rPr>
        <w:t xml:space="preserve">struct </w:t>
      </w:r>
      <w:r w:rsidDel="00000000" w:rsidR="00000000" w:rsidRPr="00000000">
        <w:rPr>
          <w:rtl w:val="0"/>
        </w:rPr>
        <w:t xml:space="preserve">com esses campos). Faça as alterações necessárias, a fim de que as informações sejam preenchidas e calculada a média aritmética da turma.</w:t>
      </w:r>
    </w:p>
    <w:p w:rsidR="00000000" w:rsidDel="00000000" w:rsidP="00000000" w:rsidRDefault="00000000" w:rsidRPr="00000000" w14:paraId="00000991">
      <w:pPr>
        <w:spacing w:after="240" w:before="240" w:lineRule="auto"/>
        <w:jc w:val="both"/>
        <w:rPr/>
      </w:pPr>
      <w:r w:rsidDel="00000000" w:rsidR="00000000" w:rsidRPr="00000000">
        <w:rPr>
          <w:rtl w:val="0"/>
        </w:rPr>
      </w:r>
    </w:p>
    <w:p w:rsidR="00000000" w:rsidDel="00000000" w:rsidP="00000000" w:rsidRDefault="00000000" w:rsidRPr="00000000" w14:paraId="00000992">
      <w:pPr>
        <w:spacing w:after="240" w:before="240" w:lineRule="auto"/>
        <w:jc w:val="both"/>
        <w:rPr/>
      </w:pPr>
      <w:r w:rsidDel="00000000" w:rsidR="00000000" w:rsidRPr="00000000">
        <w:rPr>
          <w:rtl w:val="0"/>
        </w:rPr>
      </w:r>
    </w:p>
    <w:p w:rsidR="00000000" w:rsidDel="00000000" w:rsidP="00000000" w:rsidRDefault="00000000" w:rsidRPr="00000000" w14:paraId="00000993">
      <w:pPr>
        <w:spacing w:before="0" w:lineRule="auto"/>
        <w:ind w:hanging="15"/>
        <w:jc w:val="center"/>
        <w:rPr/>
      </w:pPr>
      <w:r w:rsidDel="00000000" w:rsidR="00000000" w:rsidRPr="00000000">
        <w:rPr/>
        <w:drawing>
          <wp:inline distB="114300" distT="114300" distL="114300" distR="114300">
            <wp:extent cx="2751336" cy="280988"/>
            <wp:effectExtent b="0" l="0" r="0" t="0"/>
            <wp:docPr descr="quebra de página" id="54"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994">
      <w:pPr>
        <w:jc w:val="center"/>
        <w:rPr>
          <w:color w:val="ff5722"/>
        </w:rPr>
        <w:sectPr>
          <w:type w:val="nextPage"/>
          <w:pgSz w:h="16838" w:w="11906" w:orient="portrait"/>
          <w:pgMar w:bottom="1077" w:top="1077" w:left="1133" w:right="1133" w:header="0" w:footer="720"/>
          <w:titlePg w:val="1"/>
        </w:sectPr>
      </w:pPr>
      <w:r w:rsidDel="00000000" w:rsidR="00000000" w:rsidRPr="00000000">
        <w:rPr>
          <w:rtl w:val="0"/>
        </w:rPr>
      </w:r>
    </w:p>
    <w:p w:rsidR="00000000" w:rsidDel="00000000" w:rsidP="00000000" w:rsidRDefault="00000000" w:rsidRPr="00000000" w14:paraId="00000995">
      <w:pPr>
        <w:ind w:hanging="15"/>
        <w:jc w:val="center"/>
        <w:rPr>
          <w:rFonts w:ascii="Roboto Slab" w:cs="Roboto Slab" w:eastAsia="Roboto Slab" w:hAnsi="Roboto Slab"/>
          <w:b w:val="1"/>
          <w:color w:val="1155cc"/>
          <w:sz w:val="72"/>
          <w:szCs w:val="72"/>
        </w:rPr>
      </w:pPr>
      <w:r w:rsidDel="00000000" w:rsidR="00000000" w:rsidRPr="00000000">
        <w:rPr>
          <w:rFonts w:ascii="Roboto Slab" w:cs="Roboto Slab" w:eastAsia="Roboto Slab" w:hAnsi="Roboto Slab"/>
          <w:b w:val="1"/>
          <w:color w:val="1155cc"/>
          <w:sz w:val="72"/>
          <w:szCs w:val="72"/>
        </w:rPr>
        <w:drawing>
          <wp:inline distB="114300" distT="114300" distL="114300" distR="114300">
            <wp:extent cx="6120000" cy="2489200"/>
            <wp:effectExtent b="0" l="0" r="0" t="0"/>
            <wp:docPr id="55"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6120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996">
      <w:pPr>
        <w:pStyle w:val="Title"/>
        <w:spacing w:before="0" w:line="276" w:lineRule="auto"/>
        <w:ind w:hanging="15"/>
        <w:rPr>
          <w:color w:val="1155cc"/>
        </w:rPr>
      </w:pPr>
      <w:bookmarkStart w:colFirst="0" w:colLast="0" w:name="_heading=h.1jlao46" w:id="70"/>
      <w:bookmarkEnd w:id="70"/>
      <w:r w:rsidDel="00000000" w:rsidR="00000000" w:rsidRPr="00000000">
        <w:rPr>
          <w:color w:val="1155cc"/>
          <w:rtl w:val="0"/>
        </w:rPr>
        <w:t xml:space="preserve">Manipulação de arquivos</w:t>
      </w:r>
    </w:p>
    <w:p w:rsidR="00000000" w:rsidDel="00000000" w:rsidP="00000000" w:rsidRDefault="00000000" w:rsidRPr="00000000" w14:paraId="00000997">
      <w:pPr>
        <w:pStyle w:val="Heading2"/>
        <w:rPr/>
      </w:pPr>
      <w:bookmarkStart w:colFirst="0" w:colLast="0" w:name="_heading=h.43ky6rz" w:id="71"/>
      <w:bookmarkEnd w:id="71"/>
      <w:r w:rsidDel="00000000" w:rsidR="00000000" w:rsidRPr="00000000">
        <w:rPr>
          <w:rtl w:val="0"/>
        </w:rPr>
        <w:t xml:space="preserve">Armazenamento permanente</w:t>
      </w:r>
    </w:p>
    <w:p w:rsidR="00000000" w:rsidDel="00000000" w:rsidP="00000000" w:rsidRDefault="00000000" w:rsidRPr="00000000" w14:paraId="00000998">
      <w:pPr>
        <w:spacing w:after="240" w:before="240" w:lineRule="auto"/>
        <w:jc w:val="both"/>
        <w:rPr/>
      </w:pPr>
      <w:r w:rsidDel="00000000" w:rsidR="00000000" w:rsidRPr="00000000">
        <w:rPr>
          <w:rtl w:val="0"/>
        </w:rPr>
        <w:t xml:space="preserve">As variáveis são armazenadas em memória temporária, podemos acessar os dados enquanto o programa está ativo. Como visto anteriormente, quando a execução do programa é encerrada, a memória alocada para as variáveis é liberada. Então, se é desejável que os dados sejam mantidos por mais tempo, os dados devem ser armazenados em arquivos. </w:t>
      </w:r>
    </w:p>
    <w:p w:rsidR="00000000" w:rsidDel="00000000" w:rsidP="00000000" w:rsidRDefault="00000000" w:rsidRPr="00000000" w14:paraId="00000999">
      <w:pPr>
        <w:spacing w:after="240" w:before="240" w:lineRule="auto"/>
        <w:ind w:firstLine="720"/>
        <w:jc w:val="both"/>
        <w:rPr/>
      </w:pPr>
      <w:r w:rsidDel="00000000" w:rsidR="00000000" w:rsidRPr="00000000">
        <w:rPr>
          <w:rtl w:val="0"/>
        </w:rPr>
        <w:t xml:space="preserve">Outro aspecto é a quantidade de informações; embora a capacidade de memória seja considerável, algumas aplicações podem exigir que uma quantidade maior de dados seja manipulada, requerendo outro recurso de armazenamento além da memória principal (Forbellone and Eberspächer 2005).  </w:t>
      </w:r>
    </w:p>
    <w:p w:rsidR="00000000" w:rsidDel="00000000" w:rsidP="00000000" w:rsidRDefault="00000000" w:rsidRPr="00000000" w14:paraId="0000099A">
      <w:pPr>
        <w:spacing w:after="240" w:before="240" w:lineRule="auto"/>
        <w:ind w:firstLine="720"/>
        <w:jc w:val="both"/>
        <w:rPr/>
      </w:pPr>
      <w:r w:rsidDel="00000000" w:rsidR="00000000" w:rsidRPr="00000000">
        <w:rPr>
          <w:rtl w:val="0"/>
        </w:rPr>
        <w:t xml:space="preserve">Há dois tipos de tratamento que podem ser dados a arquivos sequenciais em C/C++: texto ou binário (“Binary file” 2021). Nos arquivos texto, os caracteres são armazenados (inclusive as quebras de linha) e o arquivo pode ser aberto e compreendido facilmente por um programador ou usuário. A leitura e escrita nesses arquivos tem tamanho definido (conforme o tamanho das variáveis). O formato texto é utilizado em linguagens de marcação (HTML), mensagens (XML, JSON) e dados (CSV, TXT). </w:t>
      </w:r>
    </w:p>
    <w:p w:rsidR="00000000" w:rsidDel="00000000" w:rsidP="00000000" w:rsidRDefault="00000000" w:rsidRPr="00000000" w14:paraId="0000099B">
      <w:pPr>
        <w:spacing w:after="240" w:before="240" w:lineRule="auto"/>
        <w:ind w:firstLine="720"/>
        <w:jc w:val="both"/>
        <w:rPr/>
      </w:pPr>
      <w:r w:rsidDel="00000000" w:rsidR="00000000" w:rsidRPr="00000000">
        <w:rPr>
          <w:rtl w:val="0"/>
        </w:rPr>
        <w:t xml:space="preserve">Nos arquivos binários, o conteúdo é armazenado como sequência de bytes, e apenas a aplicação consegue decodificar seu conteúdo. As operações de leitura e escrita não tem nenhum formato definido, a sequência de bytes deve ser tratada pelo programa. É o formato utilizado em imagens, áudio, vídeo, serviços e arquivos compactados</w:t>
      </w:r>
      <w:r w:rsidDel="00000000" w:rsidR="00000000" w:rsidRPr="00000000">
        <w:rPr>
          <w:vertAlign w:val="superscript"/>
        </w:rPr>
        <w:footnoteReference w:customMarkFollows="0" w:id="3"/>
      </w:r>
      <w:r w:rsidDel="00000000" w:rsidR="00000000" w:rsidRPr="00000000">
        <w:rPr>
          <w:rtl w:val="0"/>
        </w:rPr>
        <w:t xml:space="preserve">. </w:t>
      </w:r>
    </w:p>
    <w:p w:rsidR="00000000" w:rsidDel="00000000" w:rsidP="00000000" w:rsidRDefault="00000000" w:rsidRPr="00000000" w14:paraId="0000099C">
      <w:pPr>
        <w:pStyle w:val="Heading2"/>
        <w:rPr/>
      </w:pPr>
      <w:bookmarkStart w:colFirst="0" w:colLast="0" w:name="_heading=h.2iq8gzs" w:id="72"/>
      <w:bookmarkEnd w:id="72"/>
      <w:r w:rsidDel="00000000" w:rsidR="00000000" w:rsidRPr="00000000">
        <w:rPr>
          <w:rtl w:val="0"/>
        </w:rPr>
        <w:t xml:space="preserve">Fluxos de dados em C/C++</w:t>
      </w:r>
    </w:p>
    <w:p w:rsidR="00000000" w:rsidDel="00000000" w:rsidP="00000000" w:rsidRDefault="00000000" w:rsidRPr="00000000" w14:paraId="0000099D">
      <w:pPr>
        <w:spacing w:after="240" w:before="240" w:lineRule="auto"/>
        <w:jc w:val="both"/>
        <w:rPr/>
      </w:pPr>
      <w:r w:rsidDel="00000000" w:rsidR="00000000" w:rsidRPr="00000000">
        <w:rPr>
          <w:rtl w:val="0"/>
        </w:rPr>
        <w:t xml:space="preserve">Na linguagem C, não há funcionalidades específicas de entrada e saída da própria linguagem. Os compiladores dependem de bibliotecas externas para executar as operações de entrada e saída, tais como</w:t>
      </w:r>
      <w:r w:rsidDel="00000000" w:rsidR="00000000" w:rsidRPr="00000000">
        <w:rPr>
          <w:rFonts w:ascii="Courier New" w:cs="Courier New" w:eastAsia="Courier New" w:hAnsi="Courier New"/>
          <w:rtl w:val="0"/>
        </w:rPr>
        <w:t xml:space="preserve"> printf()</w:t>
      </w:r>
      <w:r w:rsidDel="00000000" w:rsidR="00000000" w:rsidRPr="00000000">
        <w:rPr>
          <w:rtl w:val="0"/>
        </w:rPr>
        <w:t xml:space="preserve"> e </w:t>
      </w:r>
      <w:r w:rsidDel="00000000" w:rsidR="00000000" w:rsidRPr="00000000">
        <w:rPr>
          <w:rFonts w:ascii="Courier New" w:cs="Courier New" w:eastAsia="Courier New" w:hAnsi="Courier New"/>
          <w:rtl w:val="0"/>
        </w:rPr>
        <w:t xml:space="preserve">scanf()</w:t>
      </w:r>
      <w:r w:rsidDel="00000000" w:rsidR="00000000" w:rsidRPr="00000000">
        <w:rPr>
          <w:rtl w:val="0"/>
        </w:rPr>
        <w:t xml:space="preserve">, fornecidas pela biblioteca </w:t>
      </w:r>
      <w:r w:rsidDel="00000000" w:rsidR="00000000" w:rsidRPr="00000000">
        <w:rPr>
          <w:rFonts w:ascii="Courier New" w:cs="Courier New" w:eastAsia="Courier New" w:hAnsi="Courier New"/>
          <w:rtl w:val="0"/>
        </w:rPr>
        <w:t xml:space="preserve">stdio</w:t>
      </w:r>
      <w:r w:rsidDel="00000000" w:rsidR="00000000" w:rsidRPr="00000000">
        <w:rPr>
          <w:rtl w:val="0"/>
        </w:rPr>
        <w:t xml:space="preserve">. C++ segue a abordam do padrão ANSI C e formaliza os pacotes de entrada e saída em bibliotecas como </w:t>
      </w:r>
      <w:r w:rsidDel="00000000" w:rsidR="00000000" w:rsidRPr="00000000">
        <w:rPr>
          <w:rFonts w:ascii="Courier New" w:cs="Courier New" w:eastAsia="Courier New" w:hAnsi="Courier New"/>
          <w:rtl w:val="0"/>
        </w:rPr>
        <w:t xml:space="preserve">iostream</w:t>
      </w:r>
      <w:r w:rsidDel="00000000" w:rsidR="00000000" w:rsidRPr="00000000">
        <w:rPr>
          <w:rtl w:val="0"/>
        </w:rPr>
        <w:t xml:space="preserve"> e </w:t>
      </w:r>
      <w:r w:rsidDel="00000000" w:rsidR="00000000" w:rsidRPr="00000000">
        <w:rPr>
          <w:rFonts w:ascii="Courier New" w:cs="Courier New" w:eastAsia="Courier New" w:hAnsi="Courier New"/>
          <w:rtl w:val="0"/>
        </w:rPr>
        <w:t xml:space="preserve">fstream</w:t>
      </w:r>
      <w:r w:rsidDel="00000000" w:rsidR="00000000" w:rsidRPr="00000000">
        <w:rPr>
          <w:rtl w:val="0"/>
        </w:rPr>
        <w:t xml:space="preserve"> (Saqib 2021).</w:t>
      </w:r>
    </w:p>
    <w:p w:rsidR="00000000" w:rsidDel="00000000" w:rsidP="00000000" w:rsidRDefault="00000000" w:rsidRPr="00000000" w14:paraId="0000099E">
      <w:pPr>
        <w:spacing w:after="240" w:before="240" w:lineRule="auto"/>
        <w:ind w:firstLine="720"/>
        <w:jc w:val="both"/>
        <w:rPr/>
      </w:pPr>
      <w:r w:rsidDel="00000000" w:rsidR="00000000" w:rsidRPr="00000000">
        <w:rPr>
          <w:rtl w:val="0"/>
        </w:rPr>
        <w:t xml:space="preserve">Em C++, os arquivos são tratados como fluxos de dados de entrada e saída dos programas. Fluxos são um tipo de dados básico para manipular todas as operações de entrada e saída. Há diferentes tipos de fluxos de dados para entrada e saída, conforme o tipo de dados a que estão associados. Após essa associação (que equivale a declaração de uma variável), são usados os operadores padrão de redirecionamento de entrada e saída para esses fluxos (Saqib 2021).</w:t>
      </w:r>
    </w:p>
    <w:p w:rsidR="00000000" w:rsidDel="00000000" w:rsidP="00000000" w:rsidRDefault="00000000" w:rsidRPr="00000000" w14:paraId="0000099F">
      <w:pPr>
        <w:spacing w:after="240" w:before="240" w:lineRule="auto"/>
        <w:ind w:firstLine="720"/>
        <w:jc w:val="both"/>
        <w:rPr/>
      </w:pPr>
      <w:r w:rsidDel="00000000" w:rsidR="00000000" w:rsidRPr="00000000">
        <w:rPr>
          <w:rtl w:val="0"/>
        </w:rPr>
        <w:t xml:space="preserve">A associação de um arquivo a um fluxo tratado pelo programa requer a abertura do arquivo e, quando não for mais utilizado, seu fechamento. Para isso, C e C++ usam bibliotecas distintas, como especificado a seguir.</w:t>
      </w:r>
    </w:p>
    <w:p w:rsidR="00000000" w:rsidDel="00000000" w:rsidP="00000000" w:rsidRDefault="00000000" w:rsidRPr="00000000" w14:paraId="000009A0">
      <w:pPr>
        <w:pStyle w:val="Heading2"/>
        <w:spacing w:after="240" w:before="240" w:lineRule="auto"/>
        <w:jc w:val="both"/>
        <w:rPr/>
      </w:pPr>
      <w:bookmarkStart w:colFirst="0" w:colLast="0" w:name="_heading=h.xvir7l" w:id="73"/>
      <w:bookmarkEnd w:id="73"/>
      <w:r w:rsidDel="00000000" w:rsidR="00000000" w:rsidRPr="00000000">
        <w:rPr>
          <w:rtl w:val="0"/>
        </w:rPr>
        <w:t xml:space="preserve">Manipulação de arquivos em C++</w:t>
      </w:r>
    </w:p>
    <w:p w:rsidR="00000000" w:rsidDel="00000000" w:rsidP="00000000" w:rsidRDefault="00000000" w:rsidRPr="00000000" w14:paraId="000009A1">
      <w:pPr>
        <w:spacing w:after="240" w:before="240" w:lineRule="auto"/>
        <w:jc w:val="both"/>
        <w:rPr/>
      </w:pPr>
      <w:r w:rsidDel="00000000" w:rsidR="00000000" w:rsidRPr="00000000">
        <w:rPr>
          <w:rtl w:val="0"/>
        </w:rPr>
        <w:t xml:space="preserve">Em C++, a biblioteca </w:t>
      </w:r>
      <w:r w:rsidDel="00000000" w:rsidR="00000000" w:rsidRPr="00000000">
        <w:rPr>
          <w:rFonts w:ascii="Courier New" w:cs="Courier New" w:eastAsia="Courier New" w:hAnsi="Courier New"/>
          <w:rtl w:val="0"/>
        </w:rPr>
        <w:t xml:space="preserve">fstream </w:t>
      </w:r>
      <w:r w:rsidDel="00000000" w:rsidR="00000000" w:rsidRPr="00000000">
        <w:rPr>
          <w:rtl w:val="0"/>
        </w:rPr>
        <w:t xml:space="preserve">disponibiliza três tipos de fluxos (</w:t>
      </w:r>
      <w:r w:rsidDel="00000000" w:rsidR="00000000" w:rsidRPr="00000000">
        <w:rPr>
          <w:i w:val="1"/>
          <w:rtl w:val="0"/>
        </w:rPr>
        <w:t xml:space="preserve">stream</w:t>
      </w:r>
      <w:r w:rsidDel="00000000" w:rsidR="00000000" w:rsidRPr="00000000">
        <w:rPr>
          <w:rtl w:val="0"/>
        </w:rPr>
        <w:t xml:space="preserve">) que podem ser associados a arquivos (“C++ Files and Streams” 2021):</w:t>
      </w:r>
    </w:p>
    <w:p w:rsidR="00000000" w:rsidDel="00000000" w:rsidP="00000000" w:rsidRDefault="00000000" w:rsidRPr="00000000" w14:paraId="000009A2">
      <w:pPr>
        <w:numPr>
          <w:ilvl w:val="0"/>
          <w:numId w:val="6"/>
        </w:numPr>
        <w:spacing w:before="0" w:lineRule="auto"/>
        <w:ind w:left="720" w:hanging="360"/>
        <w:jc w:val="both"/>
        <w:rPr/>
      </w:pPr>
      <w:r w:rsidDel="00000000" w:rsidR="00000000" w:rsidRPr="00000000">
        <w:rPr>
          <w:rFonts w:ascii="Courier New" w:cs="Courier New" w:eastAsia="Courier New" w:hAnsi="Courier New"/>
          <w:b w:val="1"/>
          <w:rtl w:val="0"/>
        </w:rPr>
        <w:t xml:space="preserve">ofstream</w:t>
      </w:r>
      <w:r w:rsidDel="00000000" w:rsidR="00000000" w:rsidRPr="00000000">
        <w:rPr>
          <w:rtl w:val="0"/>
        </w:rPr>
        <w:t xml:space="preserve">: representa o fluxo de saída e é usado para criar arquivos e escrever dados nele;</w:t>
      </w:r>
    </w:p>
    <w:p w:rsidR="00000000" w:rsidDel="00000000" w:rsidP="00000000" w:rsidRDefault="00000000" w:rsidRPr="00000000" w14:paraId="000009A3">
      <w:pPr>
        <w:numPr>
          <w:ilvl w:val="0"/>
          <w:numId w:val="6"/>
        </w:numPr>
        <w:spacing w:before="0" w:lineRule="auto"/>
        <w:ind w:left="720" w:hanging="360"/>
        <w:jc w:val="both"/>
        <w:rPr/>
      </w:pPr>
      <w:r w:rsidDel="00000000" w:rsidR="00000000" w:rsidRPr="00000000">
        <w:rPr>
          <w:rFonts w:ascii="Courier New" w:cs="Courier New" w:eastAsia="Courier New" w:hAnsi="Courier New"/>
          <w:b w:val="1"/>
          <w:rtl w:val="0"/>
        </w:rPr>
        <w:t xml:space="preserve">ifstream</w:t>
      </w:r>
      <w:r w:rsidDel="00000000" w:rsidR="00000000" w:rsidRPr="00000000">
        <w:rPr>
          <w:rtl w:val="0"/>
        </w:rPr>
        <w:t xml:space="preserve">: representa o fluxo de entrada e é usado para ler informações de um arquivo;</w:t>
      </w:r>
    </w:p>
    <w:p w:rsidR="00000000" w:rsidDel="00000000" w:rsidP="00000000" w:rsidRDefault="00000000" w:rsidRPr="00000000" w14:paraId="000009A4">
      <w:pPr>
        <w:numPr>
          <w:ilvl w:val="0"/>
          <w:numId w:val="6"/>
        </w:numPr>
        <w:spacing w:after="240" w:before="0" w:lineRule="auto"/>
        <w:ind w:left="720" w:hanging="360"/>
        <w:jc w:val="both"/>
        <w:rPr/>
      </w:pPr>
      <w:r w:rsidDel="00000000" w:rsidR="00000000" w:rsidRPr="00000000">
        <w:rPr>
          <w:rFonts w:ascii="Courier New" w:cs="Courier New" w:eastAsia="Courier New" w:hAnsi="Courier New"/>
          <w:b w:val="1"/>
          <w:rtl w:val="0"/>
        </w:rPr>
        <w:t xml:space="preserve">fstream</w:t>
      </w:r>
      <w:r w:rsidDel="00000000" w:rsidR="00000000" w:rsidRPr="00000000">
        <w:rPr>
          <w:rtl w:val="0"/>
        </w:rPr>
        <w:t xml:space="preserve">: representa um fluxo geral, tendo as capacidades dos dois tipos anteriores (</w:t>
      </w:r>
      <w:r w:rsidDel="00000000" w:rsidR="00000000" w:rsidRPr="00000000">
        <w:rPr>
          <w:rFonts w:ascii="Courier New" w:cs="Courier New" w:eastAsia="Courier New" w:hAnsi="Courier New"/>
          <w:rtl w:val="0"/>
        </w:rPr>
        <w:t xml:space="preserve">ofstream </w:t>
      </w:r>
      <w:r w:rsidDel="00000000" w:rsidR="00000000" w:rsidRPr="00000000">
        <w:rPr>
          <w:rtl w:val="0"/>
        </w:rPr>
        <w:t xml:space="preserve">e </w:t>
      </w:r>
      <w:r w:rsidDel="00000000" w:rsidR="00000000" w:rsidRPr="00000000">
        <w:rPr>
          <w:rFonts w:ascii="Courier New" w:cs="Courier New" w:eastAsia="Courier New" w:hAnsi="Courier New"/>
          <w:rtl w:val="0"/>
        </w:rPr>
        <w:t xml:space="preserve">ifstream)</w:t>
      </w:r>
      <w:r w:rsidDel="00000000" w:rsidR="00000000" w:rsidRPr="00000000">
        <w:rPr>
          <w:rtl w:val="0"/>
        </w:rPr>
        <w:t xml:space="preserve">, podendo criar arquivos, escrever e ler dados.</w:t>
      </w:r>
    </w:p>
    <w:p w:rsidR="00000000" w:rsidDel="00000000" w:rsidP="00000000" w:rsidRDefault="00000000" w:rsidRPr="00000000" w14:paraId="000009A5">
      <w:pPr>
        <w:spacing w:after="240" w:before="240" w:lineRule="auto"/>
        <w:ind w:firstLine="720"/>
        <w:jc w:val="both"/>
        <w:rPr>
          <w:sz w:val="12"/>
          <w:szCs w:val="12"/>
        </w:rPr>
      </w:pPr>
      <w:r w:rsidDel="00000000" w:rsidR="00000000" w:rsidRPr="00000000">
        <w:rPr>
          <w:rtl w:val="0"/>
        </w:rPr>
      </w:r>
    </w:p>
    <w:p w:rsidR="00000000" w:rsidDel="00000000" w:rsidP="00000000" w:rsidRDefault="00000000" w:rsidRPr="00000000" w14:paraId="000009A6">
      <w:pPr>
        <w:spacing w:after="240" w:before="240" w:lineRule="auto"/>
        <w:ind w:firstLine="720"/>
        <w:jc w:val="both"/>
        <w:rPr/>
      </w:pPr>
      <w:r w:rsidDel="00000000" w:rsidR="00000000" w:rsidRPr="00000000">
        <w:rPr>
          <w:rtl w:val="0"/>
        </w:rPr>
        <w:t xml:space="preserve">Assim, a instrução</w:t>
      </w:r>
    </w:p>
    <w:p w:rsidR="00000000" w:rsidDel="00000000" w:rsidP="00000000" w:rsidRDefault="00000000" w:rsidRPr="00000000" w14:paraId="000009A7">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fstream arq (“arquivo.txt”);</w:t>
      </w:r>
    </w:p>
    <w:p w:rsidR="00000000" w:rsidDel="00000000" w:rsidP="00000000" w:rsidRDefault="00000000" w:rsidRPr="00000000" w14:paraId="000009A8">
      <w:pPr>
        <w:spacing w:after="240" w:before="240" w:lineRule="auto"/>
        <w:jc w:val="both"/>
        <w:rPr/>
      </w:pPr>
      <w:r w:rsidDel="00000000" w:rsidR="00000000" w:rsidRPr="00000000">
        <w:rPr>
          <w:rtl w:val="0"/>
        </w:rPr>
        <w:t xml:space="preserve">associa o identificador </w:t>
      </w:r>
      <w:r w:rsidDel="00000000" w:rsidR="00000000" w:rsidRPr="00000000">
        <w:rPr>
          <w:rFonts w:ascii="Courier New" w:cs="Courier New" w:eastAsia="Courier New" w:hAnsi="Courier New"/>
          <w:rtl w:val="0"/>
        </w:rPr>
        <w:t xml:space="preserve">arq </w:t>
      </w:r>
      <w:r w:rsidDel="00000000" w:rsidR="00000000" w:rsidRPr="00000000">
        <w:rPr>
          <w:rtl w:val="0"/>
        </w:rPr>
        <w:t xml:space="preserve">ao fluxo de entrada e saída para o arquivo </w:t>
      </w:r>
      <w:r w:rsidDel="00000000" w:rsidR="00000000" w:rsidRPr="00000000">
        <w:rPr>
          <w:rFonts w:ascii="Courier New" w:cs="Courier New" w:eastAsia="Courier New" w:hAnsi="Courier New"/>
          <w:rtl w:val="0"/>
        </w:rPr>
        <w:t xml:space="preserve">arquivo.txt</w:t>
      </w:r>
      <w:r w:rsidDel="00000000" w:rsidR="00000000" w:rsidRPr="00000000">
        <w:rPr>
          <w:rFonts w:ascii="Courier New" w:cs="Courier New" w:eastAsia="Courier New" w:hAnsi="Courier New"/>
          <w:vertAlign w:val="superscript"/>
        </w:rPr>
        <w:footnoteReference w:customMarkFollows="0" w:id="4"/>
      </w:r>
      <w:r w:rsidDel="00000000" w:rsidR="00000000" w:rsidRPr="00000000">
        <w:rPr>
          <w:rtl w:val="0"/>
        </w:rPr>
        <w:t xml:space="preserve">. O mesmo pode ser feito com os outros tipos, sendo que a abertura do arquivo deve ser verificada, antes de executar qualquer operação. São sintaxes válidas para a abertura de arquivos: </w:t>
      </w:r>
    </w:p>
    <w:p w:rsidR="00000000" w:rsidDel="00000000" w:rsidP="00000000" w:rsidRDefault="00000000" w:rsidRPr="00000000" w14:paraId="000009A9">
      <w:pPr>
        <w:spacing w:before="240" w:lin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ifstream arq;</w:t>
      </w:r>
    </w:p>
    <w:p w:rsidR="00000000" w:rsidDel="00000000" w:rsidP="00000000" w:rsidRDefault="00000000" w:rsidRPr="00000000" w14:paraId="000009AA">
      <w:pPr>
        <w:spacing w:after="240" w:before="0" w:lin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arq.open (“arquivo.txt”);</w:t>
      </w:r>
    </w:p>
    <w:p w:rsidR="00000000" w:rsidDel="00000000" w:rsidP="00000000" w:rsidRDefault="00000000" w:rsidRPr="00000000" w14:paraId="000009AB">
      <w:pP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ofstream arq_out (“arquivo.txt”);</w:t>
      </w:r>
    </w:p>
    <w:p w:rsidR="00000000" w:rsidDel="00000000" w:rsidP="00000000" w:rsidRDefault="00000000" w:rsidRPr="00000000" w14:paraId="000009AC">
      <w:pPr>
        <w:spacing w:after="240" w:before="240" w:lineRule="auto"/>
        <w:ind w:firstLine="720"/>
        <w:jc w:val="both"/>
        <w:rPr/>
      </w:pPr>
      <w:r w:rsidDel="00000000" w:rsidR="00000000" w:rsidRPr="00000000">
        <w:rPr>
          <w:rtl w:val="0"/>
        </w:rPr>
        <w:t xml:space="preserve">A partir disso, a leitura e escrita no arquivo podem ser feitas, utilizando os redirecionadores de fluxo </w:t>
      </w:r>
      <w:r w:rsidDel="00000000" w:rsidR="00000000" w:rsidRPr="00000000">
        <w:rPr>
          <w:rFonts w:ascii="Courier New" w:cs="Courier New" w:eastAsia="Courier New" w:hAnsi="Courier New"/>
          <w:rtl w:val="0"/>
        </w:rPr>
        <w:t xml:space="preserve">&lt;&lt;</w:t>
      </w:r>
      <w:r w:rsidDel="00000000" w:rsidR="00000000" w:rsidRPr="00000000">
        <w:rPr>
          <w:rtl w:val="0"/>
        </w:rPr>
        <w:t xml:space="preserve"> para a escrita dos dados  e </w:t>
      </w:r>
      <w:r w:rsidDel="00000000" w:rsidR="00000000" w:rsidRPr="00000000">
        <w:rPr>
          <w:rFonts w:ascii="Courier New" w:cs="Courier New" w:eastAsia="Courier New" w:hAnsi="Courier New"/>
          <w:rtl w:val="0"/>
        </w:rPr>
        <w:t xml:space="preserve">&gt;&gt; </w:t>
      </w:r>
      <w:r w:rsidDel="00000000" w:rsidR="00000000" w:rsidRPr="00000000">
        <w:rPr>
          <w:rtl w:val="0"/>
        </w:rPr>
        <w:t xml:space="preserve">para a leitura dos dados. Por exemplo, a instrução</w:t>
      </w:r>
    </w:p>
    <w:p w:rsidR="00000000" w:rsidDel="00000000" w:rsidP="00000000" w:rsidRDefault="00000000" w:rsidRPr="00000000" w14:paraId="000009AD">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arq &lt;&lt; "Testando escrita de dados" &lt;&lt; endl;</w:t>
      </w:r>
    </w:p>
    <w:p w:rsidR="00000000" w:rsidDel="00000000" w:rsidP="00000000" w:rsidRDefault="00000000" w:rsidRPr="00000000" w14:paraId="000009AE">
      <w:pPr>
        <w:spacing w:after="240" w:before="240" w:lineRule="auto"/>
        <w:jc w:val="both"/>
        <w:rPr/>
      </w:pPr>
      <w:r w:rsidDel="00000000" w:rsidR="00000000" w:rsidRPr="00000000">
        <w:rPr>
          <w:rtl w:val="0"/>
        </w:rPr>
        <w:t xml:space="preserve">irá escrever o texto entre aspas no arquivo, seguido pela quebra de linha, enquanto a instrução</w:t>
      </w:r>
    </w:p>
    <w:p w:rsidR="00000000" w:rsidDel="00000000" w:rsidP="00000000" w:rsidRDefault="00000000" w:rsidRPr="00000000" w14:paraId="000009AF">
      <w:pPr>
        <w:spacing w:after="240" w:before="240" w:lineRule="auto"/>
        <w:ind w:firstLine="720"/>
        <w:jc w:val="both"/>
        <w:rPr>
          <w:rFonts w:ascii="Consolas" w:cs="Consolas" w:eastAsia="Consolas" w:hAnsi="Consolas"/>
          <w:b w:val="1"/>
          <w:color w:val="444444"/>
          <w:sz w:val="19"/>
          <w:szCs w:val="19"/>
          <w:shd w:fill="f0f0f0" w:val="clear"/>
        </w:rPr>
      </w:pPr>
      <w:r w:rsidDel="00000000" w:rsidR="00000000" w:rsidRPr="00000000">
        <w:rPr>
          <w:rtl w:val="0"/>
        </w:rPr>
        <w:tab/>
      </w:r>
      <w:r w:rsidDel="00000000" w:rsidR="00000000" w:rsidRPr="00000000">
        <w:rPr>
          <w:rFonts w:ascii="Consolas" w:cs="Consolas" w:eastAsia="Consolas" w:hAnsi="Consolas"/>
          <w:b w:val="1"/>
          <w:color w:val="444444"/>
          <w:sz w:val="19"/>
          <w:szCs w:val="19"/>
          <w:shd w:fill="f0f0f0" w:val="clear"/>
          <w:rtl w:val="0"/>
        </w:rPr>
        <w:t xml:space="preserve">arq &gt;&gt; linha;</w:t>
      </w:r>
    </w:p>
    <w:p w:rsidR="00000000" w:rsidDel="00000000" w:rsidP="00000000" w:rsidRDefault="00000000" w:rsidRPr="00000000" w14:paraId="000009B0">
      <w:pPr>
        <w:spacing w:after="240" w:before="240" w:lineRule="auto"/>
        <w:jc w:val="both"/>
        <w:rPr/>
      </w:pPr>
      <w:r w:rsidDel="00000000" w:rsidR="00000000" w:rsidRPr="00000000">
        <w:rPr>
          <w:rtl w:val="0"/>
        </w:rPr>
        <w:t xml:space="preserve">irá ler dados do arquivo e atribuir o conteúdo à variável linha.</w:t>
      </w:r>
    </w:p>
    <w:p w:rsidR="00000000" w:rsidDel="00000000" w:rsidP="00000000" w:rsidRDefault="00000000" w:rsidRPr="00000000" w14:paraId="000009B1">
      <w:pPr>
        <w:spacing w:after="240" w:before="240" w:lineRule="auto"/>
        <w:ind w:firstLine="720"/>
        <w:jc w:val="both"/>
        <w:rPr/>
      </w:pPr>
      <w:r w:rsidDel="00000000" w:rsidR="00000000" w:rsidRPr="00000000">
        <w:rPr>
          <w:rtl w:val="0"/>
        </w:rPr>
        <w:t xml:space="preserve">Concluídas as operações, o arquivo deve ser fechado, por meio da instrução </w:t>
      </w:r>
      <w:r w:rsidDel="00000000" w:rsidR="00000000" w:rsidRPr="00000000">
        <w:rPr>
          <w:rFonts w:ascii="Courier New" w:cs="Courier New" w:eastAsia="Courier New" w:hAnsi="Courier New"/>
          <w:rtl w:val="0"/>
        </w:rPr>
        <w:t xml:space="preserve">close</w:t>
      </w:r>
      <w:r w:rsidDel="00000000" w:rsidR="00000000" w:rsidRPr="00000000">
        <w:rPr>
          <w:rtl w:val="0"/>
        </w:rPr>
        <w:t xml:space="preserve">:</w:t>
      </w:r>
    </w:p>
    <w:p w:rsidR="00000000" w:rsidDel="00000000" w:rsidP="00000000" w:rsidRDefault="00000000" w:rsidRPr="00000000" w14:paraId="000009B2">
      <w:pPr>
        <w:spacing w:after="240" w:before="240" w:lineRule="auto"/>
        <w:ind w:firstLine="720"/>
        <w:jc w:val="both"/>
        <w:rPr>
          <w:rFonts w:ascii="Consolas" w:cs="Consolas" w:eastAsia="Consolas" w:hAnsi="Consolas"/>
          <w:b w:val="1"/>
          <w:color w:val="444444"/>
          <w:sz w:val="19"/>
          <w:szCs w:val="19"/>
          <w:shd w:fill="f0f0f0" w:val="clear"/>
        </w:rPr>
      </w:pPr>
      <w:r w:rsidDel="00000000" w:rsidR="00000000" w:rsidRPr="00000000">
        <w:rPr>
          <w:rtl w:val="0"/>
        </w:rPr>
        <w:tab/>
      </w:r>
      <w:r w:rsidDel="00000000" w:rsidR="00000000" w:rsidRPr="00000000">
        <w:rPr>
          <w:rFonts w:ascii="Consolas" w:cs="Consolas" w:eastAsia="Consolas" w:hAnsi="Consolas"/>
          <w:b w:val="1"/>
          <w:color w:val="444444"/>
          <w:sz w:val="19"/>
          <w:szCs w:val="19"/>
          <w:shd w:fill="f0f0f0" w:val="clear"/>
          <w:rtl w:val="0"/>
        </w:rPr>
        <w:t xml:space="preserve">arq.close();</w:t>
      </w:r>
    </w:p>
    <w:p w:rsidR="00000000" w:rsidDel="00000000" w:rsidP="00000000" w:rsidRDefault="00000000" w:rsidRPr="00000000" w14:paraId="000009B3">
      <w:pPr>
        <w:spacing w:after="240" w:before="240" w:lineRule="auto"/>
        <w:jc w:val="both"/>
        <w:rPr>
          <w:b w:val="1"/>
        </w:rPr>
      </w:pPr>
      <w:r w:rsidDel="00000000" w:rsidR="00000000" w:rsidRPr="00000000">
        <w:rPr>
          <w:b w:val="1"/>
          <w:rtl w:val="0"/>
        </w:rPr>
        <w:t xml:space="preserve">Exemplo</w:t>
      </w:r>
    </w:p>
    <w:p w:rsidR="00000000" w:rsidDel="00000000" w:rsidP="00000000" w:rsidRDefault="00000000" w:rsidRPr="00000000" w14:paraId="000009B4">
      <w:pPr>
        <w:spacing w:after="240" w:before="240" w:lineRule="auto"/>
        <w:jc w:val="both"/>
        <w:rPr/>
      </w:pPr>
      <w:r w:rsidDel="00000000" w:rsidR="00000000" w:rsidRPr="00000000">
        <w:rPr>
          <w:rtl w:val="0"/>
        </w:rPr>
        <w:t xml:space="preserve">Neste exemplo, foram implementadas funções distintas para a escrita e leitura do arquivo. A função </w:t>
      </w:r>
      <w:r w:rsidDel="00000000" w:rsidR="00000000" w:rsidRPr="00000000">
        <w:rPr>
          <w:rFonts w:ascii="Courier New" w:cs="Courier New" w:eastAsia="Courier New" w:hAnsi="Courier New"/>
          <w:rtl w:val="0"/>
        </w:rPr>
        <w:t xml:space="preserve">escreve_arq()</w:t>
      </w:r>
      <w:r w:rsidDel="00000000" w:rsidR="00000000" w:rsidRPr="00000000">
        <w:rPr>
          <w:rtl w:val="0"/>
        </w:rPr>
        <w:t xml:space="preserve"> abre o arquivo </w:t>
      </w:r>
      <w:r w:rsidDel="00000000" w:rsidR="00000000" w:rsidRPr="00000000">
        <w:rPr>
          <w:rFonts w:ascii="Courier New" w:cs="Courier New" w:eastAsia="Courier New" w:hAnsi="Courier New"/>
          <w:rtl w:val="0"/>
        </w:rPr>
        <w:t xml:space="preserve">“dados.txt”</w:t>
      </w:r>
      <w:r w:rsidDel="00000000" w:rsidR="00000000" w:rsidRPr="00000000">
        <w:rPr>
          <w:rtl w:val="0"/>
        </w:rPr>
        <w:t xml:space="preserve"> usando o tipo </w:t>
      </w:r>
      <w:r w:rsidDel="00000000" w:rsidR="00000000" w:rsidRPr="00000000">
        <w:rPr>
          <w:rFonts w:ascii="Courier New" w:cs="Courier New" w:eastAsia="Courier New" w:hAnsi="Courier New"/>
          <w:rtl w:val="0"/>
        </w:rPr>
        <w:t xml:space="preserve">ofstream</w:t>
      </w:r>
      <w:r w:rsidDel="00000000" w:rsidR="00000000" w:rsidRPr="00000000">
        <w:rPr>
          <w:rtl w:val="0"/>
        </w:rPr>
        <w:t xml:space="preserve">  (linha 7); se o arquivo não existir, será criado. Nas linhas 8 a 11, está o bloco de verificação, para que a função seja encerrada caso a abertura do arquivo falhe. Na linha 12, o stream recebe, por meio do operador de redirecionamento, a string  </w:t>
      </w:r>
      <w:r w:rsidDel="00000000" w:rsidR="00000000" w:rsidRPr="00000000">
        <w:rPr>
          <w:rFonts w:ascii="Courier New" w:cs="Courier New" w:eastAsia="Courier New" w:hAnsi="Courier New"/>
          <w:rtl w:val="0"/>
        </w:rPr>
        <w:t xml:space="preserve">"Testando escrita de dados"</w:t>
      </w:r>
      <w:r w:rsidDel="00000000" w:rsidR="00000000" w:rsidRPr="00000000">
        <w:rPr>
          <w:rtl w:val="0"/>
        </w:rPr>
        <w:t xml:space="preserve">, seguida por um </w:t>
      </w:r>
      <w:r w:rsidDel="00000000" w:rsidR="00000000" w:rsidRPr="00000000">
        <w:rPr>
          <w:rFonts w:ascii="Courier New" w:cs="Courier New" w:eastAsia="Courier New" w:hAnsi="Courier New"/>
          <w:rtl w:val="0"/>
        </w:rPr>
        <w:t xml:space="preserve">endl</w:t>
      </w:r>
      <w:r w:rsidDel="00000000" w:rsidR="00000000" w:rsidRPr="00000000">
        <w:rPr>
          <w:rtl w:val="0"/>
        </w:rPr>
        <w:t xml:space="preserve">. A esse conteúdo, é adicionado o conteúdo da string </w:t>
      </w:r>
      <w:r w:rsidDel="00000000" w:rsidR="00000000" w:rsidRPr="00000000">
        <w:rPr>
          <w:rFonts w:ascii="Courier New" w:cs="Courier New" w:eastAsia="Courier New" w:hAnsi="Courier New"/>
          <w:rtl w:val="0"/>
        </w:rPr>
        <w:t xml:space="preserve">linha </w:t>
      </w:r>
      <w:r w:rsidDel="00000000" w:rsidR="00000000" w:rsidRPr="00000000">
        <w:rPr>
          <w:rtl w:val="0"/>
        </w:rPr>
        <w:t xml:space="preserve">(linha 16) e o arquivo é fechado (linha 17).</w:t>
      </w:r>
    </w:p>
    <w:p w:rsidR="00000000" w:rsidDel="00000000" w:rsidP="00000000" w:rsidRDefault="00000000" w:rsidRPr="00000000" w14:paraId="000009B5">
      <w:pPr>
        <w:spacing w:after="240" w:before="240" w:lineRule="auto"/>
        <w:jc w:val="both"/>
        <w:rPr/>
      </w:pPr>
      <w:r w:rsidDel="00000000" w:rsidR="00000000" w:rsidRPr="00000000">
        <w:rPr>
          <w:rtl w:val="0"/>
        </w:rPr>
        <w:tab/>
        <w:t xml:space="preserve">A função </w:t>
      </w:r>
      <w:r w:rsidDel="00000000" w:rsidR="00000000" w:rsidRPr="00000000">
        <w:rPr>
          <w:rFonts w:ascii="Courier New" w:cs="Courier New" w:eastAsia="Courier New" w:hAnsi="Courier New"/>
          <w:rtl w:val="0"/>
        </w:rPr>
        <w:t xml:space="preserve">mostra_arq()</w:t>
      </w:r>
      <w:r w:rsidDel="00000000" w:rsidR="00000000" w:rsidRPr="00000000">
        <w:rPr>
          <w:rtl w:val="0"/>
        </w:rPr>
        <w:t xml:space="preserve"> abre o arquivo </w:t>
      </w:r>
      <w:r w:rsidDel="00000000" w:rsidR="00000000" w:rsidRPr="00000000">
        <w:rPr>
          <w:rFonts w:ascii="Courier New" w:cs="Courier New" w:eastAsia="Courier New" w:hAnsi="Courier New"/>
          <w:rtl w:val="0"/>
        </w:rPr>
        <w:t xml:space="preserve">“dados.txt”</w:t>
      </w:r>
      <w:r w:rsidDel="00000000" w:rsidR="00000000" w:rsidRPr="00000000">
        <w:rPr>
          <w:rtl w:val="0"/>
        </w:rPr>
        <w:t xml:space="preserve"> usando o tipo </w:t>
      </w:r>
      <w:r w:rsidDel="00000000" w:rsidR="00000000" w:rsidRPr="00000000">
        <w:rPr>
          <w:rFonts w:ascii="Courier New" w:cs="Courier New" w:eastAsia="Courier New" w:hAnsi="Courier New"/>
          <w:rtl w:val="0"/>
        </w:rPr>
        <w:t xml:space="preserve">ifstream</w:t>
      </w:r>
      <w:r w:rsidDel="00000000" w:rsidR="00000000" w:rsidRPr="00000000">
        <w:rPr>
          <w:rtl w:val="0"/>
        </w:rPr>
        <w:t xml:space="preserve">  (linha 23) e é verificado se a operação foi bem sucedida (linhas 24 a 27). No bloco que inicia na linha 29, todo o conteúdo do arquivo (verificado pela condição </w:t>
      </w:r>
      <w:r w:rsidDel="00000000" w:rsidR="00000000" w:rsidRPr="00000000">
        <w:rPr>
          <w:rFonts w:ascii="Courier New" w:cs="Courier New" w:eastAsia="Courier New" w:hAnsi="Courier New"/>
          <w:rtl w:val="0"/>
        </w:rPr>
        <w:t xml:space="preserve">!dados.eof()</w:t>
      </w:r>
      <w:r w:rsidDel="00000000" w:rsidR="00000000" w:rsidRPr="00000000">
        <w:rPr>
          <w:rFonts w:ascii="Courier New" w:cs="Courier New" w:eastAsia="Courier New" w:hAnsi="Courier New"/>
          <w:vertAlign w:val="superscript"/>
        </w:rPr>
        <w:footnoteReference w:customMarkFollows="0" w:id="5"/>
      </w:r>
      <w:r w:rsidDel="00000000" w:rsidR="00000000" w:rsidRPr="00000000">
        <w:rPr>
          <w:rtl w:val="0"/>
        </w:rPr>
        <w:t xml:space="preserve">) será mostrado linha a linha. A função </w:t>
      </w:r>
      <w:r w:rsidDel="00000000" w:rsidR="00000000" w:rsidRPr="00000000">
        <w:rPr>
          <w:rFonts w:ascii="Courier New" w:cs="Courier New" w:eastAsia="Courier New" w:hAnsi="Courier New"/>
          <w:rtl w:val="0"/>
        </w:rPr>
        <w:t xml:space="preserve">getline </w:t>
      </w:r>
      <w:r w:rsidDel="00000000" w:rsidR="00000000" w:rsidRPr="00000000">
        <w:rPr>
          <w:rtl w:val="0"/>
        </w:rPr>
        <w:t xml:space="preserve">busca do </w:t>
      </w:r>
      <w:r w:rsidDel="00000000" w:rsidR="00000000" w:rsidRPr="00000000">
        <w:rPr>
          <w:i w:val="1"/>
          <w:rtl w:val="0"/>
        </w:rPr>
        <w:t xml:space="preserve">buffer </w:t>
      </w:r>
      <w:r w:rsidDel="00000000" w:rsidR="00000000" w:rsidRPr="00000000">
        <w:rPr>
          <w:rtl w:val="0"/>
        </w:rPr>
        <w:t xml:space="preserve">(</w:t>
      </w:r>
      <w:r w:rsidDel="00000000" w:rsidR="00000000" w:rsidRPr="00000000">
        <w:rPr>
          <w:rFonts w:ascii="Courier New" w:cs="Courier New" w:eastAsia="Courier New" w:hAnsi="Courier New"/>
          <w:rtl w:val="0"/>
        </w:rPr>
        <w:t xml:space="preserve">dados</w:t>
      </w:r>
      <w:r w:rsidDel="00000000" w:rsidR="00000000" w:rsidRPr="00000000">
        <w:rPr>
          <w:rtl w:val="0"/>
        </w:rPr>
        <w:t xml:space="preserve">) uma linha e atribui à variável </w:t>
      </w:r>
      <w:r w:rsidDel="00000000" w:rsidR="00000000" w:rsidRPr="00000000">
        <w:rPr>
          <w:rFonts w:ascii="Courier New" w:cs="Courier New" w:eastAsia="Courier New" w:hAnsi="Courier New"/>
          <w:rtl w:val="0"/>
        </w:rPr>
        <w:t xml:space="preserve">linha</w:t>
      </w:r>
      <w:r w:rsidDel="00000000" w:rsidR="00000000" w:rsidRPr="00000000">
        <w:rPr>
          <w:rtl w:val="0"/>
        </w:rPr>
        <w:t xml:space="preserve">, que é mostrada na linha 31. </w:t>
      </w:r>
    </w:p>
    <w:tbl>
      <w:tblPr>
        <w:tblStyle w:val="Table97"/>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9B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9B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9B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9B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9B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9B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9B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9B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9B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9B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9C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9C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9C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9C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9C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9C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9C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9C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9C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9C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9C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9C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9C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9C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p w:rsidR="00000000" w:rsidDel="00000000" w:rsidP="00000000" w:rsidRDefault="00000000" w:rsidRPr="00000000" w14:paraId="000009C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w:t>
            </w:r>
          </w:p>
          <w:p w:rsidR="00000000" w:rsidDel="00000000" w:rsidP="00000000" w:rsidRDefault="00000000" w:rsidRPr="00000000" w14:paraId="000009C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26</w:t>
            </w:r>
          </w:p>
          <w:p w:rsidR="00000000" w:rsidDel="00000000" w:rsidP="00000000" w:rsidRDefault="00000000" w:rsidRPr="00000000" w14:paraId="000009D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27</w:t>
            </w:r>
          </w:p>
          <w:p w:rsidR="00000000" w:rsidDel="00000000" w:rsidP="00000000" w:rsidRDefault="00000000" w:rsidRPr="00000000" w14:paraId="000009D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28</w:t>
            </w:r>
          </w:p>
          <w:p w:rsidR="00000000" w:rsidDel="00000000" w:rsidP="00000000" w:rsidRDefault="00000000" w:rsidRPr="00000000" w14:paraId="000009D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29</w:t>
            </w:r>
          </w:p>
          <w:p w:rsidR="00000000" w:rsidDel="00000000" w:rsidP="00000000" w:rsidRDefault="00000000" w:rsidRPr="00000000" w14:paraId="000009D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30</w:t>
            </w:r>
          </w:p>
          <w:p w:rsidR="00000000" w:rsidDel="00000000" w:rsidP="00000000" w:rsidRDefault="00000000" w:rsidRPr="00000000" w14:paraId="000009D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31</w:t>
            </w:r>
          </w:p>
          <w:p w:rsidR="00000000" w:rsidDel="00000000" w:rsidP="00000000" w:rsidRDefault="00000000" w:rsidRPr="00000000" w14:paraId="000009D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32</w:t>
            </w:r>
          </w:p>
          <w:p w:rsidR="00000000" w:rsidDel="00000000" w:rsidP="00000000" w:rsidRDefault="00000000" w:rsidRPr="00000000" w14:paraId="000009D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33</w:t>
            </w:r>
          </w:p>
          <w:p w:rsidR="00000000" w:rsidDel="00000000" w:rsidP="00000000" w:rsidRDefault="00000000" w:rsidRPr="00000000" w14:paraId="000009D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34</w:t>
            </w:r>
          </w:p>
          <w:p w:rsidR="00000000" w:rsidDel="00000000" w:rsidP="00000000" w:rsidRDefault="00000000" w:rsidRPr="00000000" w14:paraId="000009D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35</w:t>
            </w:r>
          </w:p>
          <w:p w:rsidR="00000000" w:rsidDel="00000000" w:rsidP="00000000" w:rsidRDefault="00000000" w:rsidRPr="00000000" w14:paraId="000009D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36</w:t>
            </w:r>
          </w:p>
          <w:p w:rsidR="00000000" w:rsidDel="00000000" w:rsidP="00000000" w:rsidRDefault="00000000" w:rsidRPr="00000000" w14:paraId="000009D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37</w:t>
            </w:r>
          </w:p>
          <w:p w:rsidR="00000000" w:rsidDel="00000000" w:rsidP="00000000" w:rsidRDefault="00000000" w:rsidRPr="00000000" w14:paraId="000009D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38</w:t>
            </w:r>
          </w:p>
          <w:p w:rsidR="00000000" w:rsidDel="00000000" w:rsidP="00000000" w:rsidRDefault="00000000" w:rsidRPr="00000000" w14:paraId="000009D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39</w:t>
            </w:r>
          </w:p>
          <w:p w:rsidR="00000000" w:rsidDel="00000000" w:rsidP="00000000" w:rsidRDefault="00000000" w:rsidRPr="00000000" w14:paraId="000009D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40</w:t>
            </w:r>
          </w:p>
        </w:tc>
        <w:tc>
          <w:tcPr>
            <w:shd w:fill="f0f0f0" w:val="clear"/>
            <w:tcMar>
              <w:top w:w="0.0" w:type="dxa"/>
              <w:left w:w="0.0" w:type="dxa"/>
              <w:bottom w:w="0.0" w:type="dxa"/>
              <w:right w:w="0.0" w:type="dxa"/>
            </w:tcMar>
          </w:tcPr>
          <w:p w:rsidR="00000000" w:rsidDel="00000000" w:rsidP="00000000" w:rsidRDefault="00000000" w:rsidRPr="00000000" w14:paraId="000009DE">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&lt;iostream&gt;</w:t>
            </w:r>
            <w:r w:rsidDel="00000000" w:rsidR="00000000" w:rsidRPr="00000000">
              <w:rPr>
                <w:rFonts w:ascii="Consolas" w:cs="Consolas" w:eastAsia="Consolas" w:hAnsi="Consolas"/>
                <w:b w:val="1"/>
                <w:color w:val="444444"/>
                <w:sz w:val="19"/>
                <w:szCs w:val="19"/>
                <w:shd w:fill="f0f0f0" w:val="clear"/>
                <w:rtl w:val="0"/>
              </w:rPr>
              <w:br w:type="textWrapping"/>
            </w: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&lt;fstream&gt;</w:t>
            </w:r>
            <w:r w:rsidDel="00000000" w:rsidR="00000000" w:rsidRPr="00000000">
              <w:rPr>
                <w:rFonts w:ascii="Consolas" w:cs="Consolas" w:eastAsia="Consolas" w:hAnsi="Consolas"/>
                <w:b w:val="1"/>
                <w:color w:val="444444"/>
                <w:sz w:val="19"/>
                <w:szCs w:val="19"/>
                <w:shd w:fill="f0f0f0" w:val="clear"/>
                <w:rtl w:val="0"/>
              </w:rPr>
              <w:br w:type="textWrapping"/>
              <w:br w:type="textWrapping"/>
              <w:t xml:space="preserve">using namespace </w:t>
            </w:r>
            <w:r w:rsidDel="00000000" w:rsidR="00000000" w:rsidRPr="00000000">
              <w:rPr>
                <w:rFonts w:ascii="Consolas" w:cs="Consolas" w:eastAsia="Consolas" w:hAnsi="Consolas"/>
                <w:b w:val="1"/>
                <w:color w:val="397300"/>
                <w:sz w:val="19"/>
                <w:szCs w:val="19"/>
                <w:shd w:fill="f0f0f0" w:val="clear"/>
                <w:rtl w:val="0"/>
              </w:rPr>
              <w:t xml:space="preserve">std</w:t>
            </w:r>
            <w:r w:rsidDel="00000000" w:rsidR="00000000" w:rsidRPr="00000000">
              <w:rPr>
                <w:rFonts w:ascii="Consolas" w:cs="Consolas" w:eastAsia="Consolas" w:hAnsi="Consolas"/>
                <w:b w:val="1"/>
                <w:color w:val="444444"/>
                <w:sz w:val="19"/>
                <w:szCs w:val="19"/>
                <w:shd w:fill="f0f0f0" w:val="clear"/>
                <w:rtl w:val="0"/>
              </w:rPr>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escreve_arq</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ofstream </w:t>
            </w:r>
            <w:r w:rsidDel="00000000" w:rsidR="00000000" w:rsidRPr="00000000">
              <w:rPr>
                <w:rFonts w:ascii="Consolas" w:cs="Consolas" w:eastAsia="Consolas" w:hAnsi="Consolas"/>
                <w:b w:val="1"/>
                <w:color w:val="880000"/>
                <w:sz w:val="19"/>
                <w:szCs w:val="19"/>
                <w:shd w:fill="f0f0f0" w:val="clear"/>
                <w:rtl w:val="0"/>
              </w:rPr>
              <w:t xml:space="preserve">dados</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"dados.txt"</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8888"/>
                <w:sz w:val="19"/>
                <w:szCs w:val="19"/>
                <w:shd w:fill="f0f0f0" w:val="clear"/>
                <w:rtl w:val="0"/>
              </w:rPr>
              <w:t xml:space="preserve">// abre o arquivo para escrita</w:t>
            </w:r>
            <w:r w:rsidDel="00000000" w:rsidR="00000000" w:rsidRPr="00000000">
              <w:rPr>
                <w:rFonts w:ascii="Consolas" w:cs="Consolas" w:eastAsia="Consolas" w:hAnsi="Consolas"/>
                <w:b w:val="1"/>
                <w:color w:val="444444"/>
                <w:sz w:val="19"/>
                <w:szCs w:val="19"/>
                <w:shd w:fill="f0f0f0" w:val="clear"/>
                <w:rtl w:val="0"/>
              </w:rPr>
              <w:br w:type="textWrapping"/>
              <w:t xml:space="preserve">    if (!dados){</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"Arquivo dados.txt nao pode ser aberto"</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 xml:space="preserve">return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br w:type="textWrapping"/>
              <w:t xml:space="preserve">    dados &lt;&lt; </w:t>
            </w:r>
            <w:r w:rsidDel="00000000" w:rsidR="00000000" w:rsidRPr="00000000">
              <w:rPr>
                <w:rFonts w:ascii="Consolas" w:cs="Consolas" w:eastAsia="Consolas" w:hAnsi="Consolas"/>
                <w:b w:val="1"/>
                <w:color w:val="880000"/>
                <w:sz w:val="19"/>
                <w:szCs w:val="19"/>
                <w:shd w:fill="f0f0f0" w:val="clear"/>
                <w:rtl w:val="0"/>
              </w:rPr>
              <w:t xml:space="preserve">"Testando escrita de dados"</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"Insira linha: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string</w:t>
            </w:r>
            <w:r w:rsidDel="00000000" w:rsidR="00000000" w:rsidRPr="00000000">
              <w:rPr>
                <w:rFonts w:ascii="Consolas" w:cs="Consolas" w:eastAsia="Consolas" w:hAnsi="Consolas"/>
                <w:b w:val="1"/>
                <w:color w:val="444444"/>
                <w:sz w:val="19"/>
                <w:szCs w:val="19"/>
                <w:shd w:fill="f0f0f0" w:val="clear"/>
                <w:rtl w:val="0"/>
              </w:rPr>
              <w:t xml:space="preserve"> linha;</w:t>
              <w:br w:type="textWrapping"/>
              <w:t xml:space="preserve">    getline(</w:t>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linha);</w:t>
              <w:br w:type="textWrapping"/>
              <w:t xml:space="preserve">    dados &lt;&lt; linha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dados.close();</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w:t>
              <w:br w:type="textWrapping"/>
              <w:t xml:space="preserve">}</w:t>
              <w:br w:type="textWrapping"/>
              <w:br w:type="textWrapping"/>
              <w:t xml:space="preserve">int mostra_arq(){</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"Abrindo o arquivo para leitura"</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ifstream </w:t>
            </w:r>
            <w:r w:rsidDel="00000000" w:rsidR="00000000" w:rsidRPr="00000000">
              <w:rPr>
                <w:rFonts w:ascii="Consolas" w:cs="Consolas" w:eastAsia="Consolas" w:hAnsi="Consolas"/>
                <w:b w:val="1"/>
                <w:color w:val="880000"/>
                <w:sz w:val="19"/>
                <w:szCs w:val="19"/>
                <w:shd w:fill="f0f0f0" w:val="clear"/>
                <w:rtl w:val="0"/>
              </w:rPr>
              <w:t xml:space="preserve">dados</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"dados.txt"</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8888"/>
                <w:sz w:val="19"/>
                <w:szCs w:val="19"/>
                <w:shd w:fill="f0f0f0" w:val="clear"/>
                <w:rtl w:val="0"/>
              </w:rPr>
              <w:t xml:space="preserve">// abre o arquivo para leitura</w:t>
            </w:r>
            <w:r w:rsidDel="00000000" w:rsidR="00000000" w:rsidRPr="00000000">
              <w:rPr>
                <w:rFonts w:ascii="Consolas" w:cs="Consolas" w:eastAsia="Consolas" w:hAnsi="Consolas"/>
                <w:b w:val="1"/>
                <w:color w:val="444444"/>
                <w:sz w:val="19"/>
                <w:szCs w:val="19"/>
                <w:shd w:fill="f0f0f0" w:val="clear"/>
                <w:rtl w:val="0"/>
              </w:rPr>
              <w:br w:type="textWrapping"/>
              <w:t xml:space="preserve">    if (!dados){</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"Arquivo dados.txt nao pode ser aberto"</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 xml:space="preserve">return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string</w:t>
            </w:r>
            <w:r w:rsidDel="00000000" w:rsidR="00000000" w:rsidRPr="00000000">
              <w:rPr>
                <w:rFonts w:ascii="Consolas" w:cs="Consolas" w:eastAsia="Consolas" w:hAnsi="Consolas"/>
                <w:b w:val="1"/>
                <w:color w:val="444444"/>
                <w:sz w:val="19"/>
                <w:szCs w:val="19"/>
                <w:shd w:fill="f0f0f0" w:val="clear"/>
                <w:rtl w:val="0"/>
              </w:rPr>
              <w:t xml:space="preserve"> linha;</w:t>
              <w:br w:type="textWrapping"/>
              <w:t xml:space="preserve">    while (!dados.eof()){</w:t>
              <w:br w:type="textWrapping"/>
              <w:t xml:space="preserve">    </w:t>
              <w:tab/>
              <w:t xml:space="preserve">getline(dados, linha);</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linha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br w:type="textWrapping"/>
              <w:t xml:space="preserve">    dados.close();</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escreve_arq();</w:t>
              <w:br w:type="textWrapping"/>
              <w:t xml:space="preserve">    mostra_arq();</w:t>
              <w:br w:type="textWrapping"/>
              <w:t xml:space="preserve">}</w:t>
            </w:r>
          </w:p>
        </w:tc>
      </w:tr>
    </w:tbl>
    <w:p w:rsidR="00000000" w:rsidDel="00000000" w:rsidP="00000000" w:rsidRDefault="00000000" w:rsidRPr="00000000" w14:paraId="000009DF">
      <w:pPr>
        <w:spacing w:before="0" w:line="240" w:lineRule="auto"/>
        <w:jc w:val="both"/>
        <w:rPr/>
      </w:pPr>
      <w:r w:rsidDel="00000000" w:rsidR="00000000" w:rsidRPr="00000000">
        <w:rPr>
          <w:rtl w:val="0"/>
        </w:rPr>
      </w:r>
    </w:p>
    <w:p w:rsidR="00000000" w:rsidDel="00000000" w:rsidP="00000000" w:rsidRDefault="00000000" w:rsidRPr="00000000" w14:paraId="000009E0">
      <w:pPr>
        <w:pStyle w:val="Heading3"/>
        <w:spacing w:after="240" w:before="240" w:lineRule="auto"/>
        <w:jc w:val="both"/>
        <w:rPr/>
      </w:pPr>
      <w:bookmarkStart w:colFirst="0" w:colLast="0" w:name="_heading=h.3hv69ve" w:id="74"/>
      <w:bookmarkEnd w:id="74"/>
      <w:r w:rsidDel="00000000" w:rsidR="00000000" w:rsidRPr="00000000">
        <w:rPr>
          <w:rtl w:val="0"/>
        </w:rPr>
      </w:r>
    </w:p>
    <w:p w:rsidR="00000000" w:rsidDel="00000000" w:rsidP="00000000" w:rsidRDefault="00000000" w:rsidRPr="00000000" w14:paraId="000009E1">
      <w:pPr>
        <w:pStyle w:val="Heading3"/>
        <w:spacing w:after="240" w:before="240" w:lineRule="auto"/>
        <w:jc w:val="both"/>
        <w:rPr/>
      </w:pPr>
      <w:bookmarkStart w:colFirst="0" w:colLast="0" w:name="_heading=h.1x0gk37" w:id="75"/>
      <w:bookmarkEnd w:id="75"/>
      <w:r w:rsidDel="00000000" w:rsidR="00000000" w:rsidRPr="00000000">
        <w:br w:type="page"/>
      </w:r>
      <w:r w:rsidDel="00000000" w:rsidR="00000000" w:rsidRPr="00000000">
        <w:rPr>
          <w:rtl w:val="0"/>
        </w:rPr>
      </w:r>
    </w:p>
    <w:p w:rsidR="00000000" w:rsidDel="00000000" w:rsidP="00000000" w:rsidRDefault="00000000" w:rsidRPr="00000000" w14:paraId="000009E2">
      <w:pPr>
        <w:pStyle w:val="Heading3"/>
        <w:spacing w:after="240" w:before="240" w:lineRule="auto"/>
        <w:jc w:val="both"/>
        <w:rPr/>
      </w:pPr>
      <w:bookmarkStart w:colFirst="0" w:colLast="0" w:name="_heading=h.4h042r0" w:id="76"/>
      <w:bookmarkEnd w:id="76"/>
      <w:r w:rsidDel="00000000" w:rsidR="00000000" w:rsidRPr="00000000">
        <w:rPr>
          <w:rtl w:val="0"/>
        </w:rPr>
        <w:t xml:space="preserve">Modos de abertura</w:t>
      </w:r>
    </w:p>
    <w:p w:rsidR="00000000" w:rsidDel="00000000" w:rsidP="00000000" w:rsidRDefault="00000000" w:rsidRPr="00000000" w14:paraId="000009E3">
      <w:pPr>
        <w:spacing w:after="240" w:before="240" w:lineRule="auto"/>
        <w:jc w:val="both"/>
        <w:rPr/>
      </w:pPr>
      <w:r w:rsidDel="00000000" w:rsidR="00000000" w:rsidRPr="00000000">
        <w:rPr>
          <w:rtl w:val="0"/>
        </w:rPr>
        <w:t xml:space="preserve">É possível limitar o tipo de operação que pode ser efetuada no arquivo, conforme o modo de abertura (“Input/output file stream class” 2000):</w:t>
      </w:r>
    </w:p>
    <w:tbl>
      <w:tblPr>
        <w:tblStyle w:val="Table98"/>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575"/>
        <w:gridCol w:w="6885"/>
        <w:tblGridChange w:id="0">
          <w:tblGrid>
            <w:gridCol w:w="1170"/>
            <w:gridCol w:w="1575"/>
            <w:gridCol w:w="68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E4">
            <w:pPr>
              <w:spacing w:before="0" w:line="240" w:lineRule="auto"/>
              <w:jc w:val="center"/>
              <w:rPr>
                <w:b w:val="1"/>
              </w:rPr>
            </w:pPr>
            <w:r w:rsidDel="00000000" w:rsidR="00000000" w:rsidRPr="00000000">
              <w:rPr>
                <w:b w:val="1"/>
                <w:rtl w:val="0"/>
              </w:rPr>
              <w:t xml:space="preserve">Modo</w:t>
            </w:r>
          </w:p>
        </w:tc>
        <w:tc>
          <w:tcPr>
            <w:shd w:fill="auto" w:val="clear"/>
            <w:tcMar>
              <w:top w:w="100.0" w:type="dxa"/>
              <w:left w:w="100.0" w:type="dxa"/>
              <w:bottom w:w="100.0" w:type="dxa"/>
              <w:right w:w="100.0" w:type="dxa"/>
            </w:tcMar>
          </w:tcPr>
          <w:p w:rsidR="00000000" w:rsidDel="00000000" w:rsidP="00000000" w:rsidRDefault="00000000" w:rsidRPr="00000000" w14:paraId="000009E5">
            <w:pPr>
              <w:spacing w:before="0" w:line="240" w:lineRule="auto"/>
              <w:jc w:val="center"/>
              <w:rPr>
                <w:b w:val="1"/>
              </w:rPr>
            </w:pPr>
            <w:r w:rsidDel="00000000" w:rsidR="00000000" w:rsidRPr="00000000">
              <w:rPr>
                <w:b w:val="1"/>
                <w:rtl w:val="0"/>
              </w:rPr>
              <w:t xml:space="preserve">Sintaxe</w:t>
            </w:r>
          </w:p>
        </w:tc>
        <w:tc>
          <w:tcPr>
            <w:shd w:fill="auto" w:val="clear"/>
            <w:tcMar>
              <w:top w:w="100.0" w:type="dxa"/>
              <w:left w:w="100.0" w:type="dxa"/>
              <w:bottom w:w="100.0" w:type="dxa"/>
              <w:right w:w="100.0" w:type="dxa"/>
            </w:tcMar>
          </w:tcPr>
          <w:p w:rsidR="00000000" w:rsidDel="00000000" w:rsidP="00000000" w:rsidRDefault="00000000" w:rsidRPr="00000000" w14:paraId="000009E6">
            <w:pPr>
              <w:spacing w:before="0" w:line="240" w:lineRule="auto"/>
              <w:jc w:val="both"/>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9E7">
            <w:pPr>
              <w:spacing w:before="0" w:line="240" w:lineRule="auto"/>
              <w:jc w:val="center"/>
              <w:rPr/>
            </w:pPr>
            <w:r w:rsidDel="00000000" w:rsidR="00000000" w:rsidRPr="00000000">
              <w:rPr>
                <w:rtl w:val="0"/>
              </w:rPr>
              <w:t xml:space="preserve">input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E8">
            <w:pPr>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ios::in</w:t>
            </w:r>
          </w:p>
        </w:tc>
        <w:tc>
          <w:tcPr>
            <w:shd w:fill="auto" w:val="clear"/>
            <w:tcMar>
              <w:top w:w="100.0" w:type="dxa"/>
              <w:left w:w="100.0" w:type="dxa"/>
              <w:bottom w:w="100.0" w:type="dxa"/>
              <w:right w:w="100.0" w:type="dxa"/>
            </w:tcMar>
          </w:tcPr>
          <w:p w:rsidR="00000000" w:rsidDel="00000000" w:rsidP="00000000" w:rsidRDefault="00000000" w:rsidRPr="00000000" w14:paraId="000009E9">
            <w:pPr>
              <w:spacing w:before="0" w:line="240" w:lineRule="auto"/>
              <w:jc w:val="both"/>
              <w:rPr/>
            </w:pPr>
            <w:r w:rsidDel="00000000" w:rsidR="00000000" w:rsidRPr="00000000">
              <w:rPr>
                <w:rtl w:val="0"/>
              </w:rPr>
              <w:t xml:space="preserve">Arquivo aberto para leitura, operações de entrada são suportadas.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9EA">
            <w:pPr>
              <w:spacing w:before="0" w:line="240" w:lineRule="auto"/>
              <w:jc w:val="center"/>
              <w:rPr/>
            </w:pPr>
            <w:r w:rsidDel="00000000" w:rsidR="00000000" w:rsidRPr="00000000">
              <w:rPr>
                <w:rtl w:val="0"/>
              </w:rPr>
              <w:t xml:space="preserve">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EB">
            <w:pPr>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ios::out</w:t>
            </w:r>
          </w:p>
        </w:tc>
        <w:tc>
          <w:tcPr>
            <w:shd w:fill="auto" w:val="clear"/>
            <w:tcMar>
              <w:top w:w="100.0" w:type="dxa"/>
              <w:left w:w="100.0" w:type="dxa"/>
              <w:bottom w:w="100.0" w:type="dxa"/>
              <w:right w:w="100.0" w:type="dxa"/>
            </w:tcMar>
          </w:tcPr>
          <w:p w:rsidR="00000000" w:rsidDel="00000000" w:rsidP="00000000" w:rsidRDefault="00000000" w:rsidRPr="00000000" w14:paraId="000009EC">
            <w:pPr>
              <w:spacing w:before="0" w:line="240" w:lineRule="auto"/>
              <w:jc w:val="both"/>
              <w:rPr/>
            </w:pPr>
            <w:r w:rsidDel="00000000" w:rsidR="00000000" w:rsidRPr="00000000">
              <w:rPr>
                <w:rtl w:val="0"/>
              </w:rPr>
              <w:t xml:space="preserve">Arquivo aberto para escrita, operações de saída são suportadas.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9ED">
            <w:pPr>
              <w:widowControl w:val="0"/>
              <w:spacing w:before="0" w:line="240" w:lineRule="auto"/>
              <w:jc w:val="center"/>
              <w:rPr/>
            </w:pPr>
            <w:r w:rsidDel="00000000" w:rsidR="00000000" w:rsidRPr="00000000">
              <w:rPr>
                <w:rtl w:val="0"/>
              </w:rPr>
              <w:t xml:space="preserve">binary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EE">
            <w:pPr>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ios::bin</w:t>
            </w:r>
          </w:p>
        </w:tc>
        <w:tc>
          <w:tcPr>
            <w:shd w:fill="auto" w:val="clear"/>
            <w:tcMar>
              <w:top w:w="100.0" w:type="dxa"/>
              <w:left w:w="100.0" w:type="dxa"/>
              <w:bottom w:w="100.0" w:type="dxa"/>
              <w:right w:w="100.0" w:type="dxa"/>
            </w:tcMar>
          </w:tcPr>
          <w:p w:rsidR="00000000" w:rsidDel="00000000" w:rsidP="00000000" w:rsidRDefault="00000000" w:rsidRPr="00000000" w14:paraId="000009EF">
            <w:pPr>
              <w:spacing w:before="0" w:line="240" w:lineRule="auto"/>
              <w:jc w:val="both"/>
              <w:rPr/>
            </w:pPr>
            <w:r w:rsidDel="00000000" w:rsidR="00000000" w:rsidRPr="00000000">
              <w:rPr>
                <w:rtl w:val="0"/>
              </w:rPr>
              <w:t xml:space="preserve">Operações são executadas em um arquivo binário, e não em modo texto.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9F0">
            <w:pPr>
              <w:widowControl w:val="0"/>
              <w:spacing w:before="0" w:line="240" w:lineRule="auto"/>
              <w:jc w:val="center"/>
              <w:rPr/>
            </w:pPr>
            <w:r w:rsidDel="00000000" w:rsidR="00000000" w:rsidRPr="00000000">
              <w:rPr>
                <w:rtl w:val="0"/>
              </w:rPr>
              <w:t xml:space="preserve">at 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F1">
            <w:pPr>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ios::ate</w:t>
            </w:r>
          </w:p>
        </w:tc>
        <w:tc>
          <w:tcPr>
            <w:shd w:fill="auto" w:val="clear"/>
            <w:tcMar>
              <w:top w:w="100.0" w:type="dxa"/>
              <w:left w:w="100.0" w:type="dxa"/>
              <w:bottom w:w="100.0" w:type="dxa"/>
              <w:right w:w="100.0" w:type="dxa"/>
            </w:tcMar>
          </w:tcPr>
          <w:p w:rsidR="00000000" w:rsidDel="00000000" w:rsidP="00000000" w:rsidRDefault="00000000" w:rsidRPr="00000000" w14:paraId="000009F2">
            <w:pPr>
              <w:spacing w:before="0" w:line="240" w:lineRule="auto"/>
              <w:jc w:val="both"/>
              <w:rPr/>
            </w:pPr>
            <w:r w:rsidDel="00000000" w:rsidR="00000000" w:rsidRPr="00000000">
              <w:rPr>
                <w:rtl w:val="0"/>
              </w:rPr>
              <w:t xml:space="preserve">O arquivo é aberto, sendo que a posição para saída inicia no fim do arquivo.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9F3">
            <w:pPr>
              <w:widowControl w:val="0"/>
              <w:spacing w:before="0" w:line="240" w:lineRule="auto"/>
              <w:jc w:val="center"/>
              <w:rPr/>
            </w:pPr>
            <w:r w:rsidDel="00000000" w:rsidR="00000000" w:rsidRPr="00000000">
              <w:rPr>
                <w:rtl w:val="0"/>
              </w:rPr>
              <w:t xml:space="preserve">append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F4">
            <w:pPr>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ios::app</w:t>
            </w:r>
          </w:p>
        </w:tc>
        <w:tc>
          <w:tcPr>
            <w:shd w:fill="auto" w:val="clear"/>
            <w:tcMar>
              <w:top w:w="100.0" w:type="dxa"/>
              <w:left w:w="100.0" w:type="dxa"/>
              <w:bottom w:w="100.0" w:type="dxa"/>
              <w:right w:w="100.0" w:type="dxa"/>
            </w:tcMar>
          </w:tcPr>
          <w:p w:rsidR="00000000" w:rsidDel="00000000" w:rsidP="00000000" w:rsidRDefault="00000000" w:rsidRPr="00000000" w14:paraId="000009F5">
            <w:pPr>
              <w:spacing w:before="0" w:line="240" w:lineRule="auto"/>
              <w:jc w:val="both"/>
              <w:rPr/>
            </w:pPr>
            <w:r w:rsidDel="00000000" w:rsidR="00000000" w:rsidRPr="00000000">
              <w:rPr>
                <w:rtl w:val="0"/>
              </w:rPr>
              <w:t xml:space="preserve">Todas as operações de saída serão realizadas no fim do arquivo, sendo adicionadas ao conteúdo existente.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9F6">
            <w:pPr>
              <w:widowControl w:val="0"/>
              <w:spacing w:before="0" w:line="240" w:lineRule="auto"/>
              <w:jc w:val="center"/>
              <w:rPr/>
            </w:pPr>
            <w:r w:rsidDel="00000000" w:rsidR="00000000" w:rsidRPr="00000000">
              <w:rPr>
                <w:rtl w:val="0"/>
              </w:rPr>
              <w:t xml:space="preserve">truncate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9F7">
            <w:pPr>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ios::trunc</w:t>
            </w:r>
          </w:p>
        </w:tc>
        <w:tc>
          <w:tcPr>
            <w:shd w:fill="auto" w:val="clear"/>
            <w:tcMar>
              <w:top w:w="100.0" w:type="dxa"/>
              <w:left w:w="100.0" w:type="dxa"/>
              <w:bottom w:w="100.0" w:type="dxa"/>
              <w:right w:w="100.0" w:type="dxa"/>
            </w:tcMar>
          </w:tcPr>
          <w:p w:rsidR="00000000" w:rsidDel="00000000" w:rsidP="00000000" w:rsidRDefault="00000000" w:rsidRPr="00000000" w14:paraId="000009F8">
            <w:pPr>
              <w:spacing w:before="0" w:line="240" w:lineRule="auto"/>
              <w:jc w:val="both"/>
              <w:rPr/>
            </w:pPr>
            <w:r w:rsidDel="00000000" w:rsidR="00000000" w:rsidRPr="00000000">
              <w:rPr>
                <w:rtl w:val="0"/>
              </w:rPr>
              <w:t xml:space="preserve">Todo o conteúdo existente no arquivo antes da abertura será descartado.</w:t>
            </w:r>
          </w:p>
        </w:tc>
      </w:tr>
    </w:tbl>
    <w:p w:rsidR="00000000" w:rsidDel="00000000" w:rsidP="00000000" w:rsidRDefault="00000000" w:rsidRPr="00000000" w14:paraId="000009F9">
      <w:pPr>
        <w:spacing w:after="240" w:before="240" w:lineRule="auto"/>
        <w:jc w:val="both"/>
        <w:rPr/>
      </w:pPr>
      <w:r w:rsidDel="00000000" w:rsidR="00000000" w:rsidRPr="00000000">
        <w:rPr>
          <w:rtl w:val="0"/>
        </w:rPr>
      </w:r>
    </w:p>
    <w:p w:rsidR="00000000" w:rsidDel="00000000" w:rsidP="00000000" w:rsidRDefault="00000000" w:rsidRPr="00000000" w14:paraId="000009FA">
      <w:pPr>
        <w:spacing w:after="240" w:before="240" w:lineRule="auto"/>
        <w:ind w:firstLine="720"/>
        <w:jc w:val="both"/>
        <w:rPr/>
      </w:pPr>
      <w:r w:rsidDel="00000000" w:rsidR="00000000" w:rsidRPr="00000000">
        <w:rPr>
          <w:rtl w:val="0"/>
        </w:rPr>
        <w:t xml:space="preserve">Esses modos podem ser combinados, desde que não sejam conflitantes</w:t>
      </w:r>
      <w:r w:rsidDel="00000000" w:rsidR="00000000" w:rsidRPr="00000000">
        <w:rPr>
          <w:vertAlign w:val="superscript"/>
        </w:rPr>
        <w:footnoteReference w:customMarkFollows="0" w:id="6"/>
      </w:r>
      <w:r w:rsidDel="00000000" w:rsidR="00000000" w:rsidRPr="00000000">
        <w:rPr>
          <w:rtl w:val="0"/>
        </w:rPr>
        <w:t xml:space="preserve">, utilizando o operador </w:t>
      </w:r>
      <w:r w:rsidDel="00000000" w:rsidR="00000000" w:rsidRPr="00000000">
        <w:rPr>
          <w:b w:val="1"/>
          <w:rtl w:val="0"/>
        </w:rPr>
        <w:t xml:space="preserve">ou</w:t>
      </w:r>
      <w:r w:rsidDel="00000000" w:rsidR="00000000" w:rsidRPr="00000000">
        <w:rPr>
          <w:rtl w:val="0"/>
        </w:rPr>
        <w:t xml:space="preserve"> (pipe)(</w:t>
      </w:r>
      <w:r w:rsidDel="00000000" w:rsidR="00000000" w:rsidRPr="00000000">
        <w:rPr>
          <w:rFonts w:ascii="Courier New" w:cs="Courier New" w:eastAsia="Courier New" w:hAnsi="Courier New"/>
          <w:sz w:val="30"/>
          <w:szCs w:val="30"/>
          <w:rtl w:val="0"/>
        </w:rPr>
        <w:t xml:space="preserve">|</w:t>
      </w:r>
      <w:r w:rsidDel="00000000" w:rsidR="00000000" w:rsidRPr="00000000">
        <w:rPr>
          <w:rtl w:val="0"/>
        </w:rPr>
        <w:t xml:space="preserve">). </w:t>
      </w:r>
    </w:p>
    <w:p w:rsidR="00000000" w:rsidDel="00000000" w:rsidP="00000000" w:rsidRDefault="00000000" w:rsidRPr="00000000" w14:paraId="000009FB">
      <w:pPr>
        <w:spacing w:after="240" w:before="240" w:lineRule="auto"/>
        <w:jc w:val="both"/>
        <w:rPr>
          <w:b w:val="1"/>
        </w:rPr>
      </w:pPr>
      <w:r w:rsidDel="00000000" w:rsidR="00000000" w:rsidRPr="00000000">
        <w:rPr>
          <w:b w:val="1"/>
          <w:rtl w:val="0"/>
        </w:rPr>
        <w:t xml:space="preserve">Exemplo</w:t>
      </w:r>
    </w:p>
    <w:p w:rsidR="00000000" w:rsidDel="00000000" w:rsidP="00000000" w:rsidRDefault="00000000" w:rsidRPr="00000000" w14:paraId="000009FC">
      <w:pPr>
        <w:spacing w:after="240" w:before="240" w:lineRule="auto"/>
        <w:jc w:val="both"/>
        <w:rPr/>
      </w:pPr>
      <w:r w:rsidDel="00000000" w:rsidR="00000000" w:rsidRPr="00000000">
        <w:rPr>
          <w:rtl w:val="0"/>
        </w:rPr>
        <w:t xml:space="preserve">No exemplo a seguir, o arquivo </w:t>
      </w:r>
      <w:r w:rsidDel="00000000" w:rsidR="00000000" w:rsidRPr="00000000">
        <w:rPr>
          <w:rFonts w:ascii="Courier New" w:cs="Courier New" w:eastAsia="Courier New" w:hAnsi="Courier New"/>
          <w:rtl w:val="0"/>
        </w:rPr>
        <w:t xml:space="preserve">“dados.txt”</w:t>
      </w:r>
      <w:r w:rsidDel="00000000" w:rsidR="00000000" w:rsidRPr="00000000">
        <w:rPr>
          <w:rtl w:val="0"/>
        </w:rPr>
        <w:t xml:space="preserve"> está sendo aberto para leitura e escrita, usando a instrução </w:t>
      </w:r>
      <w:r w:rsidDel="00000000" w:rsidR="00000000" w:rsidRPr="00000000">
        <w:rPr>
          <w:rFonts w:ascii="Courier New" w:cs="Courier New" w:eastAsia="Courier New" w:hAnsi="Courier New"/>
          <w:rtl w:val="0"/>
        </w:rPr>
        <w:t xml:space="preserve">fstream </w:t>
      </w:r>
      <w:r w:rsidDel="00000000" w:rsidR="00000000" w:rsidRPr="00000000">
        <w:rPr>
          <w:rtl w:val="0"/>
        </w:rPr>
        <w:t xml:space="preserve">(linha 9), usando os modos </w:t>
      </w:r>
      <w:r w:rsidDel="00000000" w:rsidR="00000000" w:rsidRPr="00000000">
        <w:rPr>
          <w:rFonts w:ascii="Courier New" w:cs="Courier New" w:eastAsia="Courier New" w:hAnsi="Courier New"/>
          <w:rtl w:val="0"/>
        </w:rPr>
        <w:t xml:space="preserve">in</w:t>
      </w:r>
      <w:r w:rsidDel="00000000" w:rsidR="00000000" w:rsidRPr="00000000">
        <w:rPr>
          <w:rtl w:val="0"/>
        </w:rPr>
        <w:t xml:space="preserve"> e </w:t>
      </w:r>
      <w:r w:rsidDel="00000000" w:rsidR="00000000" w:rsidRPr="00000000">
        <w:rPr>
          <w:rFonts w:ascii="Courier New" w:cs="Courier New" w:eastAsia="Courier New" w:hAnsi="Courier New"/>
          <w:rtl w:val="0"/>
        </w:rPr>
        <w:t xml:space="preserve">out</w:t>
      </w:r>
      <w:r w:rsidDel="00000000" w:rsidR="00000000" w:rsidRPr="00000000">
        <w:rPr>
          <w:rtl w:val="0"/>
        </w:rPr>
        <w:t xml:space="preserve">. Na linha 14, é inserido o conteúdo da </w:t>
      </w:r>
      <w:r w:rsidDel="00000000" w:rsidR="00000000" w:rsidRPr="00000000">
        <w:rPr>
          <w:i w:val="1"/>
          <w:rtl w:val="0"/>
        </w:rPr>
        <w:t xml:space="preserve">string </w:t>
      </w:r>
      <w:r w:rsidDel="00000000" w:rsidR="00000000" w:rsidRPr="00000000">
        <w:rPr>
          <w:rtl w:val="0"/>
        </w:rPr>
        <w:t xml:space="preserve">entre aspas, seguido de uma quebra de linha (</w:t>
      </w:r>
      <w:r w:rsidDel="00000000" w:rsidR="00000000" w:rsidRPr="00000000">
        <w:rPr>
          <w:rFonts w:ascii="Courier New" w:cs="Courier New" w:eastAsia="Courier New" w:hAnsi="Courier New"/>
          <w:rtl w:val="0"/>
        </w:rPr>
        <w:t xml:space="preserve">endl</w:t>
      </w:r>
      <w:r w:rsidDel="00000000" w:rsidR="00000000" w:rsidRPr="00000000">
        <w:rPr>
          <w:rtl w:val="0"/>
        </w:rPr>
        <w:t xml:space="preserve">), usando o operador de redirecionamento </w:t>
      </w:r>
      <w:r w:rsidDel="00000000" w:rsidR="00000000" w:rsidRPr="00000000">
        <w:rPr>
          <w:rFonts w:ascii="Courier New" w:cs="Courier New" w:eastAsia="Courier New" w:hAnsi="Courier New"/>
          <w:rtl w:val="0"/>
        </w:rPr>
        <w:t xml:space="preserve">&lt;&lt;</w:t>
      </w:r>
      <w:r w:rsidDel="00000000" w:rsidR="00000000" w:rsidRPr="00000000">
        <w:rPr>
          <w:rtl w:val="0"/>
        </w:rPr>
        <w:t xml:space="preserve">. O mesmo acontece com o conteúdo da variável </w:t>
      </w:r>
      <w:r w:rsidDel="00000000" w:rsidR="00000000" w:rsidRPr="00000000">
        <w:rPr>
          <w:rFonts w:ascii="Courier New" w:cs="Courier New" w:eastAsia="Courier New" w:hAnsi="Courier New"/>
          <w:rtl w:val="0"/>
        </w:rPr>
        <w:t xml:space="preserve">n</w:t>
      </w:r>
      <w:r w:rsidDel="00000000" w:rsidR="00000000" w:rsidRPr="00000000">
        <w:rPr>
          <w:rtl w:val="0"/>
        </w:rPr>
        <w:t xml:space="preserve"> (linha 15). Quando essa instrução é executada, o identificador associado ao arquivo está apontando para a próxima posição onde um novo dado pode ser inserido. No entanto, a operação desejada é a impressão do conteúdo do arquivo; para isso, o identificador deve ser posicionado no início do arquivo. É isso que a instrução </w:t>
      </w:r>
      <w:r w:rsidDel="00000000" w:rsidR="00000000" w:rsidRPr="00000000">
        <w:rPr>
          <w:rFonts w:ascii="Courier New" w:cs="Courier New" w:eastAsia="Courier New" w:hAnsi="Courier New"/>
          <w:rtl w:val="0"/>
        </w:rPr>
        <w:t xml:space="preserve">seekg</w:t>
      </w:r>
      <w:r w:rsidDel="00000000" w:rsidR="00000000" w:rsidRPr="00000000">
        <w:rPr>
          <w:rtl w:val="0"/>
        </w:rPr>
        <w:t xml:space="preserve">, com o parâmetro zero,</w:t>
      </w:r>
      <w:r w:rsidDel="00000000" w:rsidR="00000000" w:rsidRPr="00000000">
        <w:rPr>
          <w:rFonts w:ascii="Courier New" w:cs="Courier New" w:eastAsia="Courier New" w:hAnsi="Courier New"/>
          <w:rtl w:val="0"/>
        </w:rPr>
        <w:t xml:space="preserve"> </w:t>
      </w:r>
      <w:r w:rsidDel="00000000" w:rsidR="00000000" w:rsidRPr="00000000">
        <w:rPr>
          <w:rtl w:val="0"/>
        </w:rPr>
        <w:t xml:space="preserve">faz (linha 15). Então, o conteúdo do arquivo até a quebra de linha é atribuído à variável </w:t>
      </w:r>
      <w:r w:rsidDel="00000000" w:rsidR="00000000" w:rsidRPr="00000000">
        <w:rPr>
          <w:rFonts w:ascii="Courier New" w:cs="Courier New" w:eastAsia="Courier New" w:hAnsi="Courier New"/>
          <w:rtl w:val="0"/>
        </w:rPr>
        <w:t xml:space="preserve">linha</w:t>
      </w:r>
      <w:r w:rsidDel="00000000" w:rsidR="00000000" w:rsidRPr="00000000">
        <w:rPr>
          <w:rtl w:val="0"/>
        </w:rPr>
        <w:t xml:space="preserve">, usando a instrução </w:t>
      </w:r>
      <w:r w:rsidDel="00000000" w:rsidR="00000000" w:rsidRPr="00000000">
        <w:rPr>
          <w:rFonts w:ascii="Courier New" w:cs="Courier New" w:eastAsia="Courier New" w:hAnsi="Courier New"/>
          <w:rtl w:val="0"/>
        </w:rPr>
        <w:t xml:space="preserve">getline </w:t>
      </w:r>
      <w:r w:rsidDel="00000000" w:rsidR="00000000" w:rsidRPr="00000000">
        <w:rPr>
          <w:rtl w:val="0"/>
        </w:rPr>
        <w:t xml:space="preserve">(linha 18). Na linha 19, um valor inteiro é obtido do arquivo e atribuído à variável </w:t>
      </w:r>
      <w:r w:rsidDel="00000000" w:rsidR="00000000" w:rsidRPr="00000000">
        <w:rPr>
          <w:rFonts w:ascii="Courier New" w:cs="Courier New" w:eastAsia="Courier New" w:hAnsi="Courier New"/>
          <w:rtl w:val="0"/>
        </w:rPr>
        <w:t xml:space="preserve">n</w:t>
      </w:r>
      <w:r w:rsidDel="00000000" w:rsidR="00000000" w:rsidRPr="00000000">
        <w:rPr>
          <w:rtl w:val="0"/>
        </w:rPr>
        <w:t xml:space="preserve">, usando o operador de redirecionamento </w:t>
      </w:r>
      <w:r w:rsidDel="00000000" w:rsidR="00000000" w:rsidRPr="00000000">
        <w:rPr>
          <w:rFonts w:ascii="Courier New" w:cs="Courier New" w:eastAsia="Courier New" w:hAnsi="Courier New"/>
          <w:rtl w:val="0"/>
        </w:rPr>
        <w:t xml:space="preserve">&gt;&gt;</w:t>
      </w:r>
      <w:r w:rsidDel="00000000" w:rsidR="00000000" w:rsidRPr="00000000">
        <w:rPr>
          <w:rtl w:val="0"/>
        </w:rPr>
        <w:t xml:space="preserve">. O conteúdo das variáveis </w:t>
      </w:r>
      <w:r w:rsidDel="00000000" w:rsidR="00000000" w:rsidRPr="00000000">
        <w:rPr>
          <w:rFonts w:ascii="Courier New" w:cs="Courier New" w:eastAsia="Courier New" w:hAnsi="Courier New"/>
          <w:rtl w:val="0"/>
        </w:rPr>
        <w:t xml:space="preserve">linha </w:t>
      </w:r>
      <w:r w:rsidDel="00000000" w:rsidR="00000000" w:rsidRPr="00000000">
        <w:rPr>
          <w:rtl w:val="0"/>
        </w:rPr>
        <w:t xml:space="preserve">e </w:t>
      </w:r>
      <w:r w:rsidDel="00000000" w:rsidR="00000000" w:rsidRPr="00000000">
        <w:rPr>
          <w:rFonts w:ascii="Courier New" w:cs="Courier New" w:eastAsia="Courier New" w:hAnsi="Courier New"/>
          <w:rtl w:val="0"/>
        </w:rPr>
        <w:t xml:space="preserve">n</w:t>
      </w:r>
      <w:r w:rsidDel="00000000" w:rsidR="00000000" w:rsidRPr="00000000">
        <w:rPr>
          <w:rtl w:val="0"/>
        </w:rPr>
        <w:t xml:space="preserve"> são impressos, permitindo que o conteúdo do arquivo seja visualizado. Como as operações no arquivo se encerraram, o arquivo é fechado, usando a instrução </w:t>
      </w:r>
      <w:r w:rsidDel="00000000" w:rsidR="00000000" w:rsidRPr="00000000">
        <w:rPr>
          <w:rFonts w:ascii="Courier New" w:cs="Courier New" w:eastAsia="Courier New" w:hAnsi="Courier New"/>
          <w:rtl w:val="0"/>
        </w:rPr>
        <w:t xml:space="preserve">close </w:t>
      </w:r>
      <w:r w:rsidDel="00000000" w:rsidR="00000000" w:rsidRPr="00000000">
        <w:rPr>
          <w:rtl w:val="0"/>
        </w:rPr>
        <w:t xml:space="preserve">(linha 22).</w:t>
      </w:r>
    </w:p>
    <w:tbl>
      <w:tblPr>
        <w:tblStyle w:val="Table99"/>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9F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9F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9F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A0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A0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A0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A0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A0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A0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A0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A0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A0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A0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A0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A0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A0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A0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A0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A0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A1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A1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A1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A1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A1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tc>
        <w:tc>
          <w:tcPr>
            <w:shd w:fill="f0f0f0" w:val="clear"/>
            <w:tcMar>
              <w:top w:w="0.0" w:type="dxa"/>
              <w:left w:w="0.0" w:type="dxa"/>
              <w:bottom w:w="0.0" w:type="dxa"/>
              <w:right w:w="0.0" w:type="dxa"/>
            </w:tcMar>
          </w:tcPr>
          <w:p w:rsidR="00000000" w:rsidDel="00000000" w:rsidP="00000000" w:rsidRDefault="00000000" w:rsidRPr="00000000" w14:paraId="00000A15">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&lt;iostream&gt;</w:t>
            </w:r>
            <w:r w:rsidDel="00000000" w:rsidR="00000000" w:rsidRPr="00000000">
              <w:rPr>
                <w:rFonts w:ascii="Consolas" w:cs="Consolas" w:eastAsia="Consolas" w:hAnsi="Consolas"/>
                <w:b w:val="1"/>
                <w:color w:val="444444"/>
                <w:sz w:val="19"/>
                <w:szCs w:val="19"/>
                <w:shd w:fill="f0f0f0" w:val="clear"/>
                <w:rtl w:val="0"/>
              </w:rPr>
              <w:br w:type="textWrapping"/>
            </w: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&lt;fstream&gt;</w:t>
            </w:r>
            <w:r w:rsidDel="00000000" w:rsidR="00000000" w:rsidRPr="00000000">
              <w:rPr>
                <w:rFonts w:ascii="Consolas" w:cs="Consolas" w:eastAsia="Consolas" w:hAnsi="Consolas"/>
                <w:b w:val="1"/>
                <w:color w:val="444444"/>
                <w:sz w:val="19"/>
                <w:szCs w:val="19"/>
                <w:shd w:fill="f0f0f0" w:val="clear"/>
                <w:rtl w:val="0"/>
              </w:rPr>
              <w:br w:type="textWrapping"/>
              <w:br w:type="textWrapping"/>
              <w:t xml:space="preserve">using namespace </w:t>
            </w:r>
            <w:r w:rsidDel="00000000" w:rsidR="00000000" w:rsidRPr="00000000">
              <w:rPr>
                <w:rFonts w:ascii="Consolas" w:cs="Consolas" w:eastAsia="Consolas" w:hAnsi="Consolas"/>
                <w:b w:val="1"/>
                <w:color w:val="397300"/>
                <w:sz w:val="19"/>
                <w:szCs w:val="19"/>
                <w:shd w:fill="f0f0f0" w:val="clear"/>
                <w:rtl w:val="0"/>
              </w:rPr>
              <w:t xml:space="preserve">std</w:t>
            </w:r>
            <w:r w:rsidDel="00000000" w:rsidR="00000000" w:rsidRPr="00000000">
              <w:rPr>
                <w:rFonts w:ascii="Consolas" w:cs="Consolas" w:eastAsia="Consolas" w:hAnsi="Consolas"/>
                <w:b w:val="1"/>
                <w:color w:val="444444"/>
                <w:sz w:val="19"/>
                <w:szCs w:val="19"/>
                <w:shd w:fill="f0f0f0" w:val="clear"/>
                <w:rtl w:val="0"/>
              </w:rPr>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string</w:t>
            </w:r>
            <w:r w:rsidDel="00000000" w:rsidR="00000000" w:rsidRPr="00000000">
              <w:rPr>
                <w:rFonts w:ascii="Consolas" w:cs="Consolas" w:eastAsia="Consolas" w:hAnsi="Consolas"/>
                <w:b w:val="1"/>
                <w:color w:val="444444"/>
                <w:sz w:val="19"/>
                <w:szCs w:val="19"/>
                <w:shd w:fill="f0f0f0" w:val="clear"/>
                <w:rtl w:val="0"/>
              </w:rPr>
              <w:t xml:space="preserve"> linha;</w:t>
              <w:br w:type="textWrapping"/>
              <w:t xml:space="preserve">    int n = </w:t>
            </w:r>
            <w:r w:rsidDel="00000000" w:rsidR="00000000" w:rsidRPr="00000000">
              <w:rPr>
                <w:rFonts w:ascii="Consolas" w:cs="Consolas" w:eastAsia="Consolas" w:hAnsi="Consolas"/>
                <w:b w:val="1"/>
                <w:color w:val="880000"/>
                <w:sz w:val="19"/>
                <w:szCs w:val="19"/>
                <w:shd w:fill="f0f0f0" w:val="clear"/>
                <w:rtl w:val="0"/>
              </w:rPr>
              <w:t xml:space="preserve">1001</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fstream </w:t>
            </w:r>
            <w:r w:rsidDel="00000000" w:rsidR="00000000" w:rsidRPr="00000000">
              <w:rPr>
                <w:rFonts w:ascii="Consolas" w:cs="Consolas" w:eastAsia="Consolas" w:hAnsi="Consolas"/>
                <w:b w:val="1"/>
                <w:color w:val="880000"/>
                <w:sz w:val="19"/>
                <w:szCs w:val="19"/>
                <w:shd w:fill="f0f0f0" w:val="clear"/>
                <w:rtl w:val="0"/>
              </w:rPr>
              <w:t xml:space="preserve">dados</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"dados.txt"</w:t>
            </w:r>
            <w:r w:rsidDel="00000000" w:rsidR="00000000" w:rsidRPr="00000000">
              <w:rPr>
                <w:rFonts w:ascii="Consolas" w:cs="Consolas" w:eastAsia="Consolas" w:hAnsi="Consolas"/>
                <w:b w:val="1"/>
                <w:color w:val="444444"/>
                <w:sz w:val="19"/>
                <w:szCs w:val="19"/>
                <w:shd w:fill="f0f0f0" w:val="clear"/>
                <w:rtl w:val="0"/>
              </w:rPr>
              <w:t xml:space="preserve">, ios::in|ios::out);</w:t>
              <w:br w:type="textWrapping"/>
              <w:t xml:space="preserve">    if (!dados){</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"Arquivo dados.txt nao pode ser aberto"</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 xml:space="preserve">return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br w:type="textWrapping"/>
              <w:t xml:space="preserve">    dados &lt;&lt; </w:t>
            </w:r>
            <w:r w:rsidDel="00000000" w:rsidR="00000000" w:rsidRPr="00000000">
              <w:rPr>
                <w:rFonts w:ascii="Consolas" w:cs="Consolas" w:eastAsia="Consolas" w:hAnsi="Consolas"/>
                <w:b w:val="1"/>
                <w:color w:val="880000"/>
                <w:sz w:val="19"/>
                <w:szCs w:val="19"/>
                <w:shd w:fill="f0f0f0" w:val="clear"/>
                <w:rtl w:val="0"/>
              </w:rPr>
              <w:t xml:space="preserve">"Testando escrita de dados"</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dados &lt;&lt; n;</w:t>
              <w:br w:type="textWrapping"/>
              <w:t xml:space="preserve">    n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dados.seekg(</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8888"/>
                <w:sz w:val="19"/>
                <w:szCs w:val="19"/>
                <w:shd w:fill="f0f0f0" w:val="clear"/>
                <w:rtl w:val="0"/>
              </w:rPr>
              <w:t xml:space="preserve">//Posicionando no inicio do arquivo</w:t>
            </w:r>
            <w:r w:rsidDel="00000000" w:rsidR="00000000" w:rsidRPr="00000000">
              <w:rPr>
                <w:rFonts w:ascii="Consolas" w:cs="Consolas" w:eastAsia="Consolas" w:hAnsi="Consolas"/>
                <w:b w:val="1"/>
                <w:color w:val="444444"/>
                <w:sz w:val="19"/>
                <w:szCs w:val="19"/>
                <w:shd w:fill="f0f0f0" w:val="clear"/>
                <w:rtl w:val="0"/>
              </w:rPr>
              <w:br w:type="textWrapping"/>
              <w:t xml:space="preserve">    getline(dados, linha);</w:t>
              <w:br w:type="textWrapping"/>
              <w:t xml:space="preserve">    dados &gt;&gt; n;</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"Leitura: "</w:t>
            </w:r>
            <w:r w:rsidDel="00000000" w:rsidR="00000000" w:rsidRPr="00000000">
              <w:rPr>
                <w:rFonts w:ascii="Consolas" w:cs="Consolas" w:eastAsia="Consolas" w:hAnsi="Consolas"/>
                <w:b w:val="1"/>
                <w:color w:val="444444"/>
                <w:sz w:val="19"/>
                <w:szCs w:val="19"/>
                <w:shd w:fill="f0f0f0" w:val="clear"/>
                <w:rtl w:val="0"/>
              </w:rPr>
              <w:t xml:space="preserve"> &lt;&lt; linha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"n = "</w:t>
            </w:r>
            <w:r w:rsidDel="00000000" w:rsidR="00000000" w:rsidRPr="00000000">
              <w:rPr>
                <w:rFonts w:ascii="Consolas" w:cs="Consolas" w:eastAsia="Consolas" w:hAnsi="Consolas"/>
                <w:b w:val="1"/>
                <w:color w:val="444444"/>
                <w:sz w:val="19"/>
                <w:szCs w:val="19"/>
                <w:shd w:fill="f0f0f0" w:val="clear"/>
                <w:rtl w:val="0"/>
              </w:rPr>
              <w:t xml:space="preserve"> &lt;&lt; n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dados.close();</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A16">
      <w:pPr>
        <w:spacing w:after="240" w:before="240" w:lineRule="auto"/>
        <w:jc w:val="both"/>
        <w:rPr>
          <w:b w:val="1"/>
        </w:rPr>
      </w:pPr>
      <w:r w:rsidDel="00000000" w:rsidR="00000000" w:rsidRPr="00000000">
        <w:rPr>
          <w:rtl w:val="0"/>
        </w:rPr>
      </w:r>
    </w:p>
    <w:p w:rsidR="00000000" w:rsidDel="00000000" w:rsidP="00000000" w:rsidRDefault="00000000" w:rsidRPr="00000000" w14:paraId="00000A17">
      <w:pPr>
        <w:pStyle w:val="Heading3"/>
        <w:spacing w:after="240" w:before="240" w:lineRule="auto"/>
        <w:jc w:val="both"/>
        <w:rPr/>
      </w:pPr>
      <w:bookmarkStart w:colFirst="0" w:colLast="0" w:name="_heading=h.2w5ecyt" w:id="77"/>
      <w:bookmarkEnd w:id="77"/>
      <w:r w:rsidDel="00000000" w:rsidR="00000000" w:rsidRPr="00000000">
        <w:rPr>
          <w:rtl w:val="0"/>
        </w:rPr>
        <w:t xml:space="preserve">Posicionando ponteiros em arquivos</w:t>
      </w:r>
    </w:p>
    <w:p w:rsidR="00000000" w:rsidDel="00000000" w:rsidP="00000000" w:rsidRDefault="00000000" w:rsidRPr="00000000" w14:paraId="00000A18">
      <w:pPr>
        <w:spacing w:after="240" w:before="240" w:lineRule="auto"/>
        <w:jc w:val="both"/>
        <w:rPr/>
      </w:pPr>
      <w:r w:rsidDel="00000000" w:rsidR="00000000" w:rsidRPr="00000000">
        <w:rPr>
          <w:rtl w:val="0"/>
        </w:rPr>
        <w:t xml:space="preserve">Outra função necessária para a manipulação de arquivos é posicionar o identificador do fluxo. Considere, por exemplo, o caso de uma busca. Se o fluxo for recentemente aberto (desde que o modo de abertura não seja </w:t>
      </w:r>
      <w:r w:rsidDel="00000000" w:rsidR="00000000" w:rsidRPr="00000000">
        <w:rPr>
          <w:rFonts w:ascii="Courier New" w:cs="Courier New" w:eastAsia="Courier New" w:hAnsi="Courier New"/>
          <w:rtl w:val="0"/>
        </w:rPr>
        <w:t xml:space="preserve">at end</w:t>
      </w:r>
      <w:r w:rsidDel="00000000" w:rsidR="00000000" w:rsidRPr="00000000">
        <w:rPr>
          <w:rtl w:val="0"/>
        </w:rPr>
        <w:t xml:space="preserve"> ou </w:t>
      </w:r>
      <w:r w:rsidDel="00000000" w:rsidR="00000000" w:rsidRPr="00000000">
        <w:rPr>
          <w:rFonts w:ascii="Courier New" w:cs="Courier New" w:eastAsia="Courier New" w:hAnsi="Courier New"/>
          <w:rtl w:val="0"/>
        </w:rPr>
        <w:t xml:space="preserve">append</w:t>
      </w:r>
      <w:r w:rsidDel="00000000" w:rsidR="00000000" w:rsidRPr="00000000">
        <w:rPr>
          <w:rtl w:val="0"/>
        </w:rPr>
        <w:t xml:space="preserve">), o identificador estará apontando para o início dos dados. No entanto, após a primeira busca e alguma instrução de leitura, para que uma nova busca seja realizada (lembrando que estamos manipulando arquivos sequenciais), é necessário voltar ao início dos dados:</w:t>
      </w:r>
    </w:p>
    <w:p w:rsidR="00000000" w:rsidDel="00000000" w:rsidP="00000000" w:rsidRDefault="00000000" w:rsidRPr="00000000" w14:paraId="00000A19">
      <w:pPr>
        <w:spacing w:after="240" w:before="240" w:lineRule="auto"/>
        <w:ind w:left="720" w:firstLine="720"/>
        <w:jc w:val="both"/>
        <w:rPr>
          <w:b w:val="1"/>
        </w:rPr>
      </w:pPr>
      <w:r w:rsidDel="00000000" w:rsidR="00000000" w:rsidRPr="00000000">
        <w:rPr>
          <w:rFonts w:ascii="Consolas" w:cs="Consolas" w:eastAsia="Consolas" w:hAnsi="Consolas"/>
          <w:b w:val="1"/>
          <w:color w:val="444444"/>
          <w:sz w:val="19"/>
          <w:szCs w:val="19"/>
          <w:shd w:fill="f0f0f0" w:val="clear"/>
          <w:rtl w:val="0"/>
        </w:rPr>
        <w:t xml:space="preserve">arq.seekg(</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tl w:val="0"/>
        </w:rPr>
      </w:r>
    </w:p>
    <w:p w:rsidR="00000000" w:rsidDel="00000000" w:rsidP="00000000" w:rsidRDefault="00000000" w:rsidRPr="00000000" w14:paraId="00000A1A">
      <w:pPr>
        <w:spacing w:after="240" w:before="240" w:lineRule="auto"/>
        <w:ind w:firstLine="720"/>
        <w:jc w:val="both"/>
        <w:rPr/>
      </w:pPr>
      <w:r w:rsidDel="00000000" w:rsidR="00000000" w:rsidRPr="00000000">
        <w:rPr>
          <w:rtl w:val="0"/>
        </w:rPr>
        <w:t xml:space="preserve">As instruções </w:t>
      </w:r>
      <w:r w:rsidDel="00000000" w:rsidR="00000000" w:rsidRPr="00000000">
        <w:rPr>
          <w:rFonts w:ascii="Courier New" w:cs="Courier New" w:eastAsia="Courier New" w:hAnsi="Courier New"/>
          <w:b w:val="1"/>
          <w:rtl w:val="0"/>
        </w:rPr>
        <w:t xml:space="preserve">seekg</w:t>
      </w:r>
      <w:r w:rsidDel="00000000" w:rsidR="00000000" w:rsidRPr="00000000">
        <w:rPr>
          <w:rtl w:val="0"/>
        </w:rPr>
        <w:t xml:space="preserve"> (“</w:t>
      </w:r>
      <w:r w:rsidDel="00000000" w:rsidR="00000000" w:rsidRPr="00000000">
        <w:rPr>
          <w:i w:val="1"/>
          <w:rtl w:val="0"/>
        </w:rPr>
        <w:t xml:space="preserve">seek get</w:t>
      </w:r>
      <w:r w:rsidDel="00000000" w:rsidR="00000000" w:rsidRPr="00000000">
        <w:rPr>
          <w:rtl w:val="0"/>
        </w:rPr>
        <w:t xml:space="preserve">”, para fluxo </w:t>
      </w:r>
      <w:r w:rsidDel="00000000" w:rsidR="00000000" w:rsidRPr="00000000">
        <w:rPr>
          <w:rFonts w:ascii="Courier New" w:cs="Courier New" w:eastAsia="Courier New" w:hAnsi="Courier New"/>
          <w:rtl w:val="0"/>
        </w:rPr>
        <w:t xml:space="preserve">ifstream</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seekp</w:t>
      </w:r>
      <w:r w:rsidDel="00000000" w:rsidR="00000000" w:rsidRPr="00000000">
        <w:rPr>
          <w:rtl w:val="0"/>
        </w:rPr>
        <w:t xml:space="preserve"> (“</w:t>
      </w:r>
      <w:r w:rsidDel="00000000" w:rsidR="00000000" w:rsidRPr="00000000">
        <w:rPr>
          <w:i w:val="1"/>
          <w:rtl w:val="0"/>
        </w:rPr>
        <w:t xml:space="preserve">seek put</w:t>
      </w:r>
      <w:r w:rsidDel="00000000" w:rsidR="00000000" w:rsidRPr="00000000">
        <w:rPr>
          <w:rtl w:val="0"/>
        </w:rPr>
        <w:t xml:space="preserve">”, para fluxo </w:t>
      </w:r>
      <w:r w:rsidDel="00000000" w:rsidR="00000000" w:rsidRPr="00000000">
        <w:rPr>
          <w:rFonts w:ascii="Courier New" w:cs="Courier New" w:eastAsia="Courier New" w:hAnsi="Courier New"/>
          <w:rtl w:val="0"/>
        </w:rPr>
        <w:t xml:space="preserve">ofstream</w:t>
      </w:r>
      <w:r w:rsidDel="00000000" w:rsidR="00000000" w:rsidRPr="00000000">
        <w:rPr>
          <w:rtl w:val="0"/>
        </w:rPr>
        <w:t xml:space="preserve">) são responsáveis por reposicionar o identificador, conforme o parâmetro fornecido (“C++ Files and Streams” 2021). Em geral, o parâmetro é um inteiro. O segundo parâmetro (opcional) indica a direção de busca. A direção padrão é a partir do início (</w:t>
      </w:r>
      <w:r w:rsidDel="00000000" w:rsidR="00000000" w:rsidRPr="00000000">
        <w:rPr>
          <w:rFonts w:ascii="Courier New" w:cs="Courier New" w:eastAsia="Courier New" w:hAnsi="Courier New"/>
          <w:rtl w:val="0"/>
        </w:rPr>
        <w:t xml:space="preserve">ios::beg</w:t>
      </w:r>
      <w:r w:rsidDel="00000000" w:rsidR="00000000" w:rsidRPr="00000000">
        <w:rPr>
          <w:rtl w:val="0"/>
        </w:rPr>
        <w:t xml:space="preserve">), mas pode ser a partir da posição corrente (</w:t>
      </w:r>
      <w:r w:rsidDel="00000000" w:rsidR="00000000" w:rsidRPr="00000000">
        <w:rPr>
          <w:rFonts w:ascii="Courier New" w:cs="Courier New" w:eastAsia="Courier New" w:hAnsi="Courier New"/>
          <w:rtl w:val="0"/>
        </w:rPr>
        <w:t xml:space="preserve">ios::cur</w:t>
      </w:r>
      <w:r w:rsidDel="00000000" w:rsidR="00000000" w:rsidRPr="00000000">
        <w:rPr>
          <w:rtl w:val="0"/>
        </w:rPr>
        <w:t xml:space="preserve">) ou a partir do fim do fluxo (</w:t>
      </w:r>
      <w:r w:rsidDel="00000000" w:rsidR="00000000" w:rsidRPr="00000000">
        <w:rPr>
          <w:rFonts w:ascii="Courier New" w:cs="Courier New" w:eastAsia="Courier New" w:hAnsi="Courier New"/>
          <w:rtl w:val="0"/>
        </w:rPr>
        <w:t xml:space="preserve">ios::end</w:t>
      </w:r>
      <w:r w:rsidDel="00000000" w:rsidR="00000000" w:rsidRPr="00000000">
        <w:rPr>
          <w:rtl w:val="0"/>
        </w:rPr>
        <w:t xml:space="preserve">).</w:t>
      </w:r>
    </w:p>
    <w:p w:rsidR="00000000" w:rsidDel="00000000" w:rsidP="00000000" w:rsidRDefault="00000000" w:rsidRPr="00000000" w14:paraId="00000A1B">
      <w:pPr>
        <w:spacing w:after="240" w:before="240" w:lineRule="auto"/>
        <w:ind w:firstLine="720"/>
        <w:jc w:val="both"/>
        <w:rPr/>
      </w:pPr>
      <w:r w:rsidDel="00000000" w:rsidR="00000000" w:rsidRPr="00000000">
        <w:rPr>
          <w:rtl w:val="0"/>
        </w:rPr>
        <w:t xml:space="preserve">O identificador (ponteiro) de um arquivo é um valor inteiro, que especifica a localização no arquivo como um número de bytes a partir do início. Seguem alguns exemplos (“C++ Files and Streams” 2021):</w:t>
      </w:r>
    </w:p>
    <w:p w:rsidR="00000000" w:rsidDel="00000000" w:rsidP="00000000" w:rsidRDefault="00000000" w:rsidRPr="00000000" w14:paraId="00000A1C">
      <w:pPr>
        <w:numPr>
          <w:ilvl w:val="0"/>
          <w:numId w:val="13"/>
        </w:numPr>
        <w:spacing w:after="240" w:before="240" w:lineRule="auto"/>
        <w:ind w:left="1440" w:hanging="360"/>
        <w:jc w:val="both"/>
        <w:rPr/>
      </w:pPr>
      <w:r w:rsidDel="00000000" w:rsidR="00000000" w:rsidRPr="00000000">
        <w:rPr>
          <w:rtl w:val="0"/>
        </w:rPr>
        <w:t xml:space="preserve">Posiciona no nº byte do arquivo (assume</w:t>
      </w:r>
      <w:r w:rsidDel="00000000" w:rsidR="00000000" w:rsidRPr="00000000">
        <w:rPr>
          <w:rFonts w:ascii="Courier New" w:cs="Courier New" w:eastAsia="Courier New" w:hAnsi="Courier New"/>
          <w:rtl w:val="0"/>
        </w:rPr>
        <w:t xml:space="preserve"> ios::beg</w:t>
      </w:r>
      <w:r w:rsidDel="00000000" w:rsidR="00000000" w:rsidRPr="00000000">
        <w:rPr>
          <w:rtl w:val="0"/>
        </w:rPr>
        <w:t xml:space="preserve">):</w:t>
      </w:r>
    </w:p>
    <w:p w:rsidR="00000000" w:rsidDel="00000000" w:rsidP="00000000" w:rsidRDefault="00000000" w:rsidRPr="00000000" w14:paraId="00000A1D">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arq.seekg(n);</w:t>
      </w:r>
    </w:p>
    <w:p w:rsidR="00000000" w:rsidDel="00000000" w:rsidP="00000000" w:rsidRDefault="00000000" w:rsidRPr="00000000" w14:paraId="00000A1E">
      <w:pPr>
        <w:numPr>
          <w:ilvl w:val="0"/>
          <w:numId w:val="14"/>
        </w:numPr>
        <w:spacing w:after="240" w:before="240" w:lineRule="auto"/>
        <w:ind w:left="1440" w:hanging="360"/>
        <w:jc w:val="both"/>
        <w:rPr/>
      </w:pPr>
      <w:r w:rsidDel="00000000" w:rsidR="00000000" w:rsidRPr="00000000">
        <w:rPr>
          <w:rtl w:val="0"/>
        </w:rPr>
        <w:t xml:space="preserve">Posiciona em n bytes a partir da posição atual:</w:t>
      </w:r>
    </w:p>
    <w:p w:rsidR="00000000" w:rsidDel="00000000" w:rsidP="00000000" w:rsidRDefault="00000000" w:rsidRPr="00000000" w14:paraId="00000A1F">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arq.seekg( n, ios::cur );</w:t>
      </w:r>
    </w:p>
    <w:p w:rsidR="00000000" w:rsidDel="00000000" w:rsidP="00000000" w:rsidRDefault="00000000" w:rsidRPr="00000000" w14:paraId="00000A20">
      <w:pPr>
        <w:numPr>
          <w:ilvl w:val="0"/>
          <w:numId w:val="14"/>
        </w:numPr>
        <w:spacing w:after="240" w:before="240" w:lineRule="auto"/>
        <w:ind w:left="1440" w:hanging="360"/>
        <w:jc w:val="both"/>
        <w:rPr/>
      </w:pPr>
      <w:r w:rsidDel="00000000" w:rsidR="00000000" w:rsidRPr="00000000">
        <w:rPr>
          <w:rtl w:val="0"/>
        </w:rPr>
        <w:t xml:space="preserve">Posiciona em n bytes a partir do fim do arquivo:</w:t>
      </w:r>
    </w:p>
    <w:p w:rsidR="00000000" w:rsidDel="00000000" w:rsidP="00000000" w:rsidRDefault="00000000" w:rsidRPr="00000000" w14:paraId="00000A21">
      <w:pPr>
        <w:pBdr>
          <w:top w:space="0" w:sz="0" w:val="nil"/>
          <w:left w:space="0" w:sz="0" w:val="nil"/>
          <w:bottom w:space="0" w:sz="0" w:val="nil"/>
          <w:right w:space="0" w:sz="0" w:val="nil"/>
          <w:between w:space="0" w:sz="0" w:val="nil"/>
        </w:pBdr>
        <w:spacing w:after="240" w:before="240" w:lineRule="auto"/>
        <w:ind w:left="720" w:firstLine="720"/>
        <w:jc w:val="both"/>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arq.seekg( n, ios::end );</w:t>
      </w:r>
    </w:p>
    <w:p w:rsidR="00000000" w:rsidDel="00000000" w:rsidP="00000000" w:rsidRDefault="00000000" w:rsidRPr="00000000" w14:paraId="00000A22">
      <w:pPr>
        <w:numPr>
          <w:ilvl w:val="0"/>
          <w:numId w:val="14"/>
        </w:numPr>
        <w:spacing w:after="240" w:before="240" w:lineRule="auto"/>
        <w:ind w:left="1440" w:hanging="360"/>
        <w:jc w:val="both"/>
        <w:rPr/>
      </w:pPr>
      <w:r w:rsidDel="00000000" w:rsidR="00000000" w:rsidRPr="00000000">
        <w:rPr>
          <w:rtl w:val="0"/>
        </w:rPr>
        <w:t xml:space="preserve">Posiciona no fim do arquivo:</w:t>
      </w:r>
    </w:p>
    <w:p w:rsidR="00000000" w:rsidDel="00000000" w:rsidP="00000000" w:rsidRDefault="00000000" w:rsidRPr="00000000" w14:paraId="00000A23">
      <w:pPr>
        <w:spacing w:after="240" w:before="240" w:lineRule="auto"/>
        <w:ind w:left="1440" w:firstLine="0"/>
        <w:jc w:val="both"/>
        <w:rPr/>
      </w:pPr>
      <w:r w:rsidDel="00000000" w:rsidR="00000000" w:rsidRPr="00000000">
        <w:rPr>
          <w:rFonts w:ascii="Consolas" w:cs="Consolas" w:eastAsia="Consolas" w:hAnsi="Consolas"/>
          <w:b w:val="1"/>
          <w:color w:val="444444"/>
          <w:sz w:val="19"/>
          <w:szCs w:val="19"/>
          <w:shd w:fill="f0f0f0" w:val="clear"/>
          <w:rtl w:val="0"/>
        </w:rPr>
        <w:t xml:space="preserve">arq.seekg( 0, ios::end );</w:t>
      </w:r>
      <w:r w:rsidDel="00000000" w:rsidR="00000000" w:rsidRPr="00000000">
        <w:rPr>
          <w:rtl w:val="0"/>
        </w:rPr>
      </w:r>
    </w:p>
    <w:p w:rsidR="00000000" w:rsidDel="00000000" w:rsidP="00000000" w:rsidRDefault="00000000" w:rsidRPr="00000000" w14:paraId="00000A24">
      <w:pPr>
        <w:spacing w:after="240" w:before="240" w:lineRule="auto"/>
        <w:jc w:val="both"/>
        <w:rPr>
          <w:b w:val="1"/>
        </w:rPr>
      </w:pPr>
      <w:r w:rsidDel="00000000" w:rsidR="00000000" w:rsidRPr="00000000">
        <w:rPr>
          <w:rtl w:val="0"/>
        </w:rPr>
      </w:r>
    </w:p>
    <w:p w:rsidR="00000000" w:rsidDel="00000000" w:rsidP="00000000" w:rsidRDefault="00000000" w:rsidRPr="00000000" w14:paraId="00000A25">
      <w:pPr>
        <w:spacing w:after="240" w:before="240" w:lineRule="auto"/>
        <w:jc w:val="both"/>
        <w:rPr>
          <w:b w:val="1"/>
        </w:rPr>
      </w:pPr>
      <w:r w:rsidDel="00000000" w:rsidR="00000000" w:rsidRPr="00000000">
        <w:rPr>
          <w:b w:val="1"/>
          <w:rtl w:val="0"/>
        </w:rPr>
        <w:t xml:space="preserve">Exemplo </w:t>
      </w:r>
    </w:p>
    <w:p w:rsidR="00000000" w:rsidDel="00000000" w:rsidP="00000000" w:rsidRDefault="00000000" w:rsidRPr="00000000" w14:paraId="00000A26">
      <w:pPr>
        <w:spacing w:after="240" w:before="240" w:lineRule="auto"/>
        <w:jc w:val="both"/>
        <w:rPr/>
      </w:pPr>
      <w:r w:rsidDel="00000000" w:rsidR="00000000" w:rsidRPr="00000000">
        <w:rPr>
          <w:rtl w:val="0"/>
        </w:rPr>
        <w:t xml:space="preserve">Neste exemplo, uma lista de livros está sendo manipulada. Cada livro é descrito por seu título e código (conforme a </w:t>
      </w:r>
      <w:r w:rsidDel="00000000" w:rsidR="00000000" w:rsidRPr="00000000">
        <w:rPr>
          <w:i w:val="1"/>
          <w:rtl w:val="0"/>
        </w:rPr>
        <w:t xml:space="preserve">struct </w:t>
      </w:r>
      <w:r w:rsidDel="00000000" w:rsidR="00000000" w:rsidRPr="00000000">
        <w:rPr>
          <w:rtl w:val="0"/>
        </w:rPr>
        <w:t xml:space="preserve">nas linhas 7 a 10). Há três funcionalidades, disponibilizadas no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e implementadas em funções isoladas: inserção, listagem e busca de registros.</w:t>
      </w:r>
    </w:p>
    <w:p w:rsidR="00000000" w:rsidDel="00000000" w:rsidP="00000000" w:rsidRDefault="00000000" w:rsidRPr="00000000" w14:paraId="00000A27">
      <w:pPr>
        <w:spacing w:after="240" w:before="240" w:lineRule="auto"/>
        <w:ind w:firstLine="720"/>
        <w:jc w:val="both"/>
        <w:rPr>
          <w:highlight w:val="yellow"/>
        </w:rPr>
      </w:pPr>
      <w:r w:rsidDel="00000000" w:rsidR="00000000" w:rsidRPr="00000000">
        <w:rPr>
          <w:rtl w:val="0"/>
        </w:rPr>
        <w:t xml:space="preserve">Esse código contém alocação dinâmica, passagem de </w:t>
      </w:r>
      <w:r w:rsidDel="00000000" w:rsidR="00000000" w:rsidRPr="00000000">
        <w:rPr>
          <w:i w:val="1"/>
          <w:rtl w:val="0"/>
        </w:rPr>
        <w:t xml:space="preserve">stream </w:t>
      </w:r>
      <w:r w:rsidDel="00000000" w:rsidR="00000000" w:rsidRPr="00000000">
        <w:rPr>
          <w:rtl w:val="0"/>
        </w:rPr>
        <w:t xml:space="preserve">por parâmetro, função com retorno de registro. Observe atentamente a implementação desses conceitos.</w:t>
      </w:r>
      <w:r w:rsidDel="00000000" w:rsidR="00000000" w:rsidRPr="00000000">
        <w:rPr>
          <w:rtl w:val="0"/>
        </w:rPr>
      </w:r>
    </w:p>
    <w:tbl>
      <w:tblPr>
        <w:tblStyle w:val="Table100"/>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A2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A2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A2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A2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A2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A2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A2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A2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A3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A3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A3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A3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A3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A3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A3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A3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A3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A3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A3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A3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A3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A3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A3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A3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p w:rsidR="00000000" w:rsidDel="00000000" w:rsidP="00000000" w:rsidRDefault="00000000" w:rsidRPr="00000000" w14:paraId="00000A4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w:t>
            </w:r>
          </w:p>
          <w:p w:rsidR="00000000" w:rsidDel="00000000" w:rsidP="00000000" w:rsidRDefault="00000000" w:rsidRPr="00000000" w14:paraId="00000A4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26</w:t>
            </w:r>
          </w:p>
          <w:p w:rsidR="00000000" w:rsidDel="00000000" w:rsidP="00000000" w:rsidRDefault="00000000" w:rsidRPr="00000000" w14:paraId="00000A4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27</w:t>
            </w:r>
          </w:p>
          <w:p w:rsidR="00000000" w:rsidDel="00000000" w:rsidP="00000000" w:rsidRDefault="00000000" w:rsidRPr="00000000" w14:paraId="00000A4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28</w:t>
            </w:r>
          </w:p>
          <w:p w:rsidR="00000000" w:rsidDel="00000000" w:rsidP="00000000" w:rsidRDefault="00000000" w:rsidRPr="00000000" w14:paraId="00000A4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29</w:t>
            </w:r>
          </w:p>
          <w:p w:rsidR="00000000" w:rsidDel="00000000" w:rsidP="00000000" w:rsidRDefault="00000000" w:rsidRPr="00000000" w14:paraId="00000A4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30</w:t>
            </w:r>
          </w:p>
          <w:p w:rsidR="00000000" w:rsidDel="00000000" w:rsidP="00000000" w:rsidRDefault="00000000" w:rsidRPr="00000000" w14:paraId="00000A4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31</w:t>
            </w:r>
          </w:p>
          <w:p w:rsidR="00000000" w:rsidDel="00000000" w:rsidP="00000000" w:rsidRDefault="00000000" w:rsidRPr="00000000" w14:paraId="00000A4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32</w:t>
            </w:r>
          </w:p>
          <w:p w:rsidR="00000000" w:rsidDel="00000000" w:rsidP="00000000" w:rsidRDefault="00000000" w:rsidRPr="00000000" w14:paraId="00000A4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33</w:t>
            </w:r>
          </w:p>
          <w:p w:rsidR="00000000" w:rsidDel="00000000" w:rsidP="00000000" w:rsidRDefault="00000000" w:rsidRPr="00000000" w14:paraId="00000A4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34</w:t>
            </w:r>
          </w:p>
          <w:p w:rsidR="00000000" w:rsidDel="00000000" w:rsidP="00000000" w:rsidRDefault="00000000" w:rsidRPr="00000000" w14:paraId="00000A4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35</w:t>
            </w:r>
          </w:p>
          <w:p w:rsidR="00000000" w:rsidDel="00000000" w:rsidP="00000000" w:rsidRDefault="00000000" w:rsidRPr="00000000" w14:paraId="00000A4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36</w:t>
            </w:r>
          </w:p>
          <w:p w:rsidR="00000000" w:rsidDel="00000000" w:rsidP="00000000" w:rsidRDefault="00000000" w:rsidRPr="00000000" w14:paraId="00000A4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37</w:t>
            </w:r>
          </w:p>
          <w:p w:rsidR="00000000" w:rsidDel="00000000" w:rsidP="00000000" w:rsidRDefault="00000000" w:rsidRPr="00000000" w14:paraId="00000A4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38</w:t>
            </w:r>
          </w:p>
          <w:p w:rsidR="00000000" w:rsidDel="00000000" w:rsidP="00000000" w:rsidRDefault="00000000" w:rsidRPr="00000000" w14:paraId="00000A4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39</w:t>
            </w:r>
          </w:p>
          <w:p w:rsidR="00000000" w:rsidDel="00000000" w:rsidP="00000000" w:rsidRDefault="00000000" w:rsidRPr="00000000" w14:paraId="00000A4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40</w:t>
            </w:r>
          </w:p>
          <w:p w:rsidR="00000000" w:rsidDel="00000000" w:rsidP="00000000" w:rsidRDefault="00000000" w:rsidRPr="00000000" w14:paraId="00000A5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41</w:t>
            </w:r>
          </w:p>
          <w:p w:rsidR="00000000" w:rsidDel="00000000" w:rsidP="00000000" w:rsidRDefault="00000000" w:rsidRPr="00000000" w14:paraId="00000A5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42</w:t>
            </w:r>
          </w:p>
          <w:p w:rsidR="00000000" w:rsidDel="00000000" w:rsidP="00000000" w:rsidRDefault="00000000" w:rsidRPr="00000000" w14:paraId="00000A5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43</w:t>
            </w:r>
          </w:p>
          <w:p w:rsidR="00000000" w:rsidDel="00000000" w:rsidP="00000000" w:rsidRDefault="00000000" w:rsidRPr="00000000" w14:paraId="00000A5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44</w:t>
            </w:r>
          </w:p>
          <w:p w:rsidR="00000000" w:rsidDel="00000000" w:rsidP="00000000" w:rsidRDefault="00000000" w:rsidRPr="00000000" w14:paraId="00000A5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45</w:t>
            </w:r>
          </w:p>
          <w:p w:rsidR="00000000" w:rsidDel="00000000" w:rsidP="00000000" w:rsidRDefault="00000000" w:rsidRPr="00000000" w14:paraId="00000A5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46</w:t>
            </w:r>
          </w:p>
          <w:p w:rsidR="00000000" w:rsidDel="00000000" w:rsidP="00000000" w:rsidRDefault="00000000" w:rsidRPr="00000000" w14:paraId="00000A5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47</w:t>
            </w:r>
          </w:p>
          <w:p w:rsidR="00000000" w:rsidDel="00000000" w:rsidP="00000000" w:rsidRDefault="00000000" w:rsidRPr="00000000" w14:paraId="00000A5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48</w:t>
            </w:r>
          </w:p>
          <w:p w:rsidR="00000000" w:rsidDel="00000000" w:rsidP="00000000" w:rsidRDefault="00000000" w:rsidRPr="00000000" w14:paraId="00000A5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49</w:t>
            </w:r>
          </w:p>
          <w:p w:rsidR="00000000" w:rsidDel="00000000" w:rsidP="00000000" w:rsidRDefault="00000000" w:rsidRPr="00000000" w14:paraId="00000A5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50</w:t>
            </w:r>
          </w:p>
          <w:p w:rsidR="00000000" w:rsidDel="00000000" w:rsidP="00000000" w:rsidRDefault="00000000" w:rsidRPr="00000000" w14:paraId="00000A5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51</w:t>
            </w:r>
          </w:p>
          <w:p w:rsidR="00000000" w:rsidDel="00000000" w:rsidP="00000000" w:rsidRDefault="00000000" w:rsidRPr="00000000" w14:paraId="00000A5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52</w:t>
            </w:r>
          </w:p>
          <w:p w:rsidR="00000000" w:rsidDel="00000000" w:rsidP="00000000" w:rsidRDefault="00000000" w:rsidRPr="00000000" w14:paraId="00000A5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53</w:t>
            </w:r>
          </w:p>
          <w:p w:rsidR="00000000" w:rsidDel="00000000" w:rsidP="00000000" w:rsidRDefault="00000000" w:rsidRPr="00000000" w14:paraId="00000A5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54</w:t>
            </w:r>
          </w:p>
          <w:p w:rsidR="00000000" w:rsidDel="00000000" w:rsidP="00000000" w:rsidRDefault="00000000" w:rsidRPr="00000000" w14:paraId="00000A5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55</w:t>
            </w:r>
          </w:p>
          <w:p w:rsidR="00000000" w:rsidDel="00000000" w:rsidP="00000000" w:rsidRDefault="00000000" w:rsidRPr="00000000" w14:paraId="00000A5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56</w:t>
            </w:r>
          </w:p>
          <w:p w:rsidR="00000000" w:rsidDel="00000000" w:rsidP="00000000" w:rsidRDefault="00000000" w:rsidRPr="00000000" w14:paraId="00000A6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57</w:t>
            </w:r>
          </w:p>
          <w:p w:rsidR="00000000" w:rsidDel="00000000" w:rsidP="00000000" w:rsidRDefault="00000000" w:rsidRPr="00000000" w14:paraId="00000A6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58</w:t>
            </w:r>
          </w:p>
          <w:p w:rsidR="00000000" w:rsidDel="00000000" w:rsidP="00000000" w:rsidRDefault="00000000" w:rsidRPr="00000000" w14:paraId="00000A6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59</w:t>
            </w:r>
          </w:p>
          <w:p w:rsidR="00000000" w:rsidDel="00000000" w:rsidP="00000000" w:rsidRDefault="00000000" w:rsidRPr="00000000" w14:paraId="00000A6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60</w:t>
            </w:r>
          </w:p>
          <w:p w:rsidR="00000000" w:rsidDel="00000000" w:rsidP="00000000" w:rsidRDefault="00000000" w:rsidRPr="00000000" w14:paraId="00000A6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61</w:t>
            </w:r>
          </w:p>
          <w:p w:rsidR="00000000" w:rsidDel="00000000" w:rsidP="00000000" w:rsidRDefault="00000000" w:rsidRPr="00000000" w14:paraId="00000A6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62</w:t>
            </w:r>
          </w:p>
          <w:p w:rsidR="00000000" w:rsidDel="00000000" w:rsidP="00000000" w:rsidRDefault="00000000" w:rsidRPr="00000000" w14:paraId="00000A6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63</w:t>
            </w:r>
          </w:p>
          <w:p w:rsidR="00000000" w:rsidDel="00000000" w:rsidP="00000000" w:rsidRDefault="00000000" w:rsidRPr="00000000" w14:paraId="00000A6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64</w:t>
            </w:r>
          </w:p>
          <w:p w:rsidR="00000000" w:rsidDel="00000000" w:rsidP="00000000" w:rsidRDefault="00000000" w:rsidRPr="00000000" w14:paraId="00000A6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65</w:t>
            </w:r>
          </w:p>
          <w:p w:rsidR="00000000" w:rsidDel="00000000" w:rsidP="00000000" w:rsidRDefault="00000000" w:rsidRPr="00000000" w14:paraId="00000A6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66</w:t>
            </w:r>
          </w:p>
          <w:p w:rsidR="00000000" w:rsidDel="00000000" w:rsidP="00000000" w:rsidRDefault="00000000" w:rsidRPr="00000000" w14:paraId="00000A6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67</w:t>
            </w:r>
          </w:p>
          <w:p w:rsidR="00000000" w:rsidDel="00000000" w:rsidP="00000000" w:rsidRDefault="00000000" w:rsidRPr="00000000" w14:paraId="00000A6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68</w:t>
            </w:r>
          </w:p>
          <w:p w:rsidR="00000000" w:rsidDel="00000000" w:rsidP="00000000" w:rsidRDefault="00000000" w:rsidRPr="00000000" w14:paraId="00000A6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69</w:t>
            </w:r>
          </w:p>
          <w:p w:rsidR="00000000" w:rsidDel="00000000" w:rsidP="00000000" w:rsidRDefault="00000000" w:rsidRPr="00000000" w14:paraId="00000A6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70</w:t>
            </w:r>
          </w:p>
          <w:p w:rsidR="00000000" w:rsidDel="00000000" w:rsidP="00000000" w:rsidRDefault="00000000" w:rsidRPr="00000000" w14:paraId="00000A6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71</w:t>
            </w:r>
          </w:p>
          <w:p w:rsidR="00000000" w:rsidDel="00000000" w:rsidP="00000000" w:rsidRDefault="00000000" w:rsidRPr="00000000" w14:paraId="00000A6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72</w:t>
            </w:r>
          </w:p>
          <w:p w:rsidR="00000000" w:rsidDel="00000000" w:rsidP="00000000" w:rsidRDefault="00000000" w:rsidRPr="00000000" w14:paraId="00000A7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73</w:t>
            </w:r>
          </w:p>
          <w:p w:rsidR="00000000" w:rsidDel="00000000" w:rsidP="00000000" w:rsidRDefault="00000000" w:rsidRPr="00000000" w14:paraId="00000A7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74</w:t>
            </w:r>
          </w:p>
          <w:p w:rsidR="00000000" w:rsidDel="00000000" w:rsidP="00000000" w:rsidRDefault="00000000" w:rsidRPr="00000000" w14:paraId="00000A7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75</w:t>
            </w:r>
          </w:p>
          <w:p w:rsidR="00000000" w:rsidDel="00000000" w:rsidP="00000000" w:rsidRDefault="00000000" w:rsidRPr="00000000" w14:paraId="00000A7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76</w:t>
            </w:r>
          </w:p>
          <w:p w:rsidR="00000000" w:rsidDel="00000000" w:rsidP="00000000" w:rsidRDefault="00000000" w:rsidRPr="00000000" w14:paraId="00000A7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77</w:t>
            </w:r>
          </w:p>
          <w:p w:rsidR="00000000" w:rsidDel="00000000" w:rsidP="00000000" w:rsidRDefault="00000000" w:rsidRPr="00000000" w14:paraId="00000A7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78</w:t>
            </w:r>
          </w:p>
          <w:p w:rsidR="00000000" w:rsidDel="00000000" w:rsidP="00000000" w:rsidRDefault="00000000" w:rsidRPr="00000000" w14:paraId="00000A7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79</w:t>
            </w:r>
          </w:p>
          <w:p w:rsidR="00000000" w:rsidDel="00000000" w:rsidP="00000000" w:rsidRDefault="00000000" w:rsidRPr="00000000" w14:paraId="00000A7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80</w:t>
            </w:r>
          </w:p>
          <w:p w:rsidR="00000000" w:rsidDel="00000000" w:rsidP="00000000" w:rsidRDefault="00000000" w:rsidRPr="00000000" w14:paraId="00000A7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81</w:t>
            </w:r>
          </w:p>
          <w:p w:rsidR="00000000" w:rsidDel="00000000" w:rsidP="00000000" w:rsidRDefault="00000000" w:rsidRPr="00000000" w14:paraId="00000A7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82</w:t>
            </w:r>
          </w:p>
          <w:p w:rsidR="00000000" w:rsidDel="00000000" w:rsidP="00000000" w:rsidRDefault="00000000" w:rsidRPr="00000000" w14:paraId="00000A7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83</w:t>
            </w:r>
          </w:p>
          <w:p w:rsidR="00000000" w:rsidDel="00000000" w:rsidP="00000000" w:rsidRDefault="00000000" w:rsidRPr="00000000" w14:paraId="00000A7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84</w:t>
            </w:r>
          </w:p>
          <w:p w:rsidR="00000000" w:rsidDel="00000000" w:rsidP="00000000" w:rsidRDefault="00000000" w:rsidRPr="00000000" w14:paraId="00000A7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85</w:t>
            </w:r>
          </w:p>
          <w:p w:rsidR="00000000" w:rsidDel="00000000" w:rsidP="00000000" w:rsidRDefault="00000000" w:rsidRPr="00000000" w14:paraId="00000A7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86</w:t>
            </w:r>
          </w:p>
          <w:p w:rsidR="00000000" w:rsidDel="00000000" w:rsidP="00000000" w:rsidRDefault="00000000" w:rsidRPr="00000000" w14:paraId="00000A7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87</w:t>
            </w:r>
          </w:p>
          <w:p w:rsidR="00000000" w:rsidDel="00000000" w:rsidP="00000000" w:rsidRDefault="00000000" w:rsidRPr="00000000" w14:paraId="00000A7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88</w:t>
            </w:r>
          </w:p>
          <w:p w:rsidR="00000000" w:rsidDel="00000000" w:rsidP="00000000" w:rsidRDefault="00000000" w:rsidRPr="00000000" w14:paraId="00000A8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89</w:t>
            </w:r>
          </w:p>
          <w:p w:rsidR="00000000" w:rsidDel="00000000" w:rsidP="00000000" w:rsidRDefault="00000000" w:rsidRPr="00000000" w14:paraId="00000A8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90</w:t>
            </w:r>
          </w:p>
          <w:p w:rsidR="00000000" w:rsidDel="00000000" w:rsidP="00000000" w:rsidRDefault="00000000" w:rsidRPr="00000000" w14:paraId="00000A8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91</w:t>
            </w:r>
          </w:p>
          <w:p w:rsidR="00000000" w:rsidDel="00000000" w:rsidP="00000000" w:rsidRDefault="00000000" w:rsidRPr="00000000" w14:paraId="00000A8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92</w:t>
            </w:r>
          </w:p>
          <w:p w:rsidR="00000000" w:rsidDel="00000000" w:rsidP="00000000" w:rsidRDefault="00000000" w:rsidRPr="00000000" w14:paraId="00000A8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93</w:t>
            </w:r>
          </w:p>
          <w:p w:rsidR="00000000" w:rsidDel="00000000" w:rsidP="00000000" w:rsidRDefault="00000000" w:rsidRPr="00000000" w14:paraId="00000A8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94</w:t>
            </w:r>
          </w:p>
          <w:p w:rsidR="00000000" w:rsidDel="00000000" w:rsidP="00000000" w:rsidRDefault="00000000" w:rsidRPr="00000000" w14:paraId="00000A8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95</w:t>
            </w:r>
          </w:p>
          <w:p w:rsidR="00000000" w:rsidDel="00000000" w:rsidP="00000000" w:rsidRDefault="00000000" w:rsidRPr="00000000" w14:paraId="00000A8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96</w:t>
            </w:r>
          </w:p>
          <w:p w:rsidR="00000000" w:rsidDel="00000000" w:rsidP="00000000" w:rsidRDefault="00000000" w:rsidRPr="00000000" w14:paraId="00000A8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97</w:t>
            </w:r>
          </w:p>
          <w:p w:rsidR="00000000" w:rsidDel="00000000" w:rsidP="00000000" w:rsidRDefault="00000000" w:rsidRPr="00000000" w14:paraId="00000A8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98</w:t>
            </w:r>
          </w:p>
          <w:p w:rsidR="00000000" w:rsidDel="00000000" w:rsidP="00000000" w:rsidRDefault="00000000" w:rsidRPr="00000000" w14:paraId="00000A8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99</w:t>
            </w:r>
          </w:p>
          <w:p w:rsidR="00000000" w:rsidDel="00000000" w:rsidP="00000000" w:rsidRDefault="00000000" w:rsidRPr="00000000" w14:paraId="00000A8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100</w:t>
            </w:r>
          </w:p>
          <w:p w:rsidR="00000000" w:rsidDel="00000000" w:rsidP="00000000" w:rsidRDefault="00000000" w:rsidRPr="00000000" w14:paraId="00000A8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101</w:t>
            </w:r>
          </w:p>
          <w:p w:rsidR="00000000" w:rsidDel="00000000" w:rsidP="00000000" w:rsidRDefault="00000000" w:rsidRPr="00000000" w14:paraId="00000A8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102</w:t>
            </w:r>
          </w:p>
          <w:p w:rsidR="00000000" w:rsidDel="00000000" w:rsidP="00000000" w:rsidRDefault="00000000" w:rsidRPr="00000000" w14:paraId="00000A8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103</w:t>
            </w:r>
          </w:p>
          <w:p w:rsidR="00000000" w:rsidDel="00000000" w:rsidP="00000000" w:rsidRDefault="00000000" w:rsidRPr="00000000" w14:paraId="00000A8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104</w:t>
            </w:r>
          </w:p>
          <w:p w:rsidR="00000000" w:rsidDel="00000000" w:rsidP="00000000" w:rsidRDefault="00000000" w:rsidRPr="00000000" w14:paraId="00000A9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105</w:t>
            </w:r>
          </w:p>
          <w:p w:rsidR="00000000" w:rsidDel="00000000" w:rsidP="00000000" w:rsidRDefault="00000000" w:rsidRPr="00000000" w14:paraId="00000A9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106</w:t>
            </w:r>
          </w:p>
          <w:p w:rsidR="00000000" w:rsidDel="00000000" w:rsidP="00000000" w:rsidRDefault="00000000" w:rsidRPr="00000000" w14:paraId="00000A9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107</w:t>
            </w:r>
          </w:p>
          <w:p w:rsidR="00000000" w:rsidDel="00000000" w:rsidP="00000000" w:rsidRDefault="00000000" w:rsidRPr="00000000" w14:paraId="00000A9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108</w:t>
            </w:r>
          </w:p>
          <w:p w:rsidR="00000000" w:rsidDel="00000000" w:rsidP="00000000" w:rsidRDefault="00000000" w:rsidRPr="00000000" w14:paraId="00000A9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109</w:t>
            </w:r>
          </w:p>
          <w:p w:rsidR="00000000" w:rsidDel="00000000" w:rsidP="00000000" w:rsidRDefault="00000000" w:rsidRPr="00000000" w14:paraId="00000A9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110</w:t>
            </w:r>
          </w:p>
          <w:p w:rsidR="00000000" w:rsidDel="00000000" w:rsidP="00000000" w:rsidRDefault="00000000" w:rsidRPr="00000000" w14:paraId="00000A9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111</w:t>
            </w:r>
          </w:p>
          <w:p w:rsidR="00000000" w:rsidDel="00000000" w:rsidP="00000000" w:rsidRDefault="00000000" w:rsidRPr="00000000" w14:paraId="00000A9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112</w:t>
            </w:r>
          </w:p>
          <w:p w:rsidR="00000000" w:rsidDel="00000000" w:rsidP="00000000" w:rsidRDefault="00000000" w:rsidRPr="00000000" w14:paraId="00000A9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113</w:t>
            </w:r>
          </w:p>
        </w:tc>
        <w:tc>
          <w:tcPr>
            <w:shd w:fill="f0f0f0" w:val="clear"/>
            <w:tcMar>
              <w:top w:w="0.0" w:type="dxa"/>
              <w:left w:w="0.0" w:type="dxa"/>
              <w:bottom w:w="0.0" w:type="dxa"/>
              <w:right w:w="0.0" w:type="dxa"/>
            </w:tcMar>
          </w:tcPr>
          <w:p w:rsidR="00000000" w:rsidDel="00000000" w:rsidP="00000000" w:rsidRDefault="00000000" w:rsidRPr="00000000" w14:paraId="00000A99">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&lt;iostream&gt;</w:t>
            </w:r>
            <w:r w:rsidDel="00000000" w:rsidR="00000000" w:rsidRPr="00000000">
              <w:rPr>
                <w:rFonts w:ascii="Consolas" w:cs="Consolas" w:eastAsia="Consolas" w:hAnsi="Consolas"/>
                <w:b w:val="1"/>
                <w:color w:val="444444"/>
                <w:sz w:val="19"/>
                <w:szCs w:val="19"/>
                <w:shd w:fill="f0f0f0" w:val="clear"/>
                <w:rtl w:val="0"/>
              </w:rPr>
              <w:br w:type="textWrapping"/>
            </w: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&lt;iomanip&gt;</w:t>
            </w:r>
            <w:r w:rsidDel="00000000" w:rsidR="00000000" w:rsidRPr="00000000">
              <w:rPr>
                <w:rFonts w:ascii="Consolas" w:cs="Consolas" w:eastAsia="Consolas" w:hAnsi="Consolas"/>
                <w:b w:val="1"/>
                <w:color w:val="444444"/>
                <w:sz w:val="19"/>
                <w:szCs w:val="19"/>
                <w:shd w:fill="f0f0f0" w:val="clear"/>
                <w:rtl w:val="0"/>
              </w:rPr>
              <w:br w:type="textWrapping"/>
            </w: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&lt;fstream&gt;</w:t>
            </w:r>
            <w:r w:rsidDel="00000000" w:rsidR="00000000" w:rsidRPr="00000000">
              <w:rPr>
                <w:rFonts w:ascii="Consolas" w:cs="Consolas" w:eastAsia="Consolas" w:hAnsi="Consolas"/>
                <w:b w:val="1"/>
                <w:color w:val="444444"/>
                <w:sz w:val="19"/>
                <w:szCs w:val="19"/>
                <w:shd w:fill="f0f0f0" w:val="clear"/>
                <w:rtl w:val="0"/>
              </w:rPr>
              <w:br w:type="textWrapping"/>
              <w:br w:type="textWrapping"/>
              <w:t xml:space="preserve">using namespace </w:t>
            </w:r>
            <w:r w:rsidDel="00000000" w:rsidR="00000000" w:rsidRPr="00000000">
              <w:rPr>
                <w:rFonts w:ascii="Consolas" w:cs="Consolas" w:eastAsia="Consolas" w:hAnsi="Consolas"/>
                <w:b w:val="1"/>
                <w:color w:val="397300"/>
                <w:sz w:val="19"/>
                <w:szCs w:val="19"/>
                <w:shd w:fill="f0f0f0" w:val="clear"/>
                <w:rtl w:val="0"/>
              </w:rPr>
              <w:t xml:space="preserve">std</w:t>
            </w:r>
            <w:r w:rsidDel="00000000" w:rsidR="00000000" w:rsidRPr="00000000">
              <w:rPr>
                <w:rFonts w:ascii="Consolas" w:cs="Consolas" w:eastAsia="Consolas" w:hAnsi="Consolas"/>
                <w:b w:val="1"/>
                <w:color w:val="444444"/>
                <w:sz w:val="19"/>
                <w:szCs w:val="19"/>
                <w:shd w:fill="f0f0f0" w:val="clear"/>
                <w:rtl w:val="0"/>
              </w:rPr>
              <w:t xml:space="preserve">;</w:t>
              <w:br w:type="textWrapping"/>
              <w:br w:type="textWrapping"/>
              <w:t xml:space="preserve">typedef struct {</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string</w:t>
            </w:r>
            <w:r w:rsidDel="00000000" w:rsidR="00000000" w:rsidRPr="00000000">
              <w:rPr>
                <w:rFonts w:ascii="Consolas" w:cs="Consolas" w:eastAsia="Consolas" w:hAnsi="Consolas"/>
                <w:b w:val="1"/>
                <w:color w:val="444444"/>
                <w:sz w:val="19"/>
                <w:szCs w:val="19"/>
                <w:shd w:fill="f0f0f0" w:val="clear"/>
                <w:rtl w:val="0"/>
              </w:rPr>
              <w:t xml:space="preserve"> titulo;</w:t>
              <w:br w:type="textWrapping"/>
              <w:t xml:space="preserve">    int codigo;</w:t>
              <w:br w:type="textWrapping"/>
              <w:t xml:space="preserve">} Livro;</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mostra_todos</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Livro livro;</w:t>
              <w:br w:type="textWrapping"/>
              <w:t xml:space="preserve">    ifstream </w:t>
            </w:r>
            <w:r w:rsidDel="00000000" w:rsidR="00000000" w:rsidRPr="00000000">
              <w:rPr>
                <w:rFonts w:ascii="Consolas" w:cs="Consolas" w:eastAsia="Consolas" w:hAnsi="Consolas"/>
                <w:b w:val="1"/>
                <w:color w:val="880000"/>
                <w:sz w:val="19"/>
                <w:szCs w:val="19"/>
                <w:shd w:fill="f0f0f0" w:val="clear"/>
                <w:rtl w:val="0"/>
              </w:rPr>
              <w:t xml:space="preserve">arq</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"livros.txt"</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if (!arq){</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"Nao foi possivel abrir o arquivo livros.txt"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 xml:space="preserve">return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"Codigo  Titulo "</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while (arq.good()){ </w:t>
            </w:r>
            <w:r w:rsidDel="00000000" w:rsidR="00000000" w:rsidRPr="00000000">
              <w:rPr>
                <w:rFonts w:ascii="Consolas" w:cs="Consolas" w:eastAsia="Consolas" w:hAnsi="Consolas"/>
                <w:b w:val="1"/>
                <w:color w:val="888888"/>
                <w:sz w:val="19"/>
                <w:szCs w:val="19"/>
                <w:shd w:fill="f0f0f0" w:val="clear"/>
                <w:rtl w:val="0"/>
              </w:rPr>
              <w:t xml:space="preserve">//verifica eof ou alguma outra incorretude no arquivo</w:t>
            </w:r>
            <w:r w:rsidDel="00000000" w:rsidR="00000000" w:rsidRPr="00000000">
              <w:rPr>
                <w:rFonts w:ascii="Consolas" w:cs="Consolas" w:eastAsia="Consolas" w:hAnsi="Consolas"/>
                <w:b w:val="1"/>
                <w:color w:val="444444"/>
                <w:sz w:val="19"/>
                <w:szCs w:val="19"/>
                <w:shd w:fill="f0f0f0" w:val="clear"/>
                <w:rtl w:val="0"/>
              </w:rPr>
              <w:br w:type="textWrapping"/>
              <w:t xml:space="preserve">    </w:t>
              <w:tab/>
              <w:t xml:space="preserve">getline(arq, livro.titulo);</w:t>
              <w:br w:type="textWrapping"/>
              <w:t xml:space="preserve">    </w:t>
              <w:tab/>
              <w:t xml:space="preserve">arq &gt;&gt; livro.codigo;</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setw(</w:t>
            </w:r>
            <w:r w:rsidDel="00000000" w:rsidR="00000000" w:rsidRPr="00000000">
              <w:rPr>
                <w:rFonts w:ascii="Consolas" w:cs="Consolas" w:eastAsia="Consolas" w:hAnsi="Consolas"/>
                <w:b w:val="1"/>
                <w:color w:val="880000"/>
                <w:sz w:val="19"/>
                <w:szCs w:val="19"/>
                <w:shd w:fill="f0f0f0" w:val="clear"/>
                <w:rtl w:val="0"/>
              </w:rPr>
              <w:t xml:space="preserve">6</w:t>
            </w:r>
            <w:r w:rsidDel="00000000" w:rsidR="00000000" w:rsidRPr="00000000">
              <w:rPr>
                <w:rFonts w:ascii="Consolas" w:cs="Consolas" w:eastAsia="Consolas" w:hAnsi="Consolas"/>
                <w:b w:val="1"/>
                <w:color w:val="444444"/>
                <w:sz w:val="19"/>
                <w:szCs w:val="19"/>
                <w:shd w:fill="f0f0f0" w:val="clear"/>
                <w:rtl w:val="0"/>
              </w:rPr>
              <w:t xml:space="preserve">) &lt;&lt; livro.codigo &lt;&lt; </w:t>
            </w:r>
            <w:r w:rsidDel="00000000" w:rsidR="00000000" w:rsidRPr="00000000">
              <w:rPr>
                <w:rFonts w:ascii="Consolas" w:cs="Consolas" w:eastAsia="Consolas" w:hAnsi="Consolas"/>
                <w:b w:val="1"/>
                <w:color w:val="880000"/>
                <w:sz w:val="19"/>
                <w:szCs w:val="19"/>
                <w:shd w:fill="f0f0f0" w:val="clear"/>
                <w:rtl w:val="0"/>
              </w:rPr>
              <w:t xml:space="preserve">"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livro.titulo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br w:type="textWrapping"/>
              <w:t xml:space="preserve">    arq.close();</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insere_livros</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Livro livro;</w:t>
              <w:br w:type="textWrapping"/>
              <w:t xml:space="preserve">    ofstream </w:t>
            </w:r>
            <w:r w:rsidDel="00000000" w:rsidR="00000000" w:rsidRPr="00000000">
              <w:rPr>
                <w:rFonts w:ascii="Consolas" w:cs="Consolas" w:eastAsia="Consolas" w:hAnsi="Consolas"/>
                <w:b w:val="1"/>
                <w:color w:val="880000"/>
                <w:sz w:val="19"/>
                <w:szCs w:val="19"/>
                <w:shd w:fill="f0f0f0" w:val="clear"/>
                <w:rtl w:val="0"/>
              </w:rPr>
              <w:t xml:space="preserve">arq</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"livros.txt"</w:t>
            </w:r>
            <w:r w:rsidDel="00000000" w:rsidR="00000000" w:rsidRPr="00000000">
              <w:rPr>
                <w:rFonts w:ascii="Consolas" w:cs="Consolas" w:eastAsia="Consolas" w:hAnsi="Consolas"/>
                <w:b w:val="1"/>
                <w:color w:val="444444"/>
                <w:sz w:val="19"/>
                <w:szCs w:val="19"/>
                <w:shd w:fill="f0f0f0" w:val="clear"/>
                <w:rtl w:val="0"/>
              </w:rPr>
              <w:t xml:space="preserve">, ios::app);</w:t>
              <w:br w:type="textWrapping"/>
              <w:t xml:space="preserve">    if (!arq){</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"Nao foi possivel abrir o arquivo livros.txt"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 xml:space="preserve">return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br w:type="textWrapping"/>
              <w:t xml:space="preserve">    do{</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"Codigo (0 (zero) para finalizar):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&gt;&gt; livro.codigo;</w:t>
              <w:br w:type="textWrapping"/>
              <w:t xml:space="preserve">    </w:t>
              <w:tab/>
              <w:t xml:space="preserve">if (livro.codigo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"Titulo: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.get();</w:t>
              <w:br w:type="textWrapping"/>
              <w:t xml:space="preserve">        </w:t>
              <w:tab/>
              <w:t xml:space="preserve">getline(</w:t>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livro.titulo);</w:t>
              <w:br w:type="textWrapping"/>
              <w:t xml:space="preserve">        </w:t>
              <w:tab/>
              <w:t xml:space="preserve">arq &lt;&lt; livro.titulo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 xml:space="preserve">arq &lt;&lt; livro.codigo;</w:t>
            </w:r>
            <w:r w:rsidDel="00000000" w:rsidR="00000000" w:rsidRPr="00000000">
              <w:rPr>
                <w:rFonts w:ascii="Consolas" w:cs="Consolas" w:eastAsia="Consolas" w:hAnsi="Consolas"/>
                <w:b w:val="1"/>
                <w:color w:val="888888"/>
                <w:sz w:val="19"/>
                <w:szCs w:val="19"/>
                <w:shd w:fill="f0f0f0" w:val="clear"/>
                <w:rtl w:val="0"/>
              </w:rPr>
              <w:t xml:space="preserve">// &lt;&lt; endl;</w:t>
            </w:r>
            <w:r w:rsidDel="00000000" w:rsidR="00000000" w:rsidRPr="00000000">
              <w:rPr>
                <w:rFonts w:ascii="Consolas" w:cs="Consolas" w:eastAsia="Consolas" w:hAnsi="Consolas"/>
                <w:b w:val="1"/>
                <w:color w:val="444444"/>
                <w:sz w:val="19"/>
                <w:szCs w:val="19"/>
                <w:shd w:fill="f0f0f0" w:val="clear"/>
                <w:rtl w:val="0"/>
              </w:rPr>
              <w:br w:type="textWrapping"/>
              <w:t xml:space="preserve">    </w:t>
              <w:tab/>
              <w:t xml:space="preserve">}</w:t>
              <w:br w:type="textWrapping"/>
              <w:t xml:space="preserve">     } while(livro.codigo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arq.close();</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br w:type="textWrapping"/>
              <w:br w:type="textWrapping"/>
              <w:t xml:space="preserve">Livro* </w:t>
            </w:r>
            <w:r w:rsidDel="00000000" w:rsidR="00000000" w:rsidRPr="00000000">
              <w:rPr>
                <w:rFonts w:ascii="Consolas" w:cs="Consolas" w:eastAsia="Consolas" w:hAnsi="Consolas"/>
                <w:b w:val="1"/>
                <w:color w:val="880000"/>
                <w:sz w:val="19"/>
                <w:szCs w:val="19"/>
                <w:shd w:fill="f0f0f0" w:val="clear"/>
                <w:rtl w:val="0"/>
              </w:rPr>
              <w:t xml:space="preserve">busca_livro</w:t>
            </w:r>
            <w:r w:rsidDel="00000000" w:rsidR="00000000" w:rsidRPr="00000000">
              <w:rPr>
                <w:rFonts w:ascii="Consolas" w:cs="Consolas" w:eastAsia="Consolas" w:hAnsi="Consolas"/>
                <w:b w:val="1"/>
                <w:color w:val="444444"/>
                <w:sz w:val="19"/>
                <w:szCs w:val="19"/>
                <w:shd w:fill="f0f0f0" w:val="clear"/>
                <w:rtl w:val="0"/>
              </w:rPr>
              <w:t xml:space="preserve">(int cod, ifstream&amp; arq){ </w:t>
            </w:r>
            <w:r w:rsidDel="00000000" w:rsidR="00000000" w:rsidRPr="00000000">
              <w:rPr>
                <w:rFonts w:ascii="Consolas" w:cs="Consolas" w:eastAsia="Consolas" w:hAnsi="Consolas"/>
                <w:b w:val="1"/>
                <w:color w:val="888888"/>
                <w:sz w:val="19"/>
                <w:szCs w:val="19"/>
                <w:shd w:fill="f0f0f0" w:val="clear"/>
                <w:rtl w:val="0"/>
              </w:rPr>
              <w:t xml:space="preserve">//&amp; especifica a passagem por referência</w:t>
            </w:r>
            <w:r w:rsidDel="00000000" w:rsidR="00000000" w:rsidRPr="00000000">
              <w:rPr>
                <w:rFonts w:ascii="Consolas" w:cs="Consolas" w:eastAsia="Consolas" w:hAnsi="Consolas"/>
                <w:b w:val="1"/>
                <w:color w:val="444444"/>
                <w:sz w:val="19"/>
                <w:szCs w:val="19"/>
                <w:shd w:fill="f0f0f0" w:val="clear"/>
                <w:rtl w:val="0"/>
              </w:rPr>
              <w:br w:type="textWrapping"/>
              <w:t xml:space="preserve">    Livro *livro;</w:t>
              <w:br w:type="textWrapping"/>
              <w:t xml:space="preserve">    livro = new (nothrow) Livro;</w:t>
              <w:br w:type="textWrapping"/>
              <w:t xml:space="preserve">    arq.seekg(</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do{</w:t>
              <w:br w:type="textWrapping"/>
              <w:t xml:space="preserve">    </w:t>
              <w:tab/>
              <w:t xml:space="preserve">getline(arq, livro-&gt;titulo);</w:t>
              <w:br w:type="textWrapping"/>
              <w:t xml:space="preserve">    </w:t>
              <w:tab/>
              <w:t xml:space="preserve">arq &gt;&gt; livro-&gt;codigo;</w:t>
              <w:br w:type="textWrapping"/>
              <w:t xml:space="preserve">    } while (livro-&gt;codigo != cod &amp;&amp; !arq.eof());</w:t>
              <w:br w:type="textWrapping"/>
              <w:t xml:space="preserve">    if (livro-&gt;codigo == cod)</w:t>
              <w:br w:type="textWrapping"/>
              <w:t xml:space="preserve">    </w:t>
              <w:tab/>
              <w:t xml:space="preserve">return livro;</w:t>
              <w:br w:type="textWrapping"/>
              <w:t xml:space="preserve">    else</w:t>
              <w:br w:type="textWrapping"/>
              <w:t xml:space="preserve">    </w:t>
              <w:tab/>
              <w:t xml:space="preserve">return </w:t>
            </w:r>
            <w:r w:rsidDel="00000000" w:rsidR="00000000" w:rsidRPr="00000000">
              <w:rPr>
                <w:rFonts w:ascii="Consolas" w:cs="Consolas" w:eastAsia="Consolas" w:hAnsi="Consolas"/>
                <w:b w:val="1"/>
                <w:color w:val="78a960"/>
                <w:sz w:val="19"/>
                <w:szCs w:val="19"/>
                <w:shd w:fill="f0f0f0" w:val="clear"/>
                <w:rtl w:val="0"/>
              </w:rPr>
              <w:t xml:space="preserve">NULL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busca</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int cod;</w:t>
              <w:br w:type="textWrapping"/>
              <w:t xml:space="preserve">    Livro *livro;</w:t>
              <w:br w:type="textWrapping"/>
              <w:t xml:space="preserve">    ifstream </w:t>
            </w:r>
            <w:r w:rsidDel="00000000" w:rsidR="00000000" w:rsidRPr="00000000">
              <w:rPr>
                <w:rFonts w:ascii="Consolas" w:cs="Consolas" w:eastAsia="Consolas" w:hAnsi="Consolas"/>
                <w:b w:val="1"/>
                <w:color w:val="880000"/>
                <w:sz w:val="19"/>
                <w:szCs w:val="19"/>
                <w:shd w:fill="f0f0f0" w:val="clear"/>
                <w:rtl w:val="0"/>
              </w:rPr>
              <w:t xml:space="preserve">arq</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"livros.txt"</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if (!arq){</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"Nao foi possivel abrir o arquivo livros.txt"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 xml:space="preserve">return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br w:type="textWrapping"/>
              <w:t xml:space="preserve">    do{</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"Qual livro deseja procurar (0 (zero) para finalizar)?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&gt;&gt; cod;</w:t>
              <w:br w:type="textWrapping"/>
              <w:t xml:space="preserve">    </w:t>
              <w:tab/>
              <w:t xml:space="preserve">if (cod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livro = busca_livro(cod, arq);</w:t>
              <w:br w:type="textWrapping"/>
              <w:t xml:space="preserve">            if (livro)</w:t>
              <w:br w:type="textWrapping"/>
              <w:t xml:space="preserve">            </w:t>
              <w:tab/>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"Titulo: "</w:t>
            </w:r>
            <w:r w:rsidDel="00000000" w:rsidR="00000000" w:rsidRPr="00000000">
              <w:rPr>
                <w:rFonts w:ascii="Consolas" w:cs="Consolas" w:eastAsia="Consolas" w:hAnsi="Consolas"/>
                <w:b w:val="1"/>
                <w:color w:val="444444"/>
                <w:sz w:val="19"/>
                <w:szCs w:val="19"/>
                <w:shd w:fill="f0f0f0" w:val="clear"/>
                <w:rtl w:val="0"/>
              </w:rPr>
              <w:t xml:space="preserve"> &lt;&lt; livro-&gt;titulo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else</w:t>
              <w:br w:type="textWrapping"/>
              <w:t xml:space="preserve">            </w:t>
              <w:tab/>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"Livro nao cadastrado"</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br w:type="textWrapping"/>
              <w:t xml:space="preserve">    } while(cod !=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arq.close();</w:t>
              <w:br w:type="textWrapping"/>
              <w:t xml:space="preserve">    delete livro;</w:t>
              <w:br w:type="textWrapping"/>
              <w:t xml:space="preserve">    livro = </w:t>
            </w:r>
            <w:r w:rsidDel="00000000" w:rsidR="00000000" w:rsidRPr="00000000">
              <w:rPr>
                <w:rFonts w:ascii="Consolas" w:cs="Consolas" w:eastAsia="Consolas" w:hAnsi="Consolas"/>
                <w:b w:val="1"/>
                <w:color w:val="78a960"/>
                <w:sz w:val="19"/>
                <w:szCs w:val="19"/>
                <w:shd w:fill="f0f0f0" w:val="clear"/>
                <w:rtl w:val="0"/>
              </w:rPr>
              <w:t xml:space="preserve">NULL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char opcao;</w:t>
              <w:br w:type="textWrapping"/>
              <w:t xml:space="preserve">    do{</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"(I)nsere    (L)ista    (B)usca    (F)inaliza"</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 &gt;&gt; opcao;</w:t>
              <w:br w:type="textWrapping"/>
              <w:t xml:space="preserve">    </w:t>
              <w:tab/>
              <w:t xml:space="preserve">opcao = </w:t>
            </w:r>
            <w:r w:rsidDel="00000000" w:rsidR="00000000" w:rsidRPr="00000000">
              <w:rPr>
                <w:rFonts w:ascii="Consolas" w:cs="Consolas" w:eastAsia="Consolas" w:hAnsi="Consolas"/>
                <w:b w:val="1"/>
                <w:color w:val="397300"/>
                <w:sz w:val="19"/>
                <w:szCs w:val="19"/>
                <w:shd w:fill="f0f0f0" w:val="clear"/>
                <w:rtl w:val="0"/>
              </w:rPr>
              <w:t xml:space="preserve">toupper</w:t>
            </w:r>
            <w:r w:rsidDel="00000000" w:rsidR="00000000" w:rsidRPr="00000000">
              <w:rPr>
                <w:rFonts w:ascii="Consolas" w:cs="Consolas" w:eastAsia="Consolas" w:hAnsi="Consolas"/>
                <w:b w:val="1"/>
                <w:color w:val="444444"/>
                <w:sz w:val="19"/>
                <w:szCs w:val="19"/>
                <w:shd w:fill="f0f0f0" w:val="clear"/>
                <w:rtl w:val="0"/>
              </w:rPr>
              <w:t xml:space="preserve">(opcao);</w:t>
              <w:br w:type="textWrapping"/>
              <w:t xml:space="preserve">    </w:t>
              <w:tab/>
            </w:r>
            <w:r w:rsidDel="00000000" w:rsidR="00000000" w:rsidRPr="00000000">
              <w:rPr>
                <w:rFonts w:ascii="Consolas" w:cs="Consolas" w:eastAsia="Consolas" w:hAnsi="Consolas"/>
                <w:b w:val="1"/>
                <w:color w:val="397300"/>
                <w:sz w:val="19"/>
                <w:szCs w:val="19"/>
                <w:shd w:fill="f0f0f0" w:val="clear"/>
                <w:rtl w:val="0"/>
              </w:rPr>
              <w:t xml:space="preserve">cin</w:t>
            </w:r>
            <w:r w:rsidDel="00000000" w:rsidR="00000000" w:rsidRPr="00000000">
              <w:rPr>
                <w:rFonts w:ascii="Consolas" w:cs="Consolas" w:eastAsia="Consolas" w:hAnsi="Consolas"/>
                <w:b w:val="1"/>
                <w:color w:val="444444"/>
                <w:sz w:val="19"/>
                <w:szCs w:val="19"/>
                <w:shd w:fill="f0f0f0" w:val="clear"/>
                <w:rtl w:val="0"/>
              </w:rPr>
              <w:t xml:space="preserve">.get();</w:t>
              <w:br w:type="textWrapping"/>
              <w:t xml:space="preserve">    </w:t>
              <w:tab/>
              <w:t xml:space="preserve">switch (opcao){</w:t>
              <w:br w:type="textWrapping"/>
              <w:t xml:space="preserve">           case </w:t>
            </w:r>
            <w:r w:rsidDel="00000000" w:rsidR="00000000" w:rsidRPr="00000000">
              <w:rPr>
                <w:rFonts w:ascii="Consolas" w:cs="Consolas" w:eastAsia="Consolas" w:hAnsi="Consolas"/>
                <w:b w:val="1"/>
                <w:color w:val="880000"/>
                <w:sz w:val="19"/>
                <w:szCs w:val="19"/>
                <w:shd w:fill="f0f0f0" w:val="clear"/>
                <w:rtl w:val="0"/>
              </w:rPr>
              <w:t xml:space="preserve">'I'</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insere_livros() ==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"Nao foi possivel abrir o arquivo para </w:t>
            </w:r>
            <w:r w:rsidDel="00000000" w:rsidR="00000000" w:rsidRPr="00000000">
              <w:rPr>
                <w:rFonts w:ascii="Consolas" w:cs="Consolas" w:eastAsia="Consolas" w:hAnsi="Consolas"/>
                <w:b w:val="1"/>
                <w:color w:val="444444"/>
                <w:sz w:val="19"/>
                <w:szCs w:val="19"/>
                <w:shd w:fill="f0f0f0" w:val="clear"/>
                <w:rtl w:val="0"/>
              </w:rPr>
              <w:t xml:space="preserve">            </w:t>
            </w:r>
          </w:p>
          <w:p w:rsidR="00000000" w:rsidDel="00000000" w:rsidP="00000000" w:rsidRDefault="00000000" w:rsidRPr="00000000" w14:paraId="00000A9A">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880000"/>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insercao de dados"</w:t>
            </w:r>
            <w:r w:rsidDel="00000000" w:rsidR="00000000" w:rsidRPr="00000000">
              <w:rPr>
                <w:rFonts w:ascii="Consolas" w:cs="Consolas" w:eastAsia="Consolas" w:hAnsi="Consolas"/>
                <w:b w:val="1"/>
                <w:color w:val="444444"/>
                <w:sz w:val="19"/>
                <w:szCs w:val="19"/>
                <w:shd w:fill="f0f0f0" w:val="clear"/>
                <w:rtl w:val="0"/>
              </w:rPr>
              <w:t xml:space="preserve"> :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break;</w:t>
              <w:br w:type="textWrapping"/>
              <w:t xml:space="preserve">           case </w:t>
            </w:r>
            <w:r w:rsidDel="00000000" w:rsidR="00000000" w:rsidRPr="00000000">
              <w:rPr>
                <w:rFonts w:ascii="Consolas" w:cs="Consolas" w:eastAsia="Consolas" w:hAnsi="Consolas"/>
                <w:b w:val="1"/>
                <w:color w:val="880000"/>
                <w:sz w:val="19"/>
                <w:szCs w:val="19"/>
                <w:shd w:fill="f0f0f0" w:val="clear"/>
                <w:rtl w:val="0"/>
              </w:rPr>
              <w:t xml:space="preserve">'L'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mostra_todos() ==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880000"/>
                <w:sz w:val="19"/>
                <w:szCs w:val="19"/>
                <w:shd w:fill="f0f0f0" w:val="clear"/>
                <w:rtl w:val="0"/>
              </w:rPr>
              <w:t xml:space="preserve">"Nao foi possivel abrir o arquivo para </w:t>
            </w:r>
          </w:p>
          <w:p w:rsidR="00000000" w:rsidDel="00000000" w:rsidP="00000000" w:rsidRDefault="00000000" w:rsidRPr="00000000" w14:paraId="00000A9B">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leitura dos dados"</w:t>
            </w:r>
            <w:r w:rsidDel="00000000" w:rsidR="00000000" w:rsidRPr="00000000">
              <w:rPr>
                <w:rFonts w:ascii="Consolas" w:cs="Consolas" w:eastAsia="Consolas" w:hAnsi="Consolas"/>
                <w:b w:val="1"/>
                <w:color w:val="444444"/>
                <w:sz w:val="19"/>
                <w:szCs w:val="19"/>
                <w:shd w:fill="f0f0f0" w:val="clear"/>
                <w:rtl w:val="0"/>
              </w:rPr>
              <w:t xml:space="preserve"> : </w:t>
            </w:r>
            <w:r w:rsidDel="00000000" w:rsidR="00000000" w:rsidRPr="00000000">
              <w:rPr>
                <w:rFonts w:ascii="Consolas" w:cs="Consolas" w:eastAsia="Consolas" w:hAnsi="Consolas"/>
                <w:b w:val="1"/>
                <w:color w:val="397300"/>
                <w:sz w:val="19"/>
                <w:szCs w:val="19"/>
                <w:shd w:fill="f0f0f0" w:val="clear"/>
                <w:rtl w:val="0"/>
              </w:rPr>
              <w:t xml:space="preserve">cout</w:t>
            </w:r>
            <w:r w:rsidDel="00000000" w:rsidR="00000000" w:rsidRPr="00000000">
              <w:rPr>
                <w:rFonts w:ascii="Consolas" w:cs="Consolas" w:eastAsia="Consolas" w:hAnsi="Consolas"/>
                <w:b w:val="1"/>
                <w:color w:val="444444"/>
                <w:sz w:val="19"/>
                <w:szCs w:val="19"/>
                <w:shd w:fill="f0f0f0" w:val="clear"/>
                <w:rtl w:val="0"/>
              </w:rPr>
              <w:t xml:space="preserve"> &lt;&lt; </w:t>
            </w:r>
            <w:r w:rsidDel="00000000" w:rsidR="00000000" w:rsidRPr="00000000">
              <w:rPr>
                <w:rFonts w:ascii="Consolas" w:cs="Consolas" w:eastAsia="Consolas" w:hAnsi="Consolas"/>
                <w:b w:val="1"/>
                <w:color w:val="397300"/>
                <w:sz w:val="19"/>
                <w:szCs w:val="19"/>
                <w:shd w:fill="f0f0f0" w:val="clear"/>
                <w:rtl w:val="0"/>
              </w:rPr>
              <w:t xml:space="preserve">endl</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break;</w:t>
              <w:br w:type="textWrapping"/>
              <w:t xml:space="preserve">            case </w:t>
            </w:r>
            <w:r w:rsidDel="00000000" w:rsidR="00000000" w:rsidRPr="00000000">
              <w:rPr>
                <w:rFonts w:ascii="Consolas" w:cs="Consolas" w:eastAsia="Consolas" w:hAnsi="Consolas"/>
                <w:b w:val="1"/>
                <w:color w:val="880000"/>
                <w:sz w:val="19"/>
                <w:szCs w:val="19"/>
                <w:shd w:fill="f0f0f0" w:val="clear"/>
                <w:rtl w:val="0"/>
              </w:rPr>
              <w:t xml:space="preserve">'B'</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busca();</w:t>
              <w:br w:type="textWrapping"/>
              <w:t xml:space="preserve">                break;</w:t>
              <w:br w:type="textWrapping"/>
              <w:t xml:space="preserve">    </w:t>
              <w:tab/>
              <w:t xml:space="preserve">}</w:t>
              <w:br w:type="textWrapping"/>
              <w:t xml:space="preserve">    } while (opcao != </w:t>
            </w:r>
            <w:r w:rsidDel="00000000" w:rsidR="00000000" w:rsidRPr="00000000">
              <w:rPr>
                <w:rFonts w:ascii="Consolas" w:cs="Consolas" w:eastAsia="Consolas" w:hAnsi="Consolas"/>
                <w:b w:val="1"/>
                <w:color w:val="880000"/>
                <w:sz w:val="19"/>
                <w:szCs w:val="19"/>
                <w:shd w:fill="f0f0f0" w:val="clear"/>
                <w:rtl w:val="0"/>
              </w:rPr>
              <w:t xml:space="preserve">'F'</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A9C">
      <w:pPr>
        <w:spacing w:after="240" w:before="240" w:lineRule="auto"/>
        <w:jc w:val="both"/>
        <w:rPr>
          <w:b w:val="1"/>
        </w:rPr>
      </w:pPr>
      <w:r w:rsidDel="00000000" w:rsidR="00000000" w:rsidRPr="00000000">
        <w:rPr>
          <w:rtl w:val="0"/>
        </w:rPr>
      </w:r>
    </w:p>
    <w:p w:rsidR="00000000" w:rsidDel="00000000" w:rsidP="00000000" w:rsidRDefault="00000000" w:rsidRPr="00000000" w14:paraId="00000A9D">
      <w:pPr>
        <w:spacing w:after="240" w:before="240" w:lineRule="auto"/>
        <w:jc w:val="both"/>
        <w:rPr>
          <w:b w:val="1"/>
        </w:rPr>
      </w:pPr>
      <w:r w:rsidDel="00000000" w:rsidR="00000000" w:rsidRPr="00000000">
        <w:rPr>
          <w:rtl w:val="0"/>
        </w:rPr>
      </w:r>
    </w:p>
    <w:p w:rsidR="00000000" w:rsidDel="00000000" w:rsidP="00000000" w:rsidRDefault="00000000" w:rsidRPr="00000000" w14:paraId="00000A9E">
      <w:pPr>
        <w:pStyle w:val="Heading2"/>
        <w:spacing w:after="240" w:before="240" w:lineRule="auto"/>
        <w:jc w:val="both"/>
        <w:rPr/>
      </w:pPr>
      <w:bookmarkStart w:colFirst="0" w:colLast="0" w:name="_heading=h.1baon6m" w:id="78"/>
      <w:bookmarkEnd w:id="78"/>
      <w:r w:rsidDel="00000000" w:rsidR="00000000" w:rsidRPr="00000000">
        <w:br w:type="page"/>
      </w:r>
      <w:r w:rsidDel="00000000" w:rsidR="00000000" w:rsidRPr="00000000">
        <w:rPr>
          <w:rtl w:val="0"/>
        </w:rPr>
      </w:r>
    </w:p>
    <w:p w:rsidR="00000000" w:rsidDel="00000000" w:rsidP="00000000" w:rsidRDefault="00000000" w:rsidRPr="00000000" w14:paraId="00000A9F">
      <w:pPr>
        <w:pStyle w:val="Heading2"/>
        <w:spacing w:after="240" w:before="240" w:lineRule="auto"/>
        <w:jc w:val="both"/>
        <w:rPr/>
      </w:pPr>
      <w:bookmarkStart w:colFirst="0" w:colLast="0" w:name="_heading=h.3vac5uf" w:id="79"/>
      <w:bookmarkEnd w:id="79"/>
      <w:r w:rsidDel="00000000" w:rsidR="00000000" w:rsidRPr="00000000">
        <w:rPr>
          <w:rtl w:val="0"/>
        </w:rPr>
        <w:t xml:space="preserve">Manipulação de arquivos em C</w:t>
      </w:r>
    </w:p>
    <w:p w:rsidR="00000000" w:rsidDel="00000000" w:rsidP="00000000" w:rsidRDefault="00000000" w:rsidRPr="00000000" w14:paraId="00000AA0">
      <w:pPr>
        <w:pStyle w:val="Heading3"/>
        <w:spacing w:after="320" w:before="0" w:line="276" w:lineRule="auto"/>
        <w:rPr/>
      </w:pPr>
      <w:bookmarkStart w:colFirst="0" w:colLast="0" w:name="_heading=h.2afmg28" w:id="80"/>
      <w:bookmarkEnd w:id="80"/>
      <w:r w:rsidDel="00000000" w:rsidR="00000000" w:rsidRPr="00000000">
        <w:rPr>
          <w:rtl w:val="0"/>
        </w:rPr>
        <w:t xml:space="preserve">Operações comuns</w:t>
      </w:r>
    </w:p>
    <w:p w:rsidR="00000000" w:rsidDel="00000000" w:rsidP="00000000" w:rsidRDefault="00000000" w:rsidRPr="00000000" w14:paraId="00000AA1">
      <w:pPr>
        <w:spacing w:after="120" w:before="0" w:line="276" w:lineRule="auto"/>
        <w:jc w:val="both"/>
        <w:rPr/>
      </w:pPr>
      <w:r w:rsidDel="00000000" w:rsidR="00000000" w:rsidRPr="00000000">
        <w:rPr>
          <w:b w:val="1"/>
          <w:rtl w:val="0"/>
        </w:rPr>
        <w:t xml:space="preserve">fopen()</w:t>
      </w:r>
      <w:r w:rsidDel="00000000" w:rsidR="00000000" w:rsidRPr="00000000">
        <w:rPr>
          <w:rtl w:val="0"/>
        </w:rPr>
        <w:t xml:space="preserve"> – abre arquivo</w:t>
      </w:r>
    </w:p>
    <w:p w:rsidR="00000000" w:rsidDel="00000000" w:rsidP="00000000" w:rsidRDefault="00000000" w:rsidRPr="00000000" w14:paraId="00000AA2">
      <w:pPr>
        <w:spacing w:after="120" w:before="0" w:line="276" w:lineRule="auto"/>
        <w:jc w:val="both"/>
        <w:rPr/>
      </w:pPr>
      <w:r w:rsidDel="00000000" w:rsidR="00000000" w:rsidRPr="00000000">
        <w:rPr>
          <w:b w:val="1"/>
          <w:rtl w:val="0"/>
        </w:rPr>
        <w:t xml:space="preserve">fclose()</w:t>
      </w:r>
      <w:r w:rsidDel="00000000" w:rsidR="00000000" w:rsidRPr="00000000">
        <w:rPr>
          <w:rtl w:val="0"/>
        </w:rPr>
        <w:t xml:space="preserve"> – fecha arquivo</w:t>
      </w:r>
    </w:p>
    <w:p w:rsidR="00000000" w:rsidDel="00000000" w:rsidP="00000000" w:rsidRDefault="00000000" w:rsidRPr="00000000" w14:paraId="00000AA3">
      <w:pPr>
        <w:spacing w:after="120" w:before="0" w:line="276" w:lineRule="auto"/>
        <w:jc w:val="both"/>
        <w:rPr/>
      </w:pPr>
      <w:r w:rsidDel="00000000" w:rsidR="00000000" w:rsidRPr="00000000">
        <w:rPr>
          <w:b w:val="1"/>
          <w:rtl w:val="0"/>
        </w:rPr>
        <w:t xml:space="preserve">putc()</w:t>
      </w:r>
      <w:r w:rsidDel="00000000" w:rsidR="00000000" w:rsidRPr="00000000">
        <w:rPr>
          <w:rtl w:val="0"/>
        </w:rPr>
        <w:t xml:space="preserve"> – escreve um caractere no arquivo</w:t>
      </w:r>
    </w:p>
    <w:p w:rsidR="00000000" w:rsidDel="00000000" w:rsidP="00000000" w:rsidRDefault="00000000" w:rsidRPr="00000000" w14:paraId="00000AA4">
      <w:pPr>
        <w:spacing w:after="120" w:before="0" w:line="276" w:lineRule="auto"/>
        <w:jc w:val="both"/>
        <w:rPr/>
      </w:pPr>
      <w:r w:rsidDel="00000000" w:rsidR="00000000" w:rsidRPr="00000000">
        <w:rPr>
          <w:b w:val="1"/>
          <w:rtl w:val="0"/>
        </w:rPr>
        <w:t xml:space="preserve">getc() </w:t>
      </w:r>
      <w:r w:rsidDel="00000000" w:rsidR="00000000" w:rsidRPr="00000000">
        <w:rPr>
          <w:rtl w:val="0"/>
        </w:rPr>
        <w:t xml:space="preserve">– lê um caractere no arquivo</w:t>
      </w:r>
    </w:p>
    <w:p w:rsidR="00000000" w:rsidDel="00000000" w:rsidP="00000000" w:rsidRDefault="00000000" w:rsidRPr="00000000" w14:paraId="00000AA5">
      <w:pPr>
        <w:spacing w:after="120" w:before="0" w:line="276" w:lineRule="auto"/>
        <w:jc w:val="both"/>
        <w:rPr/>
      </w:pPr>
      <w:r w:rsidDel="00000000" w:rsidR="00000000" w:rsidRPr="00000000">
        <w:rPr>
          <w:b w:val="1"/>
          <w:rtl w:val="0"/>
        </w:rPr>
        <w:t xml:space="preserve">fprintf() </w:t>
      </w:r>
      <w:r w:rsidDel="00000000" w:rsidR="00000000" w:rsidRPr="00000000">
        <w:rPr>
          <w:rtl w:val="0"/>
        </w:rPr>
        <w:t xml:space="preserve">– é para um arquivo o que printf() é para console</w:t>
      </w:r>
    </w:p>
    <w:p w:rsidR="00000000" w:rsidDel="00000000" w:rsidP="00000000" w:rsidRDefault="00000000" w:rsidRPr="00000000" w14:paraId="00000AA6">
      <w:pPr>
        <w:spacing w:after="120" w:before="0" w:line="276" w:lineRule="auto"/>
        <w:jc w:val="both"/>
        <w:rPr/>
      </w:pPr>
      <w:r w:rsidDel="00000000" w:rsidR="00000000" w:rsidRPr="00000000">
        <w:rPr>
          <w:b w:val="1"/>
          <w:rtl w:val="0"/>
        </w:rPr>
        <w:t xml:space="preserve">feof() </w:t>
      </w:r>
      <w:r w:rsidDel="00000000" w:rsidR="00000000" w:rsidRPr="00000000">
        <w:rPr>
          <w:rtl w:val="0"/>
        </w:rPr>
        <w:t xml:space="preserve">– devolve verdadeiro se o fim do arquivo for alcançado</w:t>
      </w:r>
    </w:p>
    <w:p w:rsidR="00000000" w:rsidDel="00000000" w:rsidP="00000000" w:rsidRDefault="00000000" w:rsidRPr="00000000" w14:paraId="00000AA7">
      <w:pPr>
        <w:spacing w:after="120" w:before="0" w:line="276" w:lineRule="auto"/>
        <w:jc w:val="both"/>
        <w:rPr/>
      </w:pPr>
      <w:r w:rsidDel="00000000" w:rsidR="00000000" w:rsidRPr="00000000">
        <w:rPr>
          <w:b w:val="1"/>
          <w:rtl w:val="0"/>
        </w:rPr>
        <w:t xml:space="preserve">ferror()</w:t>
      </w:r>
      <w:r w:rsidDel="00000000" w:rsidR="00000000" w:rsidRPr="00000000">
        <w:rPr>
          <w:rtl w:val="0"/>
        </w:rPr>
        <w:t xml:space="preserve"> – devolve verdadeiro se ocorrer um erro</w:t>
      </w:r>
    </w:p>
    <w:p w:rsidR="00000000" w:rsidDel="00000000" w:rsidP="00000000" w:rsidRDefault="00000000" w:rsidRPr="00000000" w14:paraId="00000AA8">
      <w:pPr>
        <w:spacing w:after="120" w:before="0" w:line="276" w:lineRule="auto"/>
        <w:jc w:val="both"/>
        <w:rPr/>
      </w:pPr>
      <w:r w:rsidDel="00000000" w:rsidR="00000000" w:rsidRPr="00000000">
        <w:rPr>
          <w:b w:val="1"/>
          <w:rtl w:val="0"/>
        </w:rPr>
        <w:t xml:space="preserve">remove() </w:t>
      </w:r>
      <w:r w:rsidDel="00000000" w:rsidR="00000000" w:rsidRPr="00000000">
        <w:rPr>
          <w:rtl w:val="0"/>
        </w:rPr>
        <w:t xml:space="preserve">– apaga um arquivo</w:t>
      </w:r>
    </w:p>
    <w:p w:rsidR="00000000" w:rsidDel="00000000" w:rsidP="00000000" w:rsidRDefault="00000000" w:rsidRPr="00000000" w14:paraId="00000AA9">
      <w:pPr>
        <w:spacing w:after="120" w:before="0" w:line="276" w:lineRule="auto"/>
        <w:jc w:val="both"/>
        <w:rPr/>
      </w:pPr>
      <w:r w:rsidDel="00000000" w:rsidR="00000000" w:rsidRPr="00000000">
        <w:rPr>
          <w:b w:val="1"/>
          <w:rtl w:val="0"/>
        </w:rPr>
        <w:t xml:space="preserve">rewind()</w:t>
      </w:r>
      <w:r w:rsidDel="00000000" w:rsidR="00000000" w:rsidRPr="00000000">
        <w:rPr>
          <w:rtl w:val="0"/>
        </w:rPr>
        <w:t xml:space="preserve"> – recoloca o indicador de posição no início do arquivo</w:t>
      </w:r>
    </w:p>
    <w:p w:rsidR="00000000" w:rsidDel="00000000" w:rsidP="00000000" w:rsidRDefault="00000000" w:rsidRPr="00000000" w14:paraId="00000AAA">
      <w:pPr>
        <w:spacing w:after="120" w:before="0" w:line="276" w:lineRule="auto"/>
        <w:jc w:val="both"/>
        <w:rPr/>
      </w:pPr>
      <w:r w:rsidDel="00000000" w:rsidR="00000000" w:rsidRPr="00000000">
        <w:rPr>
          <w:b w:val="1"/>
          <w:rtl w:val="0"/>
        </w:rPr>
        <w:t xml:space="preserve">fflush() </w:t>
      </w:r>
      <w:r w:rsidDel="00000000" w:rsidR="00000000" w:rsidRPr="00000000">
        <w:rPr>
          <w:rtl w:val="0"/>
        </w:rPr>
        <w:t xml:space="preserve">– descarrega um arquivo</w:t>
      </w:r>
    </w:p>
    <w:p w:rsidR="00000000" w:rsidDel="00000000" w:rsidP="00000000" w:rsidRDefault="00000000" w:rsidRPr="00000000" w14:paraId="00000AAB">
      <w:pPr>
        <w:spacing w:after="120" w:before="0" w:line="276" w:lineRule="auto"/>
        <w:jc w:val="both"/>
        <w:rPr/>
      </w:pPr>
      <w:r w:rsidDel="00000000" w:rsidR="00000000" w:rsidRPr="00000000">
        <w:rPr>
          <w:b w:val="1"/>
          <w:rtl w:val="0"/>
        </w:rPr>
        <w:t xml:space="preserve">fseek()</w:t>
      </w:r>
      <w:r w:rsidDel="00000000" w:rsidR="00000000" w:rsidRPr="00000000">
        <w:rPr>
          <w:rtl w:val="0"/>
        </w:rPr>
        <w:t xml:space="preserve"> – posiciona o arquivo em um byte específico</w:t>
      </w:r>
    </w:p>
    <w:p w:rsidR="00000000" w:rsidDel="00000000" w:rsidP="00000000" w:rsidRDefault="00000000" w:rsidRPr="00000000" w14:paraId="00000AAC">
      <w:pPr>
        <w:spacing w:after="120" w:before="0" w:line="276" w:lineRule="auto"/>
        <w:jc w:val="both"/>
        <w:rPr/>
      </w:pPr>
      <w:r w:rsidDel="00000000" w:rsidR="00000000" w:rsidRPr="00000000">
        <w:rPr>
          <w:rtl w:val="0"/>
        </w:rPr>
      </w:r>
    </w:p>
    <w:p w:rsidR="00000000" w:rsidDel="00000000" w:rsidP="00000000" w:rsidRDefault="00000000" w:rsidRPr="00000000" w14:paraId="00000AAD">
      <w:pPr>
        <w:pStyle w:val="Heading3"/>
        <w:spacing w:after="240" w:before="240" w:lineRule="auto"/>
        <w:jc w:val="both"/>
        <w:rPr>
          <w:rFonts w:ascii="Arial" w:cs="Arial" w:eastAsia="Arial" w:hAnsi="Arial"/>
          <w:b w:val="1"/>
          <w:color w:val="ff0000"/>
          <w:sz w:val="30"/>
          <w:szCs w:val="30"/>
        </w:rPr>
      </w:pPr>
      <w:bookmarkStart w:colFirst="0" w:colLast="0" w:name="_heading=h.pkwqa1" w:id="81"/>
      <w:bookmarkEnd w:id="81"/>
      <w:r w:rsidDel="00000000" w:rsidR="00000000" w:rsidRPr="00000000">
        <w:rPr>
          <w:rtl w:val="0"/>
        </w:rPr>
        <w:t xml:space="preserve">Modos de abertura</w:t>
      </w:r>
      <w:r w:rsidDel="00000000" w:rsidR="00000000" w:rsidRPr="00000000">
        <w:rPr>
          <w:rtl w:val="0"/>
        </w:rPr>
      </w:r>
    </w:p>
    <w:p w:rsidR="00000000" w:rsidDel="00000000" w:rsidP="00000000" w:rsidRDefault="00000000" w:rsidRPr="00000000" w14:paraId="00000AAE">
      <w:pPr>
        <w:spacing w:after="120" w:before="0" w:line="276" w:lineRule="auto"/>
        <w:jc w:val="both"/>
        <w:rPr/>
      </w:pPr>
      <w:r w:rsidDel="00000000" w:rsidR="00000000" w:rsidRPr="00000000">
        <w:rPr>
          <w:b w:val="1"/>
          <w:rtl w:val="0"/>
        </w:rPr>
        <w:t xml:space="preserve">r</w:t>
      </w:r>
      <w:r w:rsidDel="00000000" w:rsidR="00000000" w:rsidRPr="00000000">
        <w:rPr>
          <w:rtl w:val="0"/>
        </w:rPr>
        <w:t xml:space="preserve"> – abre um arquivo-texto para leitura</w:t>
      </w:r>
    </w:p>
    <w:p w:rsidR="00000000" w:rsidDel="00000000" w:rsidP="00000000" w:rsidRDefault="00000000" w:rsidRPr="00000000" w14:paraId="00000AAF">
      <w:pPr>
        <w:spacing w:after="120" w:before="0" w:line="276" w:lineRule="auto"/>
        <w:jc w:val="both"/>
        <w:rPr/>
      </w:pPr>
      <w:r w:rsidDel="00000000" w:rsidR="00000000" w:rsidRPr="00000000">
        <w:rPr>
          <w:b w:val="1"/>
          <w:rtl w:val="0"/>
        </w:rPr>
        <w:t xml:space="preserve">w</w:t>
      </w:r>
      <w:r w:rsidDel="00000000" w:rsidR="00000000" w:rsidRPr="00000000">
        <w:rPr>
          <w:rtl w:val="0"/>
        </w:rPr>
        <w:t xml:space="preserve"> – cria um arquivo-texto para escrita</w:t>
      </w:r>
    </w:p>
    <w:p w:rsidR="00000000" w:rsidDel="00000000" w:rsidP="00000000" w:rsidRDefault="00000000" w:rsidRPr="00000000" w14:paraId="00000AB0">
      <w:pPr>
        <w:spacing w:after="120" w:before="0" w:line="276" w:lineRule="auto"/>
        <w:jc w:val="both"/>
        <w:rPr/>
      </w:pPr>
      <w:r w:rsidDel="00000000" w:rsidR="00000000" w:rsidRPr="00000000">
        <w:rPr>
          <w:b w:val="1"/>
          <w:rtl w:val="0"/>
        </w:rPr>
        <w:t xml:space="preserve">a</w:t>
      </w:r>
      <w:r w:rsidDel="00000000" w:rsidR="00000000" w:rsidRPr="00000000">
        <w:rPr>
          <w:rtl w:val="0"/>
        </w:rPr>
        <w:t xml:space="preserve"> – anexa um arquivo –texto</w:t>
      </w:r>
    </w:p>
    <w:p w:rsidR="00000000" w:rsidDel="00000000" w:rsidP="00000000" w:rsidRDefault="00000000" w:rsidRPr="00000000" w14:paraId="00000AB1">
      <w:pPr>
        <w:spacing w:after="120" w:before="0" w:line="276" w:lineRule="auto"/>
        <w:jc w:val="both"/>
        <w:rPr/>
      </w:pPr>
      <w:r w:rsidDel="00000000" w:rsidR="00000000" w:rsidRPr="00000000">
        <w:rPr>
          <w:b w:val="1"/>
          <w:rtl w:val="0"/>
        </w:rPr>
        <w:t xml:space="preserve">rb</w:t>
      </w:r>
      <w:r w:rsidDel="00000000" w:rsidR="00000000" w:rsidRPr="00000000">
        <w:rPr>
          <w:rtl w:val="0"/>
        </w:rPr>
        <w:t xml:space="preserve"> – abre um arquivo binário para leitura</w:t>
      </w:r>
    </w:p>
    <w:p w:rsidR="00000000" w:rsidDel="00000000" w:rsidP="00000000" w:rsidRDefault="00000000" w:rsidRPr="00000000" w14:paraId="00000AB2">
      <w:pPr>
        <w:spacing w:after="120" w:before="0" w:line="276" w:lineRule="auto"/>
        <w:jc w:val="both"/>
        <w:rPr/>
      </w:pPr>
      <w:r w:rsidDel="00000000" w:rsidR="00000000" w:rsidRPr="00000000">
        <w:rPr>
          <w:b w:val="1"/>
          <w:rtl w:val="0"/>
        </w:rPr>
        <w:t xml:space="preserve">wb</w:t>
      </w:r>
      <w:r w:rsidDel="00000000" w:rsidR="00000000" w:rsidRPr="00000000">
        <w:rPr>
          <w:rtl w:val="0"/>
        </w:rPr>
        <w:t xml:space="preserve"> – cria um arquivo binário para escrita</w:t>
      </w:r>
    </w:p>
    <w:p w:rsidR="00000000" w:rsidDel="00000000" w:rsidP="00000000" w:rsidRDefault="00000000" w:rsidRPr="00000000" w14:paraId="00000AB3">
      <w:pPr>
        <w:spacing w:after="120" w:before="0" w:line="276" w:lineRule="auto"/>
        <w:jc w:val="both"/>
        <w:rPr/>
      </w:pPr>
      <w:r w:rsidDel="00000000" w:rsidR="00000000" w:rsidRPr="00000000">
        <w:rPr>
          <w:b w:val="1"/>
          <w:rtl w:val="0"/>
        </w:rPr>
        <w:t xml:space="preserve">r+</w:t>
      </w:r>
      <w:r w:rsidDel="00000000" w:rsidR="00000000" w:rsidRPr="00000000">
        <w:rPr>
          <w:rtl w:val="0"/>
        </w:rPr>
        <w:t xml:space="preserve"> - abre um arquivo-texto para leitura e escrita</w:t>
      </w:r>
    </w:p>
    <w:p w:rsidR="00000000" w:rsidDel="00000000" w:rsidP="00000000" w:rsidRDefault="00000000" w:rsidRPr="00000000" w14:paraId="00000AB4">
      <w:pPr>
        <w:spacing w:after="120" w:before="0" w:line="276" w:lineRule="auto"/>
        <w:jc w:val="both"/>
        <w:rPr/>
      </w:pPr>
      <w:r w:rsidDel="00000000" w:rsidR="00000000" w:rsidRPr="00000000">
        <w:rPr>
          <w:b w:val="1"/>
          <w:rtl w:val="0"/>
        </w:rPr>
        <w:t xml:space="preserve">w+</w:t>
      </w:r>
      <w:r w:rsidDel="00000000" w:rsidR="00000000" w:rsidRPr="00000000">
        <w:rPr>
          <w:rtl w:val="0"/>
        </w:rPr>
        <w:t xml:space="preserve"> - cria um arquivo-texto para leitura e escrita</w:t>
      </w:r>
    </w:p>
    <w:p w:rsidR="00000000" w:rsidDel="00000000" w:rsidP="00000000" w:rsidRDefault="00000000" w:rsidRPr="00000000" w14:paraId="00000AB5">
      <w:pPr>
        <w:spacing w:after="120" w:before="0" w:line="276" w:lineRule="auto"/>
        <w:jc w:val="both"/>
        <w:rPr/>
      </w:pPr>
      <w:r w:rsidDel="00000000" w:rsidR="00000000" w:rsidRPr="00000000">
        <w:rPr>
          <w:b w:val="1"/>
          <w:rtl w:val="0"/>
        </w:rPr>
        <w:t xml:space="preserve">a+</w:t>
      </w:r>
      <w:r w:rsidDel="00000000" w:rsidR="00000000" w:rsidRPr="00000000">
        <w:rPr>
          <w:rtl w:val="0"/>
        </w:rPr>
        <w:t xml:space="preserve"> - anexa ou cria um arquivo-texto para leitura e escrita</w:t>
      </w:r>
    </w:p>
    <w:p w:rsidR="00000000" w:rsidDel="00000000" w:rsidP="00000000" w:rsidRDefault="00000000" w:rsidRPr="00000000" w14:paraId="00000AB6">
      <w:pPr>
        <w:spacing w:after="120" w:before="0" w:line="276" w:lineRule="auto"/>
        <w:jc w:val="both"/>
        <w:rPr/>
      </w:pPr>
      <w:r w:rsidDel="00000000" w:rsidR="00000000" w:rsidRPr="00000000">
        <w:rPr>
          <w:b w:val="1"/>
          <w:rtl w:val="0"/>
        </w:rPr>
        <w:t xml:space="preserve">r+b</w:t>
      </w:r>
      <w:r w:rsidDel="00000000" w:rsidR="00000000" w:rsidRPr="00000000">
        <w:rPr>
          <w:rtl w:val="0"/>
        </w:rPr>
        <w:t xml:space="preserve"> – abre um arquivo binário para leitura e escrita</w:t>
      </w:r>
    </w:p>
    <w:p w:rsidR="00000000" w:rsidDel="00000000" w:rsidP="00000000" w:rsidRDefault="00000000" w:rsidRPr="00000000" w14:paraId="00000AB7">
      <w:pPr>
        <w:spacing w:after="120" w:before="0" w:line="276" w:lineRule="auto"/>
        <w:jc w:val="both"/>
        <w:rPr/>
      </w:pPr>
      <w:r w:rsidDel="00000000" w:rsidR="00000000" w:rsidRPr="00000000">
        <w:rPr>
          <w:b w:val="1"/>
          <w:rtl w:val="0"/>
        </w:rPr>
        <w:t xml:space="preserve">w+b</w:t>
      </w:r>
      <w:r w:rsidDel="00000000" w:rsidR="00000000" w:rsidRPr="00000000">
        <w:rPr>
          <w:rtl w:val="0"/>
        </w:rPr>
        <w:t xml:space="preserve"> – cria um arquivo binário para leitura e escrita</w:t>
      </w:r>
    </w:p>
    <w:p w:rsidR="00000000" w:rsidDel="00000000" w:rsidP="00000000" w:rsidRDefault="00000000" w:rsidRPr="00000000" w14:paraId="00000AB8">
      <w:pPr>
        <w:spacing w:after="120" w:before="0" w:line="276" w:lineRule="auto"/>
        <w:jc w:val="both"/>
        <w:rPr/>
      </w:pPr>
      <w:r w:rsidDel="00000000" w:rsidR="00000000" w:rsidRPr="00000000">
        <w:rPr>
          <w:b w:val="1"/>
          <w:rtl w:val="0"/>
        </w:rPr>
        <w:t xml:space="preserve">a+b</w:t>
      </w:r>
      <w:r w:rsidDel="00000000" w:rsidR="00000000" w:rsidRPr="00000000">
        <w:rPr>
          <w:rtl w:val="0"/>
        </w:rPr>
        <w:t xml:space="preserve"> – anexa ou cria um arquivo binário para leitura e escrita</w:t>
      </w:r>
    </w:p>
    <w:p w:rsidR="00000000" w:rsidDel="00000000" w:rsidP="00000000" w:rsidRDefault="00000000" w:rsidRPr="00000000" w14:paraId="00000AB9">
      <w:pPr>
        <w:spacing w:after="120" w:before="0" w:line="276" w:lineRule="auto"/>
        <w:jc w:val="both"/>
        <w:rPr/>
      </w:pPr>
      <w:r w:rsidDel="00000000" w:rsidR="00000000" w:rsidRPr="00000000">
        <w:rPr>
          <w:rtl w:val="0"/>
        </w:rPr>
      </w:r>
    </w:p>
    <w:p w:rsidR="00000000" w:rsidDel="00000000" w:rsidP="00000000" w:rsidRDefault="00000000" w:rsidRPr="00000000" w14:paraId="00000ABA">
      <w:pPr>
        <w:pStyle w:val="Heading3"/>
        <w:spacing w:after="120" w:before="0" w:line="276" w:lineRule="auto"/>
        <w:jc w:val="both"/>
        <w:rPr/>
      </w:pPr>
      <w:bookmarkStart w:colFirst="0" w:colLast="0" w:name="_heading=h.39kk8xu" w:id="82"/>
      <w:bookmarkEnd w:id="82"/>
      <w:r w:rsidDel="00000000" w:rsidR="00000000" w:rsidRPr="00000000">
        <w:br w:type="page"/>
      </w:r>
      <w:r w:rsidDel="00000000" w:rsidR="00000000" w:rsidRPr="00000000">
        <w:rPr>
          <w:rtl w:val="0"/>
        </w:rPr>
      </w:r>
    </w:p>
    <w:p w:rsidR="00000000" w:rsidDel="00000000" w:rsidP="00000000" w:rsidRDefault="00000000" w:rsidRPr="00000000" w14:paraId="00000ABB">
      <w:pPr>
        <w:pStyle w:val="Heading3"/>
        <w:spacing w:after="120" w:before="0" w:line="276" w:lineRule="auto"/>
        <w:jc w:val="both"/>
        <w:rPr/>
      </w:pPr>
      <w:bookmarkStart w:colFirst="0" w:colLast="0" w:name="_heading=h.1opuj5n" w:id="83"/>
      <w:bookmarkEnd w:id="83"/>
      <w:r w:rsidDel="00000000" w:rsidR="00000000" w:rsidRPr="00000000">
        <w:rPr>
          <w:rtl w:val="0"/>
        </w:rPr>
        <w:t xml:space="preserve">Abrir um arquivo</w:t>
      </w:r>
    </w:p>
    <w:p w:rsidR="00000000" w:rsidDel="00000000" w:rsidP="00000000" w:rsidRDefault="00000000" w:rsidRPr="00000000" w14:paraId="00000ABC">
      <w:pPr>
        <w:spacing w:after="120" w:before="0" w:line="276" w:lineRule="auto"/>
        <w:jc w:val="both"/>
        <w:rPr>
          <w:rFonts w:ascii="Consolas" w:cs="Consolas" w:eastAsia="Consolas" w:hAnsi="Consolas"/>
          <w:b w:val="1"/>
          <w:sz w:val="19"/>
          <w:szCs w:val="19"/>
          <w:shd w:fill="cccccc" w:val="clear"/>
        </w:rPr>
      </w:pPr>
      <w:r w:rsidDel="00000000" w:rsidR="00000000" w:rsidRPr="00000000">
        <w:rPr>
          <w:rFonts w:ascii="Consolas" w:cs="Consolas" w:eastAsia="Consolas" w:hAnsi="Consolas"/>
          <w:b w:val="1"/>
          <w:sz w:val="19"/>
          <w:szCs w:val="19"/>
          <w:shd w:fill="cccccc" w:val="clear"/>
          <w:rtl w:val="0"/>
        </w:rPr>
        <w:t xml:space="preserve">FILE *fp;</w:t>
      </w:r>
    </w:p>
    <w:p w:rsidR="00000000" w:rsidDel="00000000" w:rsidP="00000000" w:rsidRDefault="00000000" w:rsidRPr="00000000" w14:paraId="00000ABD">
      <w:pPr>
        <w:spacing w:after="120" w:before="0" w:line="276" w:lineRule="auto"/>
        <w:jc w:val="both"/>
        <w:rPr>
          <w:rFonts w:ascii="Consolas" w:cs="Consolas" w:eastAsia="Consolas" w:hAnsi="Consolas"/>
          <w:b w:val="1"/>
          <w:sz w:val="19"/>
          <w:szCs w:val="19"/>
          <w:shd w:fill="cccccc" w:val="clear"/>
        </w:rPr>
      </w:pPr>
      <w:r w:rsidDel="00000000" w:rsidR="00000000" w:rsidRPr="00000000">
        <w:rPr>
          <w:rFonts w:ascii="Consolas" w:cs="Consolas" w:eastAsia="Consolas" w:hAnsi="Consolas"/>
          <w:b w:val="1"/>
          <w:sz w:val="19"/>
          <w:szCs w:val="19"/>
          <w:shd w:fill="cccccc" w:val="clear"/>
          <w:rtl w:val="0"/>
        </w:rPr>
        <w:t xml:space="preserve">if((fp=fopen(“test”, “w”)) == NULL)</w:t>
      </w:r>
    </w:p>
    <w:p w:rsidR="00000000" w:rsidDel="00000000" w:rsidP="00000000" w:rsidRDefault="00000000" w:rsidRPr="00000000" w14:paraId="00000ABE">
      <w:pPr>
        <w:spacing w:after="120" w:before="0" w:line="276" w:lineRule="auto"/>
        <w:jc w:val="both"/>
        <w:rPr>
          <w:rFonts w:ascii="Consolas" w:cs="Consolas" w:eastAsia="Consolas" w:hAnsi="Consolas"/>
          <w:b w:val="1"/>
          <w:sz w:val="19"/>
          <w:szCs w:val="19"/>
          <w:shd w:fill="cccccc" w:val="clear"/>
        </w:rPr>
      </w:pPr>
      <w:r w:rsidDel="00000000" w:rsidR="00000000" w:rsidRPr="00000000">
        <w:rPr>
          <w:rFonts w:ascii="Consolas" w:cs="Consolas" w:eastAsia="Consolas" w:hAnsi="Consolas"/>
          <w:b w:val="1"/>
          <w:sz w:val="19"/>
          <w:szCs w:val="19"/>
          <w:shd w:fill="cccccc" w:val="clear"/>
          <w:rtl w:val="0"/>
        </w:rPr>
        <w:t xml:space="preserve">{</w:t>
      </w:r>
    </w:p>
    <w:p w:rsidR="00000000" w:rsidDel="00000000" w:rsidP="00000000" w:rsidRDefault="00000000" w:rsidRPr="00000000" w14:paraId="00000ABF">
      <w:pPr>
        <w:spacing w:after="120" w:before="0" w:line="276" w:lineRule="auto"/>
        <w:jc w:val="both"/>
        <w:rPr>
          <w:rFonts w:ascii="Consolas" w:cs="Consolas" w:eastAsia="Consolas" w:hAnsi="Consolas"/>
          <w:b w:val="1"/>
          <w:sz w:val="19"/>
          <w:szCs w:val="19"/>
          <w:shd w:fill="cccccc" w:val="clear"/>
        </w:rPr>
      </w:pPr>
      <w:r w:rsidDel="00000000" w:rsidR="00000000" w:rsidRPr="00000000">
        <w:rPr>
          <w:rFonts w:ascii="Consolas" w:cs="Consolas" w:eastAsia="Consolas" w:hAnsi="Consolas"/>
          <w:b w:val="1"/>
          <w:sz w:val="19"/>
          <w:szCs w:val="19"/>
          <w:shd w:fill="cccccc" w:val="clear"/>
          <w:rtl w:val="0"/>
        </w:rPr>
        <w:t xml:space="preserve">       printf(“O arquivo não pode ser aberto”);</w:t>
      </w:r>
    </w:p>
    <w:p w:rsidR="00000000" w:rsidDel="00000000" w:rsidP="00000000" w:rsidRDefault="00000000" w:rsidRPr="00000000" w14:paraId="00000AC0">
      <w:pPr>
        <w:spacing w:after="120" w:before="0" w:line="276" w:lineRule="auto"/>
        <w:jc w:val="both"/>
        <w:rPr>
          <w:rFonts w:ascii="Consolas" w:cs="Consolas" w:eastAsia="Consolas" w:hAnsi="Consolas"/>
          <w:b w:val="1"/>
          <w:sz w:val="19"/>
          <w:szCs w:val="19"/>
          <w:shd w:fill="cccccc" w:val="clear"/>
        </w:rPr>
      </w:pPr>
      <w:r w:rsidDel="00000000" w:rsidR="00000000" w:rsidRPr="00000000">
        <w:rPr>
          <w:rFonts w:ascii="Consolas" w:cs="Consolas" w:eastAsia="Consolas" w:hAnsi="Consolas"/>
          <w:b w:val="1"/>
          <w:sz w:val="19"/>
          <w:szCs w:val="19"/>
          <w:shd w:fill="cccccc" w:val="clear"/>
          <w:rtl w:val="0"/>
        </w:rPr>
        <w:t xml:space="preserve">       exit(1);</w:t>
      </w:r>
    </w:p>
    <w:p w:rsidR="00000000" w:rsidDel="00000000" w:rsidP="00000000" w:rsidRDefault="00000000" w:rsidRPr="00000000" w14:paraId="00000AC1">
      <w:pPr>
        <w:spacing w:after="120" w:before="0" w:line="276" w:lineRule="auto"/>
        <w:jc w:val="both"/>
        <w:rPr>
          <w:rFonts w:ascii="Consolas" w:cs="Consolas" w:eastAsia="Consolas" w:hAnsi="Consolas"/>
          <w:b w:val="1"/>
          <w:sz w:val="19"/>
          <w:szCs w:val="19"/>
          <w:shd w:fill="cccccc" w:val="clear"/>
        </w:rPr>
      </w:pPr>
      <w:r w:rsidDel="00000000" w:rsidR="00000000" w:rsidRPr="00000000">
        <w:rPr>
          <w:rFonts w:ascii="Consolas" w:cs="Consolas" w:eastAsia="Consolas" w:hAnsi="Consolas"/>
          <w:b w:val="1"/>
          <w:sz w:val="19"/>
          <w:szCs w:val="19"/>
          <w:shd w:fill="cccccc" w:val="clear"/>
          <w:rtl w:val="0"/>
        </w:rPr>
        <w:t xml:space="preserve">}</w:t>
      </w:r>
    </w:p>
    <w:p w:rsidR="00000000" w:rsidDel="00000000" w:rsidP="00000000" w:rsidRDefault="00000000" w:rsidRPr="00000000" w14:paraId="00000AC2">
      <w:pPr>
        <w:spacing w:after="120" w:before="0"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AC3">
      <w:pPr>
        <w:pStyle w:val="Heading3"/>
        <w:spacing w:after="120" w:before="0" w:line="276" w:lineRule="auto"/>
        <w:jc w:val="both"/>
        <w:rPr/>
      </w:pPr>
      <w:bookmarkStart w:colFirst="0" w:colLast="0" w:name="_heading=h.48pi1tg" w:id="84"/>
      <w:bookmarkEnd w:id="84"/>
      <w:r w:rsidDel="00000000" w:rsidR="00000000" w:rsidRPr="00000000">
        <w:rPr>
          <w:rtl w:val="0"/>
        </w:rPr>
        <w:t xml:space="preserve">Fechar uma arquivo</w:t>
      </w:r>
    </w:p>
    <w:p w:rsidR="00000000" w:rsidDel="00000000" w:rsidP="00000000" w:rsidRDefault="00000000" w:rsidRPr="00000000" w14:paraId="00000AC4">
      <w:pPr>
        <w:spacing w:after="120" w:before="0" w:line="276" w:lineRule="auto"/>
        <w:jc w:val="both"/>
        <w:rPr>
          <w:rFonts w:ascii="Consolas" w:cs="Consolas" w:eastAsia="Consolas" w:hAnsi="Consolas"/>
          <w:b w:val="1"/>
          <w:sz w:val="19"/>
          <w:szCs w:val="19"/>
          <w:shd w:fill="cccccc" w:val="clear"/>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w:t>
      </w:r>
      <w:r w:rsidDel="00000000" w:rsidR="00000000" w:rsidRPr="00000000">
        <w:rPr>
          <w:rFonts w:ascii="Consolas" w:cs="Consolas" w:eastAsia="Consolas" w:hAnsi="Consolas"/>
          <w:b w:val="1"/>
          <w:sz w:val="19"/>
          <w:szCs w:val="19"/>
          <w:shd w:fill="cccccc" w:val="clear"/>
          <w:rtl w:val="0"/>
        </w:rPr>
        <w:t xml:space="preserve">int fclose(FILE *fp);</w:t>
      </w:r>
    </w:p>
    <w:p w:rsidR="00000000" w:rsidDel="00000000" w:rsidP="00000000" w:rsidRDefault="00000000" w:rsidRPr="00000000" w14:paraId="00000AC5">
      <w:pPr>
        <w:spacing w:after="120" w:before="0" w:line="276" w:lineRule="auto"/>
        <w:jc w:val="both"/>
        <w:rPr>
          <w:b w:val="1"/>
        </w:rPr>
      </w:pPr>
      <w:r w:rsidDel="00000000" w:rsidR="00000000" w:rsidRPr="00000000">
        <w:rPr>
          <w:rtl w:val="0"/>
        </w:rPr>
        <w:t xml:space="preserve">Em que fp é o ponteiro de arquivo devolvido pela chamada fclose();</w:t>
      </w:r>
      <w:r w:rsidDel="00000000" w:rsidR="00000000" w:rsidRPr="00000000">
        <w:rPr>
          <w:rtl w:val="0"/>
        </w:rPr>
      </w:r>
    </w:p>
    <w:p w:rsidR="00000000" w:rsidDel="00000000" w:rsidP="00000000" w:rsidRDefault="00000000" w:rsidRPr="00000000" w14:paraId="00000AC6">
      <w:pPr>
        <w:spacing w:after="240" w:before="240" w:lineRule="auto"/>
        <w:jc w:val="both"/>
        <w:rPr>
          <w:b w:val="1"/>
        </w:rPr>
      </w:pPr>
      <w:r w:rsidDel="00000000" w:rsidR="00000000" w:rsidRPr="00000000">
        <w:rPr>
          <w:b w:val="1"/>
          <w:rtl w:val="0"/>
        </w:rPr>
        <w:t xml:space="preserve">Exemplo 1</w:t>
      </w:r>
    </w:p>
    <w:tbl>
      <w:tblPr>
        <w:tblStyle w:val="Table101"/>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AC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AC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AC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AC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AC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AC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AC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AC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AC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AD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AD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tc>
        <w:tc>
          <w:tcPr>
            <w:shd w:fill="f0f0f0" w:val="clear"/>
            <w:tcMar>
              <w:top w:w="0.0" w:type="dxa"/>
              <w:left w:w="0.0" w:type="dxa"/>
              <w:bottom w:w="0.0" w:type="dxa"/>
              <w:right w:w="0.0" w:type="dxa"/>
            </w:tcMar>
          </w:tcPr>
          <w:p w:rsidR="00000000" w:rsidDel="00000000" w:rsidP="00000000" w:rsidRDefault="00000000" w:rsidRPr="00000000" w14:paraId="00000AD2">
            <w:pPr>
              <w:widowControl w:val="0"/>
              <w:spacing w:before="0" w:line="276" w:lineRule="auto"/>
              <w:rPr>
                <w:rFonts w:ascii="Consolas" w:cs="Consolas" w:eastAsia="Consolas" w:hAnsi="Consolas"/>
                <w:b w:val="1"/>
                <w:color w:val="1f7199"/>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 include </w:t>
            </w:r>
            <w:r w:rsidDel="00000000" w:rsidR="00000000" w:rsidRPr="00000000">
              <w:rPr>
                <w:rFonts w:ascii="Consolas" w:cs="Consolas" w:eastAsia="Consolas" w:hAnsi="Consolas"/>
                <w:b w:val="1"/>
                <w:color w:val="4d99bf"/>
                <w:sz w:val="19"/>
                <w:szCs w:val="19"/>
                <w:shd w:fill="f0f0f0" w:val="clear"/>
                <w:rtl w:val="0"/>
              </w:rPr>
              <w:t xml:space="preserve">&lt;stdio.h&gt;</w:t>
            </w:r>
            <w:r w:rsidDel="00000000" w:rsidR="00000000" w:rsidRPr="00000000">
              <w:rPr>
                <w:rFonts w:ascii="Consolas" w:cs="Consolas" w:eastAsia="Consolas" w:hAnsi="Consolas"/>
                <w:b w:val="1"/>
                <w:color w:val="444444"/>
                <w:sz w:val="19"/>
                <w:szCs w:val="19"/>
                <w:shd w:fill="f0f0f0" w:val="clear"/>
                <w:rtl w:val="0"/>
              </w:rPr>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br w:type="textWrapping"/>
              <w:t xml:space="preserve">    file *arq; </w:t>
            </w:r>
            <w:r w:rsidDel="00000000" w:rsidR="00000000" w:rsidRPr="00000000">
              <w:rPr>
                <w:rFonts w:ascii="Consolas" w:cs="Consolas" w:eastAsia="Consolas" w:hAnsi="Consolas"/>
                <w:b w:val="1"/>
                <w:color w:val="888888"/>
                <w:sz w:val="19"/>
                <w:szCs w:val="19"/>
                <w:shd w:fill="f0f0f0" w:val="clear"/>
                <w:rtl w:val="0"/>
              </w:rPr>
              <w:t xml:space="preserve">//ponteiro para a estrutura file</w:t>
            </w:r>
            <w:r w:rsidDel="00000000" w:rsidR="00000000" w:rsidRPr="00000000">
              <w:rPr>
                <w:rFonts w:ascii="Consolas" w:cs="Consolas" w:eastAsia="Consolas" w:hAnsi="Consolas"/>
                <w:b w:val="1"/>
                <w:color w:val="444444"/>
                <w:sz w:val="19"/>
                <w:szCs w:val="19"/>
                <w:shd w:fill="f0f0f0" w:val="clear"/>
                <w:rtl w:val="0"/>
              </w:rPr>
              <w:br w:type="textWrapping"/>
              <w:t xml:space="preserve">    arq = fopen (</w:t>
            </w:r>
            <w:r w:rsidDel="00000000" w:rsidR="00000000" w:rsidRPr="00000000">
              <w:rPr>
                <w:rFonts w:ascii="Consolas" w:cs="Consolas" w:eastAsia="Consolas" w:hAnsi="Consolas"/>
                <w:b w:val="1"/>
                <w:color w:val="880000"/>
                <w:sz w:val="19"/>
                <w:szCs w:val="19"/>
                <w:shd w:fill="f0f0f0" w:val="clear"/>
                <w:rtl w:val="0"/>
              </w:rPr>
              <w:t xml:space="preserve">"aula1.txt"</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"r+"</w:t>
            </w:r>
            <w:r w:rsidDel="00000000" w:rsidR="00000000" w:rsidRPr="00000000">
              <w:rPr>
                <w:rFonts w:ascii="Consolas" w:cs="Consolas" w:eastAsia="Consolas" w:hAnsi="Consolas"/>
                <w:b w:val="1"/>
                <w:color w:val="444444"/>
                <w:sz w:val="19"/>
                <w:szCs w:val="19"/>
                <w:shd w:fill="f0f0f0" w:val="clear"/>
                <w:rtl w:val="0"/>
              </w:rPr>
              <w:t xml:space="preserve">);</w:t>
              <w:br w:type="textWrapping"/>
            </w:r>
            <w:r w:rsidDel="00000000" w:rsidR="00000000" w:rsidRPr="00000000">
              <w:rPr>
                <w:rFonts w:ascii="Consolas" w:cs="Consolas" w:eastAsia="Consolas" w:hAnsi="Consolas"/>
                <w:b w:val="1"/>
                <w:color w:val="888888"/>
                <w:sz w:val="19"/>
                <w:szCs w:val="19"/>
                <w:shd w:fill="f0f0f0" w:val="clear"/>
                <w:rtl w:val="0"/>
              </w:rPr>
              <w:t xml:space="preserve">// abre o arquivo aula1.txt com modo de leitura e escrita</w:t>
            </w:r>
            <w:r w:rsidDel="00000000" w:rsidR="00000000" w:rsidRPr="00000000">
              <w:rPr>
                <w:rFonts w:ascii="Consolas" w:cs="Consolas" w:eastAsia="Consolas" w:hAnsi="Consolas"/>
                <w:b w:val="1"/>
                <w:color w:val="444444"/>
                <w:sz w:val="19"/>
                <w:szCs w:val="19"/>
                <w:shd w:fill="f0f0f0" w:val="clear"/>
                <w:rtl w:val="0"/>
              </w:rPr>
              <w:br w:type="textWrapping"/>
              <w:t xml:space="preserve">    </w:t>
            </w:r>
            <w:r w:rsidDel="00000000" w:rsidR="00000000" w:rsidRPr="00000000">
              <w:rPr>
                <w:rFonts w:ascii="Consolas" w:cs="Consolas" w:eastAsia="Consolas" w:hAnsi="Consolas"/>
                <w:b w:val="1"/>
                <w:color w:val="397300"/>
                <w:sz w:val="19"/>
                <w:szCs w:val="19"/>
                <w:shd w:fill="f0f0f0" w:val="clear"/>
                <w:rtl w:val="0"/>
              </w:rPr>
              <w:t xml:space="preserve">fprintf</w:t>
            </w:r>
            <w:r w:rsidDel="00000000" w:rsidR="00000000" w:rsidRPr="00000000">
              <w:rPr>
                <w:rFonts w:ascii="Consolas" w:cs="Consolas" w:eastAsia="Consolas" w:hAnsi="Consolas"/>
                <w:b w:val="1"/>
                <w:color w:val="444444"/>
                <w:sz w:val="19"/>
                <w:szCs w:val="19"/>
                <w:shd w:fill="f0f0f0" w:val="clear"/>
                <w:rtl w:val="0"/>
              </w:rPr>
              <w:t xml:space="preserve">(arq, </w:t>
            </w:r>
            <w:r w:rsidDel="00000000" w:rsidR="00000000" w:rsidRPr="00000000">
              <w:rPr>
                <w:rFonts w:ascii="Consolas" w:cs="Consolas" w:eastAsia="Consolas" w:hAnsi="Consolas"/>
                <w:b w:val="1"/>
                <w:color w:val="880000"/>
                <w:sz w:val="19"/>
                <w:szCs w:val="19"/>
                <w:shd w:fill="f0f0f0" w:val="clear"/>
                <w:rtl w:val="0"/>
              </w:rPr>
              <w:t xml:space="preserve">"ola .\n"</w:t>
            </w:r>
            <w:r w:rsidDel="00000000" w:rsidR="00000000" w:rsidRPr="00000000">
              <w:rPr>
                <w:rFonts w:ascii="Consolas" w:cs="Consolas" w:eastAsia="Consolas" w:hAnsi="Consolas"/>
                <w:b w:val="1"/>
                <w:color w:val="444444"/>
                <w:sz w:val="19"/>
                <w:szCs w:val="19"/>
                <w:shd w:fill="f0f0f0" w:val="clear"/>
                <w:rtl w:val="0"/>
              </w:rPr>
              <w:t xml:space="preserve">);</w:t>
              <w:br w:type="textWrapping"/>
            </w:r>
            <w:r w:rsidDel="00000000" w:rsidR="00000000" w:rsidRPr="00000000">
              <w:rPr>
                <w:rFonts w:ascii="Consolas" w:cs="Consolas" w:eastAsia="Consolas" w:hAnsi="Consolas"/>
                <w:b w:val="1"/>
                <w:color w:val="888888"/>
                <w:sz w:val="19"/>
                <w:szCs w:val="19"/>
                <w:shd w:fill="f0f0f0" w:val="clear"/>
                <w:rtl w:val="0"/>
              </w:rPr>
              <w:t xml:space="preserve">// escreve a mensagem no arquivo aberto</w:t>
            </w:r>
            <w:r w:rsidDel="00000000" w:rsidR="00000000" w:rsidRPr="00000000">
              <w:rPr>
                <w:rFonts w:ascii="Consolas" w:cs="Consolas" w:eastAsia="Consolas" w:hAnsi="Consolas"/>
                <w:b w:val="1"/>
                <w:color w:val="444444"/>
                <w:sz w:val="19"/>
                <w:szCs w:val="19"/>
                <w:shd w:fill="f0f0f0" w:val="clear"/>
                <w:rtl w:val="0"/>
              </w:rPr>
              <w:br w:type="textWrapping"/>
              <w:t xml:space="preserve">    fclose(arq); </w:t>
            </w:r>
            <w:r w:rsidDel="00000000" w:rsidR="00000000" w:rsidRPr="00000000">
              <w:rPr>
                <w:rFonts w:ascii="Consolas" w:cs="Consolas" w:eastAsia="Consolas" w:hAnsi="Consolas"/>
                <w:b w:val="1"/>
                <w:color w:val="888888"/>
                <w:sz w:val="19"/>
                <w:szCs w:val="19"/>
                <w:shd w:fill="f0f0f0" w:val="clear"/>
                <w:rtl w:val="0"/>
              </w:rPr>
              <w:t xml:space="preserve">/* fecha o arquivo</w:t>
              <w:br w:type="textWrapping"/>
              <w:t xml:space="preserve">    </w:t>
            </w:r>
            <w:r w:rsidDel="00000000" w:rsidR="00000000" w:rsidRPr="00000000">
              <w:rPr>
                <w:rFonts w:ascii="Consolas" w:cs="Consolas" w:eastAsia="Consolas" w:hAnsi="Consolas"/>
                <w:b w:val="1"/>
                <w:sz w:val="19"/>
                <w:szCs w:val="19"/>
                <w:shd w:fill="f0f0f0" w:val="clear"/>
                <w:rtl w:val="0"/>
              </w:rPr>
              <w:t xml:space="preserve">return 0;</w:t>
            </w:r>
            <w:r w:rsidDel="00000000" w:rsidR="00000000" w:rsidRPr="00000000">
              <w:rPr>
                <w:rFonts w:ascii="Consolas" w:cs="Consolas" w:eastAsia="Consolas" w:hAnsi="Consolas"/>
                <w:b w:val="1"/>
                <w:color w:val="888888"/>
                <w:sz w:val="19"/>
                <w:szCs w:val="19"/>
                <w:shd w:fill="f0f0f0" w:val="clear"/>
                <w:rtl w:val="0"/>
              </w:rPr>
              <w:br w:type="textWrapping"/>
              <w:t xml:space="preserve">}</w:t>
            </w:r>
            <w:r w:rsidDel="00000000" w:rsidR="00000000" w:rsidRPr="00000000">
              <w:rPr>
                <w:rtl w:val="0"/>
              </w:rPr>
            </w:r>
          </w:p>
        </w:tc>
      </w:tr>
    </w:tbl>
    <w:p w:rsidR="00000000" w:rsidDel="00000000" w:rsidP="00000000" w:rsidRDefault="00000000" w:rsidRPr="00000000" w14:paraId="00000AD3">
      <w:pPr>
        <w:spacing w:before="0" w:line="240" w:lineRule="auto"/>
        <w:jc w:val="both"/>
        <w:rPr>
          <w:rFonts w:ascii="Courier New" w:cs="Courier New" w:eastAsia="Courier New" w:hAnsi="Courier New"/>
          <w:shd w:fill="f3f3f3" w:val="clear"/>
        </w:rPr>
      </w:pPr>
      <w:r w:rsidDel="00000000" w:rsidR="00000000" w:rsidRPr="00000000">
        <w:rPr>
          <w:rtl w:val="0"/>
        </w:rPr>
      </w:r>
    </w:p>
    <w:p w:rsidR="00000000" w:rsidDel="00000000" w:rsidP="00000000" w:rsidRDefault="00000000" w:rsidRPr="00000000" w14:paraId="00000AD4">
      <w:pPr>
        <w:spacing w:after="240" w:before="240" w:lineRule="auto"/>
        <w:jc w:val="both"/>
        <w:rPr>
          <w:b w:val="1"/>
        </w:rPr>
      </w:pPr>
      <w:r w:rsidDel="00000000" w:rsidR="00000000" w:rsidRPr="00000000">
        <w:rPr>
          <w:rtl w:val="0"/>
        </w:rPr>
      </w:r>
    </w:p>
    <w:p w:rsidR="00000000" w:rsidDel="00000000" w:rsidP="00000000" w:rsidRDefault="00000000" w:rsidRPr="00000000" w14:paraId="00000AD5">
      <w:pPr>
        <w:spacing w:after="240" w:before="240" w:lineRule="auto"/>
        <w:jc w:val="both"/>
        <w:rPr>
          <w:b w:val="1"/>
        </w:rPr>
      </w:pPr>
      <w:r w:rsidDel="00000000" w:rsidR="00000000" w:rsidRPr="00000000">
        <w:rPr>
          <w:b w:val="1"/>
          <w:rtl w:val="0"/>
        </w:rPr>
        <w:t xml:space="preserve">Exemplo 2</w:t>
      </w:r>
    </w:p>
    <w:tbl>
      <w:tblPr>
        <w:tblStyle w:val="Table102"/>
        <w:tblW w:w="9555.0" w:type="dxa"/>
        <w:jc w:val="left"/>
        <w:tblInd w:w="45.0" w:type="dxa"/>
        <w:tblLayout w:type="fixed"/>
        <w:tblLook w:val="0600"/>
      </w:tblPr>
      <w:tblGrid>
        <w:gridCol w:w="510"/>
        <w:gridCol w:w="9045"/>
        <w:tblGridChange w:id="0">
          <w:tblGrid>
            <w:gridCol w:w="510"/>
            <w:gridCol w:w="90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AD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w:t>
            </w:r>
          </w:p>
          <w:p w:rsidR="00000000" w:rsidDel="00000000" w:rsidP="00000000" w:rsidRDefault="00000000" w:rsidRPr="00000000" w14:paraId="00000AD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w:t>
            </w:r>
          </w:p>
          <w:p w:rsidR="00000000" w:rsidDel="00000000" w:rsidP="00000000" w:rsidRDefault="00000000" w:rsidRPr="00000000" w14:paraId="00000AD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w:t>
            </w:r>
          </w:p>
          <w:p w:rsidR="00000000" w:rsidDel="00000000" w:rsidP="00000000" w:rsidRDefault="00000000" w:rsidRPr="00000000" w14:paraId="00000AD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w:t>
            </w:r>
          </w:p>
          <w:p w:rsidR="00000000" w:rsidDel="00000000" w:rsidP="00000000" w:rsidRDefault="00000000" w:rsidRPr="00000000" w14:paraId="00000AD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w:t>
            </w:r>
          </w:p>
          <w:p w:rsidR="00000000" w:rsidDel="00000000" w:rsidP="00000000" w:rsidRDefault="00000000" w:rsidRPr="00000000" w14:paraId="00000AD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6</w:t>
            </w:r>
          </w:p>
          <w:p w:rsidR="00000000" w:rsidDel="00000000" w:rsidP="00000000" w:rsidRDefault="00000000" w:rsidRPr="00000000" w14:paraId="00000AD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7</w:t>
            </w:r>
          </w:p>
          <w:p w:rsidR="00000000" w:rsidDel="00000000" w:rsidP="00000000" w:rsidRDefault="00000000" w:rsidRPr="00000000" w14:paraId="00000AD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8</w:t>
            </w:r>
          </w:p>
          <w:p w:rsidR="00000000" w:rsidDel="00000000" w:rsidP="00000000" w:rsidRDefault="00000000" w:rsidRPr="00000000" w14:paraId="00000AD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9</w:t>
            </w:r>
          </w:p>
          <w:p w:rsidR="00000000" w:rsidDel="00000000" w:rsidP="00000000" w:rsidRDefault="00000000" w:rsidRPr="00000000" w14:paraId="00000AD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10</w:t>
            </w:r>
          </w:p>
          <w:p w:rsidR="00000000" w:rsidDel="00000000" w:rsidP="00000000" w:rsidRDefault="00000000" w:rsidRPr="00000000" w14:paraId="00000AE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11</w:t>
            </w:r>
          </w:p>
          <w:p w:rsidR="00000000" w:rsidDel="00000000" w:rsidP="00000000" w:rsidRDefault="00000000" w:rsidRPr="00000000" w14:paraId="00000AE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12</w:t>
            </w:r>
          </w:p>
          <w:p w:rsidR="00000000" w:rsidDel="00000000" w:rsidP="00000000" w:rsidRDefault="00000000" w:rsidRPr="00000000" w14:paraId="00000AE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13</w:t>
            </w:r>
          </w:p>
          <w:p w:rsidR="00000000" w:rsidDel="00000000" w:rsidP="00000000" w:rsidRDefault="00000000" w:rsidRPr="00000000" w14:paraId="00000AE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14</w:t>
            </w:r>
          </w:p>
          <w:p w:rsidR="00000000" w:rsidDel="00000000" w:rsidP="00000000" w:rsidRDefault="00000000" w:rsidRPr="00000000" w14:paraId="00000AE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15</w:t>
            </w:r>
          </w:p>
          <w:p w:rsidR="00000000" w:rsidDel="00000000" w:rsidP="00000000" w:rsidRDefault="00000000" w:rsidRPr="00000000" w14:paraId="00000AE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16</w:t>
            </w:r>
          </w:p>
          <w:p w:rsidR="00000000" w:rsidDel="00000000" w:rsidP="00000000" w:rsidRDefault="00000000" w:rsidRPr="00000000" w14:paraId="00000AE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17</w:t>
            </w:r>
          </w:p>
          <w:p w:rsidR="00000000" w:rsidDel="00000000" w:rsidP="00000000" w:rsidRDefault="00000000" w:rsidRPr="00000000" w14:paraId="00000AE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18</w:t>
            </w:r>
          </w:p>
          <w:p w:rsidR="00000000" w:rsidDel="00000000" w:rsidP="00000000" w:rsidRDefault="00000000" w:rsidRPr="00000000" w14:paraId="00000AE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19</w:t>
            </w:r>
          </w:p>
          <w:p w:rsidR="00000000" w:rsidDel="00000000" w:rsidP="00000000" w:rsidRDefault="00000000" w:rsidRPr="00000000" w14:paraId="00000AE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20</w:t>
            </w:r>
          </w:p>
          <w:p w:rsidR="00000000" w:rsidDel="00000000" w:rsidP="00000000" w:rsidRDefault="00000000" w:rsidRPr="00000000" w14:paraId="00000AE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21</w:t>
            </w:r>
          </w:p>
          <w:p w:rsidR="00000000" w:rsidDel="00000000" w:rsidP="00000000" w:rsidRDefault="00000000" w:rsidRPr="00000000" w14:paraId="00000AE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22</w:t>
            </w:r>
          </w:p>
          <w:p w:rsidR="00000000" w:rsidDel="00000000" w:rsidP="00000000" w:rsidRDefault="00000000" w:rsidRPr="00000000" w14:paraId="00000AE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23</w:t>
            </w:r>
          </w:p>
          <w:p w:rsidR="00000000" w:rsidDel="00000000" w:rsidP="00000000" w:rsidRDefault="00000000" w:rsidRPr="00000000" w14:paraId="00000AE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24</w:t>
            </w:r>
          </w:p>
          <w:p w:rsidR="00000000" w:rsidDel="00000000" w:rsidP="00000000" w:rsidRDefault="00000000" w:rsidRPr="00000000" w14:paraId="00000AE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w:t>
            </w:r>
          </w:p>
          <w:p w:rsidR="00000000" w:rsidDel="00000000" w:rsidP="00000000" w:rsidRDefault="00000000" w:rsidRPr="00000000" w14:paraId="00000AE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26</w:t>
            </w:r>
          </w:p>
          <w:p w:rsidR="00000000" w:rsidDel="00000000" w:rsidP="00000000" w:rsidRDefault="00000000" w:rsidRPr="00000000" w14:paraId="00000AF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27</w:t>
            </w:r>
          </w:p>
          <w:p w:rsidR="00000000" w:rsidDel="00000000" w:rsidP="00000000" w:rsidRDefault="00000000" w:rsidRPr="00000000" w14:paraId="00000AF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28</w:t>
            </w:r>
          </w:p>
          <w:p w:rsidR="00000000" w:rsidDel="00000000" w:rsidP="00000000" w:rsidRDefault="00000000" w:rsidRPr="00000000" w14:paraId="00000AF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29</w:t>
            </w:r>
          </w:p>
          <w:p w:rsidR="00000000" w:rsidDel="00000000" w:rsidP="00000000" w:rsidRDefault="00000000" w:rsidRPr="00000000" w14:paraId="00000AF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30</w:t>
            </w:r>
          </w:p>
          <w:p w:rsidR="00000000" w:rsidDel="00000000" w:rsidP="00000000" w:rsidRDefault="00000000" w:rsidRPr="00000000" w14:paraId="00000AF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31</w:t>
            </w:r>
          </w:p>
          <w:p w:rsidR="00000000" w:rsidDel="00000000" w:rsidP="00000000" w:rsidRDefault="00000000" w:rsidRPr="00000000" w14:paraId="00000AF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32</w:t>
            </w:r>
          </w:p>
          <w:p w:rsidR="00000000" w:rsidDel="00000000" w:rsidP="00000000" w:rsidRDefault="00000000" w:rsidRPr="00000000" w14:paraId="00000AF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33</w:t>
            </w:r>
          </w:p>
          <w:p w:rsidR="00000000" w:rsidDel="00000000" w:rsidP="00000000" w:rsidRDefault="00000000" w:rsidRPr="00000000" w14:paraId="00000AF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34</w:t>
            </w:r>
          </w:p>
          <w:p w:rsidR="00000000" w:rsidDel="00000000" w:rsidP="00000000" w:rsidRDefault="00000000" w:rsidRPr="00000000" w14:paraId="00000AF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35</w:t>
            </w:r>
          </w:p>
          <w:p w:rsidR="00000000" w:rsidDel="00000000" w:rsidP="00000000" w:rsidRDefault="00000000" w:rsidRPr="00000000" w14:paraId="00000AF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36</w:t>
            </w:r>
          </w:p>
          <w:p w:rsidR="00000000" w:rsidDel="00000000" w:rsidP="00000000" w:rsidRDefault="00000000" w:rsidRPr="00000000" w14:paraId="00000AFA">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37</w:t>
            </w:r>
          </w:p>
          <w:p w:rsidR="00000000" w:rsidDel="00000000" w:rsidP="00000000" w:rsidRDefault="00000000" w:rsidRPr="00000000" w14:paraId="00000AFB">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38</w:t>
            </w:r>
          </w:p>
          <w:p w:rsidR="00000000" w:rsidDel="00000000" w:rsidP="00000000" w:rsidRDefault="00000000" w:rsidRPr="00000000" w14:paraId="00000AFC">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39</w:t>
            </w:r>
          </w:p>
          <w:p w:rsidR="00000000" w:rsidDel="00000000" w:rsidP="00000000" w:rsidRDefault="00000000" w:rsidRPr="00000000" w14:paraId="00000AFD">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40</w:t>
            </w:r>
          </w:p>
          <w:p w:rsidR="00000000" w:rsidDel="00000000" w:rsidP="00000000" w:rsidRDefault="00000000" w:rsidRPr="00000000" w14:paraId="00000AFE">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41</w:t>
            </w:r>
          </w:p>
          <w:p w:rsidR="00000000" w:rsidDel="00000000" w:rsidP="00000000" w:rsidRDefault="00000000" w:rsidRPr="00000000" w14:paraId="00000AFF">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42</w:t>
            </w:r>
          </w:p>
          <w:p w:rsidR="00000000" w:rsidDel="00000000" w:rsidP="00000000" w:rsidRDefault="00000000" w:rsidRPr="00000000" w14:paraId="00000B00">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43</w:t>
            </w:r>
          </w:p>
          <w:p w:rsidR="00000000" w:rsidDel="00000000" w:rsidP="00000000" w:rsidRDefault="00000000" w:rsidRPr="00000000" w14:paraId="00000B01">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44</w:t>
            </w:r>
          </w:p>
          <w:p w:rsidR="00000000" w:rsidDel="00000000" w:rsidP="00000000" w:rsidRDefault="00000000" w:rsidRPr="00000000" w14:paraId="00000B02">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45</w:t>
            </w:r>
          </w:p>
          <w:p w:rsidR="00000000" w:rsidDel="00000000" w:rsidP="00000000" w:rsidRDefault="00000000" w:rsidRPr="00000000" w14:paraId="00000B03">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46</w:t>
            </w:r>
          </w:p>
          <w:p w:rsidR="00000000" w:rsidDel="00000000" w:rsidP="00000000" w:rsidRDefault="00000000" w:rsidRPr="00000000" w14:paraId="00000B04">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47</w:t>
            </w:r>
          </w:p>
          <w:p w:rsidR="00000000" w:rsidDel="00000000" w:rsidP="00000000" w:rsidRDefault="00000000" w:rsidRPr="00000000" w14:paraId="00000B05">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48</w:t>
            </w:r>
          </w:p>
          <w:p w:rsidR="00000000" w:rsidDel="00000000" w:rsidP="00000000" w:rsidRDefault="00000000" w:rsidRPr="00000000" w14:paraId="00000B06">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49</w:t>
            </w:r>
          </w:p>
          <w:p w:rsidR="00000000" w:rsidDel="00000000" w:rsidP="00000000" w:rsidRDefault="00000000" w:rsidRPr="00000000" w14:paraId="00000B07">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50</w:t>
            </w:r>
          </w:p>
          <w:p w:rsidR="00000000" w:rsidDel="00000000" w:rsidP="00000000" w:rsidRDefault="00000000" w:rsidRPr="00000000" w14:paraId="00000B08">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51</w:t>
            </w:r>
          </w:p>
          <w:p w:rsidR="00000000" w:rsidDel="00000000" w:rsidP="00000000" w:rsidRDefault="00000000" w:rsidRPr="00000000" w14:paraId="00000B09">
            <w:pPr>
              <w:widowControl w:val="0"/>
              <w:spacing w:before="0" w:line="276" w:lineRule="auto"/>
              <w:ind w:left="-340" w:right="129" w:firstLine="0"/>
              <w:jc w:val="righ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52</w:t>
            </w:r>
          </w:p>
        </w:tc>
        <w:tc>
          <w:tcPr>
            <w:shd w:fill="f0f0f0" w:val="clear"/>
            <w:tcMar>
              <w:top w:w="0.0" w:type="dxa"/>
              <w:left w:w="0.0" w:type="dxa"/>
              <w:bottom w:w="0.0" w:type="dxa"/>
              <w:right w:w="0.0" w:type="dxa"/>
            </w:tcMar>
          </w:tcPr>
          <w:p w:rsidR="00000000" w:rsidDel="00000000" w:rsidP="00000000" w:rsidRDefault="00000000" w:rsidRPr="00000000" w14:paraId="00000B0A">
            <w:pPr>
              <w:widowControl w:val="0"/>
              <w:pBdr>
                <w:top w:space="0" w:sz="0" w:val="nil"/>
                <w:left w:space="0" w:sz="0" w:val="nil"/>
                <w:bottom w:space="0" w:sz="0" w:val="nil"/>
                <w:right w:space="0" w:sz="0" w:val="nil"/>
                <w:between w:space="0" w:sz="0" w:val="nil"/>
              </w:pBdr>
              <w:spacing w:before="0" w:line="276" w:lineRule="auto"/>
              <w:rPr>
                <w:rFonts w:ascii="Consolas" w:cs="Consolas" w:eastAsia="Consolas" w:hAnsi="Consolas"/>
                <w:b w:val="1"/>
                <w:color w:val="444444"/>
                <w:sz w:val="19"/>
                <w:szCs w:val="19"/>
                <w:shd w:fill="f0f0f0" w:val="clear"/>
              </w:rPr>
            </w:pP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&lt;stdio.h&gt;</w:t>
            </w:r>
            <w:r w:rsidDel="00000000" w:rsidR="00000000" w:rsidRPr="00000000">
              <w:rPr>
                <w:rFonts w:ascii="Consolas" w:cs="Consolas" w:eastAsia="Consolas" w:hAnsi="Consolas"/>
                <w:b w:val="1"/>
                <w:color w:val="444444"/>
                <w:sz w:val="19"/>
                <w:szCs w:val="19"/>
                <w:shd w:fill="f0f0f0" w:val="clear"/>
                <w:rtl w:val="0"/>
              </w:rPr>
              <w:br w:type="textWrapping"/>
            </w:r>
            <w:r w:rsidDel="00000000" w:rsidR="00000000" w:rsidRPr="00000000">
              <w:rPr>
                <w:rFonts w:ascii="Consolas" w:cs="Consolas" w:eastAsia="Consolas" w:hAnsi="Consolas"/>
                <w:b w:val="1"/>
                <w:color w:val="1f7199"/>
                <w:sz w:val="19"/>
                <w:szCs w:val="19"/>
                <w:shd w:fill="f0f0f0" w:val="clear"/>
                <w:rtl w:val="0"/>
              </w:rPr>
              <w:t xml:space="preserve">#include </w:t>
            </w:r>
            <w:r w:rsidDel="00000000" w:rsidR="00000000" w:rsidRPr="00000000">
              <w:rPr>
                <w:rFonts w:ascii="Consolas" w:cs="Consolas" w:eastAsia="Consolas" w:hAnsi="Consolas"/>
                <w:b w:val="1"/>
                <w:color w:val="4d99bf"/>
                <w:sz w:val="19"/>
                <w:szCs w:val="19"/>
                <w:shd w:fill="f0f0f0" w:val="clear"/>
                <w:rtl w:val="0"/>
              </w:rPr>
              <w:t xml:space="preserve">&lt;stdlib.h&gt;</w:t>
            </w:r>
            <w:r w:rsidDel="00000000" w:rsidR="00000000" w:rsidRPr="00000000">
              <w:rPr>
                <w:rFonts w:ascii="Consolas" w:cs="Consolas" w:eastAsia="Consolas" w:hAnsi="Consolas"/>
                <w:b w:val="1"/>
                <w:color w:val="444444"/>
                <w:sz w:val="19"/>
                <w:szCs w:val="19"/>
                <w:shd w:fill="f0f0f0" w:val="clear"/>
                <w:rtl w:val="0"/>
              </w:rPr>
              <w:br w:type="textWrapping"/>
              <w:br w:type="textWrapping"/>
              <w:t xml:space="preserve">typedef struct {</w:t>
              <w:br w:type="textWrapping"/>
              <w:tab/>
              <w:t xml:space="preserve">char titulo[</w:t>
            </w:r>
            <w:r w:rsidDel="00000000" w:rsidR="00000000" w:rsidRPr="00000000">
              <w:rPr>
                <w:rFonts w:ascii="Consolas" w:cs="Consolas" w:eastAsia="Consolas" w:hAnsi="Consolas"/>
                <w:b w:val="1"/>
                <w:color w:val="880000"/>
                <w:sz w:val="19"/>
                <w:szCs w:val="19"/>
                <w:shd w:fill="f0f0f0" w:val="clear"/>
                <w:rtl w:val="0"/>
              </w:rPr>
              <w:t xml:space="preserve">20</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int codLivro;</w:t>
              <w:br w:type="textWrapping"/>
              <w:t xml:space="preserve">} regLivro;</w:t>
              <w:br w:type="textWrapping"/>
              <w:br w:type="textWrapping"/>
              <w:t xml:space="preserve">void </w:t>
            </w:r>
            <w:r w:rsidDel="00000000" w:rsidR="00000000" w:rsidRPr="00000000">
              <w:rPr>
                <w:rFonts w:ascii="Consolas" w:cs="Consolas" w:eastAsia="Consolas" w:hAnsi="Consolas"/>
                <w:b w:val="1"/>
                <w:color w:val="880000"/>
                <w:sz w:val="19"/>
                <w:szCs w:val="19"/>
                <w:shd w:fill="f0f0f0" w:val="clear"/>
                <w:rtl w:val="0"/>
              </w:rPr>
              <w:t xml:space="preserve">mostra_arq</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FILE *arq ;</w:t>
              <w:br w:type="textWrapping"/>
              <w:tab/>
              <w:t xml:space="preserve">regLivro livro;</w:t>
              <w:br w:type="textWrapping"/>
              <w:tab/>
              <w:t xml:space="preserve">if ((arq = fopen(</w:t>
            </w:r>
            <w:r w:rsidDel="00000000" w:rsidR="00000000" w:rsidRPr="00000000">
              <w:rPr>
                <w:rFonts w:ascii="Consolas" w:cs="Consolas" w:eastAsia="Consolas" w:hAnsi="Consolas"/>
                <w:b w:val="1"/>
                <w:color w:val="880000"/>
                <w:sz w:val="19"/>
                <w:szCs w:val="19"/>
                <w:shd w:fill="f0f0f0" w:val="clear"/>
                <w:rtl w:val="0"/>
              </w:rPr>
              <w:t xml:space="preserve">"livros.bin"</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"rb"</w:t>
            </w:r>
            <w:r w:rsidDel="00000000" w:rsidR="00000000" w:rsidRPr="00000000">
              <w:rPr>
                <w:rFonts w:ascii="Consolas" w:cs="Consolas" w:eastAsia="Consolas" w:hAnsi="Consolas"/>
                <w:b w:val="1"/>
                <w:color w:val="444444"/>
                <w:sz w:val="19"/>
                <w:szCs w:val="19"/>
                <w:shd w:fill="f0f0f0" w:val="clear"/>
                <w:rtl w:val="0"/>
              </w:rPr>
              <w:t xml:space="preserve"> )) == </w:t>
            </w:r>
            <w:r w:rsidDel="00000000" w:rsidR="00000000" w:rsidRPr="00000000">
              <w:rPr>
                <w:rFonts w:ascii="Consolas" w:cs="Consolas" w:eastAsia="Consolas" w:hAnsi="Consolas"/>
                <w:b w:val="1"/>
                <w:color w:val="78a960"/>
                <w:sz w:val="19"/>
                <w:szCs w:val="19"/>
                <w:shd w:fill="f0f0f0" w:val="clear"/>
                <w:rtl w:val="0"/>
              </w:rPr>
              <w:t xml:space="preserve">NULL</w:t>
            </w:r>
            <w:r w:rsidDel="00000000" w:rsidR="00000000" w:rsidRPr="00000000">
              <w:rPr>
                <w:rFonts w:ascii="Consolas" w:cs="Consolas" w:eastAsia="Consolas" w:hAnsi="Consolas"/>
                <w:b w:val="1"/>
                <w:color w:val="444444"/>
                <w:sz w:val="19"/>
                <w:szCs w:val="19"/>
                <w:shd w:fill="f0f0f0" w:val="clear"/>
                <w:rtl w:val="0"/>
              </w:rPr>
              <w:t xml:space="preserve"> )  {</w:t>
              <w:br w:type="textWrapping"/>
              <w:t xml:space="preserve">    </w:t>
              <w:tab/>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"\nNao foi possivel abrir o arquivo \n"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    </w:t>
              <w:tab/>
            </w:r>
            <w:r w:rsidDel="00000000" w:rsidR="00000000" w:rsidRPr="00000000">
              <w:rPr>
                <w:rFonts w:ascii="Consolas" w:cs="Consolas" w:eastAsia="Consolas" w:hAnsi="Consolas"/>
                <w:b w:val="1"/>
                <w:color w:val="397300"/>
                <w:sz w:val="19"/>
                <w:szCs w:val="19"/>
                <w:shd w:fill="f0f0f0" w:val="clear"/>
                <w:rtl w:val="0"/>
              </w:rPr>
              <w:t xml:space="preserve">exit</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w:t>
              <w:br w:type="textWrapping"/>
              <w:tab/>
              <w:t xml:space="preserve">rewind(arq);</w:t>
              <w:br w:type="textWrapping"/>
              <w:tab/>
              <w:t xml:space="preserve">while (fread(&amp;livro, sizeof(livro),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 arq) ==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  {</w:t>
              <w:br w:type="textWrapping"/>
              <w:t xml:space="preserve">    </w:t>
              <w:tab/>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"\nTitulo: %s"</w:t>
            </w:r>
            <w:r w:rsidDel="00000000" w:rsidR="00000000" w:rsidRPr="00000000">
              <w:rPr>
                <w:rFonts w:ascii="Consolas" w:cs="Consolas" w:eastAsia="Consolas" w:hAnsi="Consolas"/>
                <w:b w:val="1"/>
                <w:color w:val="444444"/>
                <w:sz w:val="19"/>
                <w:szCs w:val="19"/>
                <w:shd w:fill="f0f0f0" w:val="clear"/>
                <w:rtl w:val="0"/>
              </w:rPr>
              <w:t xml:space="preserve">, livro.titulo);</w:t>
              <w:br w:type="textWrapping"/>
              <w:tab/>
              <w:t xml:space="preserve">    </w:t>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"\nCodigo: %d"</w:t>
            </w:r>
            <w:r w:rsidDel="00000000" w:rsidR="00000000" w:rsidRPr="00000000">
              <w:rPr>
                <w:rFonts w:ascii="Consolas" w:cs="Consolas" w:eastAsia="Consolas" w:hAnsi="Consolas"/>
                <w:b w:val="1"/>
                <w:color w:val="444444"/>
                <w:sz w:val="19"/>
                <w:szCs w:val="19"/>
                <w:shd w:fill="f0f0f0" w:val="clear"/>
                <w:rtl w:val="0"/>
              </w:rPr>
              <w:t xml:space="preserve">, livro.codLivro);</w:t>
              <w:br w:type="textWrapping"/>
              <w:t xml:space="preserve">    </w:t>
              <w:tab/>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w:t>
              <w:br w:type="textWrapping"/>
              <w:tab/>
              <w:t xml:space="preserve">fclose (arq);</w:t>
              <w:br w:type="textWrapping"/>
              <w:t xml:space="preserve">}</w:t>
              <w:br w:type="textWrapping"/>
              <w:br w:type="textWrapping"/>
              <w:t xml:space="preserve">void </w:t>
            </w:r>
            <w:r w:rsidDel="00000000" w:rsidR="00000000" w:rsidRPr="00000000">
              <w:rPr>
                <w:rFonts w:ascii="Consolas" w:cs="Consolas" w:eastAsia="Consolas" w:hAnsi="Consolas"/>
                <w:b w:val="1"/>
                <w:color w:val="880000"/>
                <w:sz w:val="19"/>
                <w:szCs w:val="19"/>
                <w:shd w:fill="f0f0f0" w:val="clear"/>
                <w:rtl w:val="0"/>
              </w:rPr>
              <w:t xml:space="preserve">insere_arq</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FILE *arq;</w:t>
              <w:br w:type="textWrapping"/>
              <w:tab/>
              <w:t xml:space="preserve">regLivro livro;</w:t>
              <w:br w:type="textWrapping"/>
              <w:tab/>
              <w:t xml:space="preserve">char opcao;</w:t>
              <w:br w:type="textWrapping"/>
              <w:tab/>
              <w:t xml:space="preserve">if ((arq = fopen(</w:t>
            </w:r>
            <w:r w:rsidDel="00000000" w:rsidR="00000000" w:rsidRPr="00000000">
              <w:rPr>
                <w:rFonts w:ascii="Consolas" w:cs="Consolas" w:eastAsia="Consolas" w:hAnsi="Consolas"/>
                <w:b w:val="1"/>
                <w:color w:val="880000"/>
                <w:sz w:val="19"/>
                <w:szCs w:val="19"/>
                <w:shd w:fill="f0f0f0" w:val="clear"/>
                <w:rtl w:val="0"/>
              </w:rPr>
              <w:t xml:space="preserve">"livros.bin"</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"ab"</w:t>
            </w:r>
            <w:r w:rsidDel="00000000" w:rsidR="00000000" w:rsidRPr="00000000">
              <w:rPr>
                <w:rFonts w:ascii="Consolas" w:cs="Consolas" w:eastAsia="Consolas" w:hAnsi="Consolas"/>
                <w:b w:val="1"/>
                <w:color w:val="444444"/>
                <w:sz w:val="19"/>
                <w:szCs w:val="19"/>
                <w:shd w:fill="f0f0f0" w:val="clear"/>
                <w:rtl w:val="0"/>
              </w:rPr>
              <w:t xml:space="preserve"> )) == </w:t>
            </w:r>
            <w:r w:rsidDel="00000000" w:rsidR="00000000" w:rsidRPr="00000000">
              <w:rPr>
                <w:rFonts w:ascii="Consolas" w:cs="Consolas" w:eastAsia="Consolas" w:hAnsi="Consolas"/>
                <w:b w:val="1"/>
                <w:color w:val="78a960"/>
                <w:sz w:val="19"/>
                <w:szCs w:val="19"/>
                <w:shd w:fill="f0f0f0" w:val="clear"/>
                <w:rtl w:val="0"/>
              </w:rPr>
              <w:t xml:space="preserve">NULL</w:t>
            </w:r>
            <w:r w:rsidDel="00000000" w:rsidR="00000000" w:rsidRPr="00000000">
              <w:rPr>
                <w:rFonts w:ascii="Consolas" w:cs="Consolas" w:eastAsia="Consolas" w:hAnsi="Consolas"/>
                <w:b w:val="1"/>
                <w:color w:val="444444"/>
                <w:sz w:val="19"/>
                <w:szCs w:val="19"/>
                <w:shd w:fill="f0f0f0" w:val="clear"/>
                <w:rtl w:val="0"/>
              </w:rPr>
              <w:t xml:space="preserve"> )  {</w:t>
              <w:br w:type="textWrapping"/>
              <w:tab/>
              <w:t xml:space="preserve">    </w:t>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"\nNao foi possivel abrir o arquivo \n"</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ab/>
            </w:r>
            <w:r w:rsidDel="00000000" w:rsidR="00000000" w:rsidRPr="00000000">
              <w:rPr>
                <w:rFonts w:ascii="Consolas" w:cs="Consolas" w:eastAsia="Consolas" w:hAnsi="Consolas"/>
                <w:b w:val="1"/>
                <w:color w:val="397300"/>
                <w:sz w:val="19"/>
                <w:szCs w:val="19"/>
                <w:shd w:fill="f0f0f0" w:val="clear"/>
                <w:rtl w:val="0"/>
              </w:rPr>
              <w:t xml:space="preserve">exit</w:t>
            </w:r>
            <w:r w:rsidDel="00000000" w:rsidR="00000000" w:rsidRPr="00000000">
              <w:rPr>
                <w:rFonts w:ascii="Consolas" w:cs="Consolas" w:eastAsia="Consolas" w:hAnsi="Consolas"/>
                <w:b w:val="1"/>
                <w:color w:val="444444"/>
                <w:sz w:val="19"/>
                <w:szCs w:val="19"/>
                <w:shd w:fill="f0f0f0" w:val="clear"/>
                <w:rtl w:val="0"/>
              </w:rPr>
              <w:t xml:space="preserve">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w:t>
              <w:br w:type="textWrapping"/>
              <w:tab/>
              <w:t xml:space="preserve">do {</w:t>
              <w:br w:type="textWrapping"/>
              <w:tab/>
              <w:t xml:space="preserve">     </w:t>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"\nTitulo: "</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ab/>
              <w:t xml:space="preserve">fflush(</w:t>
            </w:r>
            <w:r w:rsidDel="00000000" w:rsidR="00000000" w:rsidRPr="00000000">
              <w:rPr>
                <w:rFonts w:ascii="Consolas" w:cs="Consolas" w:eastAsia="Consolas" w:hAnsi="Consolas"/>
                <w:b w:val="1"/>
                <w:color w:val="397300"/>
                <w:sz w:val="19"/>
                <w:szCs w:val="19"/>
                <w:shd w:fill="f0f0f0" w:val="clear"/>
                <w:rtl w:val="0"/>
              </w:rPr>
              <w:t xml:space="preserve">stdin</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     </w:t>
              <w:tab/>
            </w:r>
            <w:r w:rsidDel="00000000" w:rsidR="00000000" w:rsidRPr="00000000">
              <w:rPr>
                <w:rFonts w:ascii="Consolas" w:cs="Consolas" w:eastAsia="Consolas" w:hAnsi="Consolas"/>
                <w:b w:val="1"/>
                <w:color w:val="397300"/>
                <w:sz w:val="19"/>
                <w:szCs w:val="19"/>
                <w:shd w:fill="f0f0f0" w:val="clear"/>
                <w:rtl w:val="0"/>
              </w:rPr>
              <w:t xml:space="preserve">scanf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"%19[^\n]%*c"</w:t>
            </w:r>
            <w:r w:rsidDel="00000000" w:rsidR="00000000" w:rsidRPr="00000000">
              <w:rPr>
                <w:rFonts w:ascii="Consolas" w:cs="Consolas" w:eastAsia="Consolas" w:hAnsi="Consolas"/>
                <w:b w:val="1"/>
                <w:color w:val="444444"/>
                <w:sz w:val="19"/>
                <w:szCs w:val="19"/>
                <w:shd w:fill="f0f0f0" w:val="clear"/>
                <w:rtl w:val="0"/>
              </w:rPr>
              <w:t xml:space="preserve">, livro.titulo);</w:t>
              <w:br w:type="textWrapping"/>
              <w:t xml:space="preserve">     </w:t>
              <w:tab/>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"\nCodigo: "</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     </w:t>
              <w:tab/>
              <w:t xml:space="preserve">fflush(</w:t>
            </w:r>
            <w:r w:rsidDel="00000000" w:rsidR="00000000" w:rsidRPr="00000000">
              <w:rPr>
                <w:rFonts w:ascii="Consolas" w:cs="Consolas" w:eastAsia="Consolas" w:hAnsi="Consolas"/>
                <w:b w:val="1"/>
                <w:color w:val="397300"/>
                <w:sz w:val="19"/>
                <w:szCs w:val="19"/>
                <w:shd w:fill="f0f0f0" w:val="clear"/>
                <w:rtl w:val="0"/>
              </w:rPr>
              <w:t xml:space="preserve">stdin</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ab/>
            </w:r>
            <w:r w:rsidDel="00000000" w:rsidR="00000000" w:rsidRPr="00000000">
              <w:rPr>
                <w:rFonts w:ascii="Consolas" w:cs="Consolas" w:eastAsia="Consolas" w:hAnsi="Consolas"/>
                <w:b w:val="1"/>
                <w:color w:val="397300"/>
                <w:sz w:val="19"/>
                <w:szCs w:val="19"/>
                <w:shd w:fill="f0f0f0" w:val="clear"/>
                <w:rtl w:val="0"/>
              </w:rPr>
              <w:t xml:space="preserve">scanf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"%d"</w:t>
            </w:r>
            <w:r w:rsidDel="00000000" w:rsidR="00000000" w:rsidRPr="00000000">
              <w:rPr>
                <w:rFonts w:ascii="Consolas" w:cs="Consolas" w:eastAsia="Consolas" w:hAnsi="Consolas"/>
                <w:b w:val="1"/>
                <w:color w:val="444444"/>
                <w:sz w:val="19"/>
                <w:szCs w:val="19"/>
                <w:shd w:fill="f0f0f0" w:val="clear"/>
                <w:rtl w:val="0"/>
              </w:rPr>
              <w:t xml:space="preserve">, &amp;livro.codLivro);</w:t>
              <w:br w:type="textWrapping"/>
              <w:tab/>
              <w:t xml:space="preserve">     </w:t>
              <w:tab/>
              <w:t xml:space="preserve">fwrite(&amp;livro, sizeof(livro), </w:t>
            </w:r>
            <w:r w:rsidDel="00000000" w:rsidR="00000000" w:rsidRPr="00000000">
              <w:rPr>
                <w:rFonts w:ascii="Consolas" w:cs="Consolas" w:eastAsia="Consolas" w:hAnsi="Consolas"/>
                <w:b w:val="1"/>
                <w:color w:val="880000"/>
                <w:sz w:val="19"/>
                <w:szCs w:val="19"/>
                <w:shd w:fill="f0f0f0" w:val="clear"/>
                <w:rtl w:val="0"/>
              </w:rPr>
              <w:t xml:space="preserve">1</w:t>
            </w:r>
            <w:r w:rsidDel="00000000" w:rsidR="00000000" w:rsidRPr="00000000">
              <w:rPr>
                <w:rFonts w:ascii="Consolas" w:cs="Consolas" w:eastAsia="Consolas" w:hAnsi="Consolas"/>
                <w:b w:val="1"/>
                <w:color w:val="444444"/>
                <w:sz w:val="19"/>
                <w:szCs w:val="19"/>
                <w:shd w:fill="f0f0f0" w:val="clear"/>
                <w:rtl w:val="0"/>
              </w:rPr>
              <w:t xml:space="preserve">, arq);</w:t>
              <w:br w:type="textWrapping"/>
              <w:t xml:space="preserve">     </w:t>
              <w:tab/>
              <w:tab/>
            </w:r>
            <w:r w:rsidDel="00000000" w:rsidR="00000000" w:rsidRPr="00000000">
              <w:rPr>
                <w:rFonts w:ascii="Consolas" w:cs="Consolas" w:eastAsia="Consolas" w:hAnsi="Consolas"/>
                <w:b w:val="1"/>
                <w:color w:val="397300"/>
                <w:sz w:val="19"/>
                <w:szCs w:val="19"/>
                <w:shd w:fill="f0f0f0" w:val="clear"/>
                <w:rtl w:val="0"/>
              </w:rPr>
              <w:t xml:space="preserve">printf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"\nAdiciona outro livro (S/N)? "</w:t>
            </w:r>
            <w:r w:rsidDel="00000000" w:rsidR="00000000" w:rsidRPr="00000000">
              <w:rPr>
                <w:rFonts w:ascii="Consolas" w:cs="Consolas" w:eastAsia="Consolas" w:hAnsi="Consolas"/>
                <w:b w:val="1"/>
                <w:color w:val="444444"/>
                <w:sz w:val="19"/>
                <w:szCs w:val="19"/>
                <w:shd w:fill="f0f0f0" w:val="clear"/>
                <w:rtl w:val="0"/>
              </w:rPr>
              <w:t xml:space="preserve">);</w:t>
              <w:br w:type="textWrapping"/>
              <w:tab/>
              <w:t xml:space="preserve">     </w:t>
              <w:tab/>
              <w:t xml:space="preserve">fflush(</w:t>
            </w:r>
            <w:r w:rsidDel="00000000" w:rsidR="00000000" w:rsidRPr="00000000">
              <w:rPr>
                <w:rFonts w:ascii="Consolas" w:cs="Consolas" w:eastAsia="Consolas" w:hAnsi="Consolas"/>
                <w:b w:val="1"/>
                <w:color w:val="397300"/>
                <w:sz w:val="19"/>
                <w:szCs w:val="19"/>
                <w:shd w:fill="f0f0f0" w:val="clear"/>
                <w:rtl w:val="0"/>
              </w:rPr>
              <w:t xml:space="preserve">stdin</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ab/>
            </w:r>
            <w:r w:rsidDel="00000000" w:rsidR="00000000" w:rsidRPr="00000000">
              <w:rPr>
                <w:rFonts w:ascii="Consolas" w:cs="Consolas" w:eastAsia="Consolas" w:hAnsi="Consolas"/>
                <w:b w:val="1"/>
                <w:color w:val="397300"/>
                <w:sz w:val="19"/>
                <w:szCs w:val="19"/>
                <w:shd w:fill="f0f0f0" w:val="clear"/>
                <w:rtl w:val="0"/>
              </w:rPr>
              <w:t xml:space="preserve">scanf</w:t>
            </w:r>
            <w:r w:rsidDel="00000000" w:rsidR="00000000" w:rsidRPr="00000000">
              <w:rPr>
                <w:rFonts w:ascii="Consolas" w:cs="Consolas" w:eastAsia="Consolas" w:hAnsi="Consolas"/>
                <w:b w:val="1"/>
                <w:color w:val="444444"/>
                <w:sz w:val="19"/>
                <w:szCs w:val="19"/>
                <w:shd w:fill="f0f0f0" w:val="clear"/>
                <w:rtl w:val="0"/>
              </w:rPr>
              <w:t xml:space="preserve">(</w:t>
            </w:r>
            <w:r w:rsidDel="00000000" w:rsidR="00000000" w:rsidRPr="00000000">
              <w:rPr>
                <w:rFonts w:ascii="Consolas" w:cs="Consolas" w:eastAsia="Consolas" w:hAnsi="Consolas"/>
                <w:b w:val="1"/>
                <w:color w:val="880000"/>
                <w:sz w:val="19"/>
                <w:szCs w:val="19"/>
                <w:shd w:fill="f0f0f0" w:val="clear"/>
                <w:rtl w:val="0"/>
              </w:rPr>
              <w:t xml:space="preserve">"%c"</w:t>
            </w:r>
            <w:r w:rsidDel="00000000" w:rsidR="00000000" w:rsidRPr="00000000">
              <w:rPr>
                <w:rFonts w:ascii="Consolas" w:cs="Consolas" w:eastAsia="Consolas" w:hAnsi="Consolas"/>
                <w:b w:val="1"/>
                <w:color w:val="444444"/>
                <w:sz w:val="19"/>
                <w:szCs w:val="19"/>
                <w:shd w:fill="f0f0f0" w:val="clear"/>
                <w:rtl w:val="0"/>
              </w:rPr>
              <w:t xml:space="preserve">, &amp;opcao);</w:t>
              <w:br w:type="textWrapping"/>
              <w:t xml:space="preserve"> </w:t>
              <w:tab/>
              <w:t xml:space="preserve">} while(</w:t>
            </w:r>
            <w:r w:rsidDel="00000000" w:rsidR="00000000" w:rsidRPr="00000000">
              <w:rPr>
                <w:rFonts w:ascii="Consolas" w:cs="Consolas" w:eastAsia="Consolas" w:hAnsi="Consolas"/>
                <w:b w:val="1"/>
                <w:color w:val="397300"/>
                <w:sz w:val="19"/>
                <w:szCs w:val="19"/>
                <w:shd w:fill="f0f0f0" w:val="clear"/>
                <w:rtl w:val="0"/>
              </w:rPr>
              <w:t xml:space="preserve">toupper</w:t>
            </w:r>
            <w:r w:rsidDel="00000000" w:rsidR="00000000" w:rsidRPr="00000000">
              <w:rPr>
                <w:rFonts w:ascii="Consolas" w:cs="Consolas" w:eastAsia="Consolas" w:hAnsi="Consolas"/>
                <w:b w:val="1"/>
                <w:color w:val="444444"/>
                <w:sz w:val="19"/>
                <w:szCs w:val="19"/>
                <w:shd w:fill="f0f0f0" w:val="clear"/>
                <w:rtl w:val="0"/>
              </w:rPr>
              <w:t xml:space="preserve">(opcao) == </w:t>
            </w:r>
            <w:r w:rsidDel="00000000" w:rsidR="00000000" w:rsidRPr="00000000">
              <w:rPr>
                <w:rFonts w:ascii="Consolas" w:cs="Consolas" w:eastAsia="Consolas" w:hAnsi="Consolas"/>
                <w:b w:val="1"/>
                <w:color w:val="880000"/>
                <w:sz w:val="19"/>
                <w:szCs w:val="19"/>
                <w:shd w:fill="f0f0f0" w:val="clear"/>
                <w:rtl w:val="0"/>
              </w:rPr>
              <w:t xml:space="preserve">'S'</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 </w:t>
              <w:tab/>
              <w:t xml:space="preserve">fclose(arq);</w:t>
              <w:br w:type="textWrapping"/>
              <w:t xml:space="preserve">}</w:t>
              <w:br w:type="textWrapping"/>
              <w:br w:type="textWrapping"/>
              <w:t xml:space="preserve">int </w:t>
            </w:r>
            <w:r w:rsidDel="00000000" w:rsidR="00000000" w:rsidRPr="00000000">
              <w:rPr>
                <w:rFonts w:ascii="Consolas" w:cs="Consolas" w:eastAsia="Consolas" w:hAnsi="Consolas"/>
                <w:b w:val="1"/>
                <w:color w:val="880000"/>
                <w:sz w:val="19"/>
                <w:szCs w:val="19"/>
                <w:shd w:fill="f0f0f0" w:val="clear"/>
                <w:rtl w:val="0"/>
              </w:rPr>
              <w:t xml:space="preserve">main</w:t>
            </w:r>
            <w:r w:rsidDel="00000000" w:rsidR="00000000" w:rsidRPr="00000000">
              <w:rPr>
                <w:rFonts w:ascii="Consolas" w:cs="Consolas" w:eastAsia="Consolas" w:hAnsi="Consolas"/>
                <w:b w:val="1"/>
                <w:color w:val="444444"/>
                <w:sz w:val="19"/>
                <w:szCs w:val="19"/>
                <w:shd w:fill="f0f0f0" w:val="clear"/>
                <w:rtl w:val="0"/>
              </w:rPr>
              <w:t xml:space="preserve"> () {</w:t>
              <w:br w:type="textWrapping"/>
              <w:tab/>
              <w:t xml:space="preserve">insere_arq();</w:t>
              <w:br w:type="textWrapping"/>
              <w:tab/>
              <w:t xml:space="preserve">mostra_arq();</w:t>
              <w:br w:type="textWrapping"/>
              <w:tab/>
              <w:t xml:space="preserve">return </w:t>
            </w:r>
            <w:r w:rsidDel="00000000" w:rsidR="00000000" w:rsidRPr="00000000">
              <w:rPr>
                <w:rFonts w:ascii="Consolas" w:cs="Consolas" w:eastAsia="Consolas" w:hAnsi="Consolas"/>
                <w:b w:val="1"/>
                <w:color w:val="880000"/>
                <w:sz w:val="19"/>
                <w:szCs w:val="19"/>
                <w:shd w:fill="f0f0f0" w:val="clear"/>
                <w:rtl w:val="0"/>
              </w:rPr>
              <w:t xml:space="preserve">0</w:t>
            </w:r>
            <w:r w:rsidDel="00000000" w:rsidR="00000000" w:rsidRPr="00000000">
              <w:rPr>
                <w:rFonts w:ascii="Consolas" w:cs="Consolas" w:eastAsia="Consolas" w:hAnsi="Consolas"/>
                <w:b w:val="1"/>
                <w:color w:val="444444"/>
                <w:sz w:val="19"/>
                <w:szCs w:val="19"/>
                <w:shd w:fill="f0f0f0" w:val="clear"/>
                <w:rtl w:val="0"/>
              </w:rPr>
              <w:t xml:space="preserve">;</w:t>
              <w:br w:type="textWrapping"/>
              <w:t xml:space="preserve">}</w:t>
            </w:r>
          </w:p>
        </w:tc>
      </w:tr>
    </w:tbl>
    <w:p w:rsidR="00000000" w:rsidDel="00000000" w:rsidP="00000000" w:rsidRDefault="00000000" w:rsidRPr="00000000" w14:paraId="00000B0B">
      <w:pPr>
        <w:spacing w:after="240" w:before="240" w:lineRule="auto"/>
        <w:jc w:val="both"/>
        <w:rPr/>
      </w:pPr>
      <w:r w:rsidDel="00000000" w:rsidR="00000000" w:rsidRPr="00000000">
        <w:rPr>
          <w:rtl w:val="0"/>
        </w:rPr>
      </w:r>
    </w:p>
    <w:p w:rsidR="00000000" w:rsidDel="00000000" w:rsidP="00000000" w:rsidRDefault="00000000" w:rsidRPr="00000000" w14:paraId="00000B0C">
      <w:pPr>
        <w:spacing w:before="0" w:lineRule="auto"/>
        <w:ind w:hanging="15"/>
        <w:jc w:val="center"/>
        <w:rPr/>
      </w:pPr>
      <w:r w:rsidDel="00000000" w:rsidR="00000000" w:rsidRPr="00000000">
        <w:rPr/>
        <w:drawing>
          <wp:inline distB="114300" distT="114300" distL="114300" distR="114300">
            <wp:extent cx="2751336" cy="280988"/>
            <wp:effectExtent b="0" l="0" r="0" t="0"/>
            <wp:docPr descr="quebra de página" id="56"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B0D">
      <w:pPr>
        <w:pStyle w:val="Heading2"/>
        <w:spacing w:before="240" w:lineRule="auto"/>
        <w:rPr/>
      </w:pPr>
      <w:bookmarkStart w:colFirst="0" w:colLast="0" w:name="_heading=h.2nusc19" w:id="85"/>
      <w:bookmarkEnd w:id="85"/>
      <w:r w:rsidDel="00000000" w:rsidR="00000000" w:rsidRPr="00000000">
        <w:rPr>
          <w:color w:val="1155cc"/>
          <w:sz w:val="28"/>
          <w:szCs w:val="28"/>
          <w:rtl w:val="0"/>
        </w:rPr>
        <w:t xml:space="preserve">Bibliografia</w:t>
      </w:r>
      <w:r w:rsidDel="00000000" w:rsidR="00000000" w:rsidRPr="00000000">
        <w:rPr>
          <w:rtl w:val="0"/>
        </w:rPr>
      </w:r>
    </w:p>
    <w:p w:rsidR="00000000" w:rsidDel="00000000" w:rsidP="00000000" w:rsidRDefault="00000000" w:rsidRPr="00000000" w14:paraId="00000B0E">
      <w:pPr>
        <w:spacing w:after="200" w:before="0" w:line="240" w:lineRule="auto"/>
        <w:ind w:left="425" w:firstLine="0"/>
        <w:rPr>
          <w:sz w:val="12"/>
          <w:szCs w:val="12"/>
        </w:rPr>
      </w:pPr>
      <w:r w:rsidDel="00000000" w:rsidR="00000000" w:rsidRPr="00000000">
        <w:rPr>
          <w:rtl w:val="0"/>
        </w:rPr>
      </w:r>
    </w:p>
    <w:p w:rsidR="00000000" w:rsidDel="00000000" w:rsidP="00000000" w:rsidRDefault="00000000" w:rsidRPr="00000000" w14:paraId="00000B0F">
      <w:pPr>
        <w:pBdr>
          <w:top w:space="0" w:sz="0" w:val="nil"/>
          <w:left w:space="0" w:sz="0" w:val="nil"/>
          <w:bottom w:space="0" w:sz="0" w:val="nil"/>
          <w:right w:space="0" w:sz="0" w:val="nil"/>
          <w:between w:space="0" w:sz="0" w:val="nil"/>
        </w:pBdr>
        <w:spacing w:after="200" w:before="0" w:line="240" w:lineRule="auto"/>
        <w:ind w:left="720" w:hanging="720"/>
        <w:rPr>
          <w:sz w:val="22"/>
          <w:szCs w:val="22"/>
        </w:rPr>
      </w:pPr>
      <w:r w:rsidDel="00000000" w:rsidR="00000000" w:rsidRPr="00000000">
        <w:rPr>
          <w:sz w:val="22"/>
          <w:szCs w:val="22"/>
          <w:rtl w:val="0"/>
        </w:rPr>
        <w:t xml:space="preserve">“Binary file.” 2021. Wikipedia. https://en.wikipedia.org/wiki/Binary_file.</w:t>
      </w:r>
    </w:p>
    <w:p w:rsidR="00000000" w:rsidDel="00000000" w:rsidP="00000000" w:rsidRDefault="00000000" w:rsidRPr="00000000" w14:paraId="00000B10">
      <w:pPr>
        <w:pBdr>
          <w:top w:space="0" w:sz="0" w:val="nil"/>
          <w:left w:space="0" w:sz="0" w:val="nil"/>
          <w:bottom w:space="0" w:sz="0" w:val="nil"/>
          <w:right w:space="0" w:sz="0" w:val="nil"/>
          <w:between w:space="0" w:sz="0" w:val="nil"/>
        </w:pBdr>
        <w:spacing w:after="200" w:before="0" w:line="240" w:lineRule="auto"/>
        <w:ind w:left="720" w:hanging="720"/>
        <w:rPr>
          <w:sz w:val="22"/>
          <w:szCs w:val="22"/>
        </w:rPr>
      </w:pPr>
      <w:r w:rsidDel="00000000" w:rsidR="00000000" w:rsidRPr="00000000">
        <w:rPr>
          <w:sz w:val="22"/>
          <w:szCs w:val="22"/>
          <w:rtl w:val="0"/>
        </w:rPr>
        <w:t xml:space="preserve">“C++ Files and Streams.” 2021. Tutorials Point. https://www.tutorialspoint.com/cplusplus/cpp_files_streams.htm.</w:t>
      </w:r>
    </w:p>
    <w:p w:rsidR="00000000" w:rsidDel="00000000" w:rsidP="00000000" w:rsidRDefault="00000000" w:rsidRPr="00000000" w14:paraId="00000B11">
      <w:pPr>
        <w:pBdr>
          <w:top w:space="0" w:sz="0" w:val="nil"/>
          <w:left w:space="0" w:sz="0" w:val="nil"/>
          <w:bottom w:space="0" w:sz="0" w:val="nil"/>
          <w:right w:space="0" w:sz="0" w:val="nil"/>
          <w:between w:space="0" w:sz="0" w:val="nil"/>
        </w:pBdr>
        <w:spacing w:after="200" w:before="0" w:line="240" w:lineRule="auto"/>
        <w:ind w:left="720" w:hanging="720"/>
        <w:rPr>
          <w:sz w:val="22"/>
          <w:szCs w:val="22"/>
        </w:rPr>
      </w:pPr>
      <w:r w:rsidDel="00000000" w:rsidR="00000000" w:rsidRPr="00000000">
        <w:rPr>
          <w:sz w:val="22"/>
          <w:szCs w:val="22"/>
          <w:rtl w:val="0"/>
        </w:rPr>
        <w:t xml:space="preserve">“C++ Language.” 2000. C++ Tutorials. http://www.cplusplus.com/doc/tutorial/.</w:t>
      </w:r>
    </w:p>
    <w:p w:rsidR="00000000" w:rsidDel="00000000" w:rsidP="00000000" w:rsidRDefault="00000000" w:rsidRPr="00000000" w14:paraId="00000B12">
      <w:pPr>
        <w:pBdr>
          <w:top w:space="0" w:sz="0" w:val="nil"/>
          <w:left w:space="0" w:sz="0" w:val="nil"/>
          <w:bottom w:space="0" w:sz="0" w:val="nil"/>
          <w:right w:space="0" w:sz="0" w:val="nil"/>
          <w:between w:space="0" w:sz="0" w:val="nil"/>
        </w:pBdr>
        <w:spacing w:after="200" w:before="0" w:line="240" w:lineRule="auto"/>
        <w:ind w:left="720" w:hanging="720"/>
        <w:rPr>
          <w:sz w:val="22"/>
          <w:szCs w:val="22"/>
        </w:rPr>
      </w:pPr>
      <w:r w:rsidDel="00000000" w:rsidR="00000000" w:rsidRPr="00000000">
        <w:rPr>
          <w:sz w:val="22"/>
          <w:szCs w:val="22"/>
          <w:rtl w:val="0"/>
        </w:rPr>
        <w:t xml:space="preserve">Forbellone, André Luiz V., and Henri F. Eberspächer. 2005. Lógica de Programação: A construção de algoritmos e estruturas de dados. 3ª ed. São Paulo: Pearson.</w:t>
      </w:r>
    </w:p>
    <w:p w:rsidR="00000000" w:rsidDel="00000000" w:rsidP="00000000" w:rsidRDefault="00000000" w:rsidRPr="00000000" w14:paraId="00000B13">
      <w:pPr>
        <w:pBdr>
          <w:top w:space="0" w:sz="0" w:val="nil"/>
          <w:left w:space="0" w:sz="0" w:val="nil"/>
          <w:bottom w:space="0" w:sz="0" w:val="nil"/>
          <w:right w:space="0" w:sz="0" w:val="nil"/>
          <w:between w:space="0" w:sz="0" w:val="nil"/>
        </w:pBdr>
        <w:spacing w:after="200" w:before="0" w:line="240" w:lineRule="auto"/>
        <w:ind w:left="720" w:hanging="720"/>
        <w:rPr>
          <w:sz w:val="22"/>
          <w:szCs w:val="22"/>
        </w:rPr>
      </w:pPr>
      <w:r w:rsidDel="00000000" w:rsidR="00000000" w:rsidRPr="00000000">
        <w:rPr>
          <w:sz w:val="22"/>
          <w:szCs w:val="22"/>
          <w:rtl w:val="0"/>
        </w:rPr>
        <w:t xml:space="preserve">“Input/output file stream class.” 2000. C++ Reference. http://www.cplusplus.com/reference/fstream/fstream/open/.</w:t>
      </w:r>
    </w:p>
    <w:p w:rsidR="00000000" w:rsidDel="00000000" w:rsidP="00000000" w:rsidRDefault="00000000" w:rsidRPr="00000000" w14:paraId="00000B14">
      <w:pPr>
        <w:pBdr>
          <w:top w:space="0" w:sz="0" w:val="nil"/>
          <w:left w:space="0" w:sz="0" w:val="nil"/>
          <w:bottom w:space="0" w:sz="0" w:val="nil"/>
          <w:right w:space="0" w:sz="0" w:val="nil"/>
          <w:between w:space="0" w:sz="0" w:val="nil"/>
        </w:pBdr>
        <w:spacing w:after="200" w:before="0" w:line="240" w:lineRule="auto"/>
        <w:ind w:left="720" w:hanging="720"/>
        <w:rPr>
          <w:sz w:val="22"/>
          <w:szCs w:val="22"/>
        </w:rPr>
      </w:pPr>
      <w:r w:rsidDel="00000000" w:rsidR="00000000" w:rsidRPr="00000000">
        <w:rPr>
          <w:sz w:val="22"/>
          <w:szCs w:val="22"/>
          <w:rtl w:val="0"/>
        </w:rPr>
        <w:t xml:space="preserve">Saqib, M. 2021. “File Handling in C++.” MYCPlus. https://www.mycplus.com/tutorials/cplusplus-programming-tutorials/file-handling-in-cpp/.</w:t>
      </w:r>
    </w:p>
    <w:p w:rsidR="00000000" w:rsidDel="00000000" w:rsidP="00000000" w:rsidRDefault="00000000" w:rsidRPr="00000000" w14:paraId="00000B15">
      <w:pPr>
        <w:jc w:val="both"/>
        <w:rPr/>
      </w:pPr>
      <w:r w:rsidDel="00000000" w:rsidR="00000000" w:rsidRPr="00000000">
        <w:rPr>
          <w:rtl w:val="0"/>
        </w:rPr>
      </w:r>
    </w:p>
    <w:p w:rsidR="00000000" w:rsidDel="00000000" w:rsidP="00000000" w:rsidRDefault="00000000" w:rsidRPr="00000000" w14:paraId="00000B16">
      <w:pPr>
        <w:pStyle w:val="Heading2"/>
        <w:spacing w:before="240" w:lineRule="auto"/>
        <w:rPr/>
      </w:pPr>
      <w:bookmarkStart w:colFirst="0" w:colLast="0" w:name="_heading=h.1302m92" w:id="86"/>
      <w:bookmarkEnd w:id="86"/>
      <w:r w:rsidDel="00000000" w:rsidR="00000000" w:rsidRPr="00000000">
        <w:rPr>
          <w:color w:val="1155cc"/>
          <w:rtl w:val="0"/>
        </w:rPr>
        <w:t xml:space="preserve">Exercícios</w:t>
      </w:r>
      <w:r w:rsidDel="00000000" w:rsidR="00000000" w:rsidRPr="00000000">
        <w:rPr>
          <w:rtl w:val="0"/>
        </w:rPr>
      </w:r>
    </w:p>
    <w:p w:rsidR="00000000" w:rsidDel="00000000" w:rsidP="00000000" w:rsidRDefault="00000000" w:rsidRPr="00000000" w14:paraId="00000B17">
      <w:pPr>
        <w:ind w:left="283" w:firstLine="0"/>
        <w:rPr>
          <w:sz w:val="10"/>
          <w:szCs w:val="10"/>
        </w:rPr>
      </w:pPr>
      <w:r w:rsidDel="00000000" w:rsidR="00000000" w:rsidRPr="00000000">
        <w:rPr>
          <w:rtl w:val="0"/>
        </w:rPr>
      </w:r>
    </w:p>
    <w:p w:rsidR="00000000" w:rsidDel="00000000" w:rsidP="00000000" w:rsidRDefault="00000000" w:rsidRPr="00000000" w14:paraId="00000B18">
      <w:pPr>
        <w:spacing w:after="200" w:lineRule="auto"/>
        <w:ind w:left="283" w:firstLine="0"/>
        <w:jc w:val="both"/>
        <w:rPr/>
      </w:pPr>
      <w:r w:rsidDel="00000000" w:rsidR="00000000" w:rsidRPr="00000000">
        <w:rPr>
          <w:rtl w:val="0"/>
        </w:rPr>
        <w:t xml:space="preserve">A.</w:t>
        <w:tab/>
        <w:t xml:space="preserve">Considere um pedido, no seguinte formato:</w:t>
      </w:r>
    </w:p>
    <w:p w:rsidR="00000000" w:rsidDel="00000000" w:rsidP="00000000" w:rsidRDefault="00000000" w:rsidRPr="00000000" w14:paraId="00000B19">
      <w:pPr>
        <w:spacing w:after="200" w:lineRule="auto"/>
        <w:ind w:left="283" w:firstLine="0"/>
        <w:jc w:val="center"/>
        <w:rPr/>
      </w:pPr>
      <w:r w:rsidDel="00000000" w:rsidR="00000000" w:rsidRPr="00000000">
        <w:rPr/>
        <w:drawing>
          <wp:inline distB="114300" distT="114300" distL="114300" distR="114300">
            <wp:extent cx="3325650" cy="2351064"/>
            <wp:effectExtent b="12700" l="12700" r="12700" t="12700"/>
            <wp:docPr id="57"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3325650" cy="23510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B1A">
      <w:pPr>
        <w:spacing w:after="200" w:lineRule="auto"/>
        <w:ind w:left="283" w:firstLine="0"/>
        <w:jc w:val="both"/>
        <w:rPr/>
      </w:pPr>
      <w:r w:rsidDel="00000000" w:rsidR="00000000" w:rsidRPr="00000000">
        <w:rPr>
          <w:rtl w:val="0"/>
        </w:rPr>
        <w:t xml:space="preserve"> </w:t>
        <w:tab/>
        <w:t xml:space="preserve">Implemente um programa com funções para ler e imprimir os campos e salvar os registros em um arquivo físico.</w:t>
      </w:r>
    </w:p>
    <w:p w:rsidR="00000000" w:rsidDel="00000000" w:rsidP="00000000" w:rsidRDefault="00000000" w:rsidRPr="00000000" w14:paraId="00000B1B">
      <w:pPr>
        <w:spacing w:after="200" w:lineRule="auto"/>
        <w:ind w:left="283" w:firstLine="0"/>
        <w:jc w:val="both"/>
        <w:rPr/>
      </w:pPr>
      <w:r w:rsidDel="00000000" w:rsidR="00000000" w:rsidRPr="00000000">
        <w:rPr>
          <w:rtl w:val="0"/>
        </w:rPr>
        <w:t xml:space="preserve"> </w:t>
        <w:tab/>
        <w:t xml:space="preserve">Utilize </w:t>
      </w:r>
      <w:r w:rsidDel="00000000" w:rsidR="00000000" w:rsidRPr="00000000">
        <w:rPr>
          <w:i w:val="1"/>
          <w:rtl w:val="0"/>
        </w:rPr>
        <w:t xml:space="preserve">structs </w:t>
      </w:r>
      <w:r w:rsidDel="00000000" w:rsidR="00000000" w:rsidRPr="00000000">
        <w:rPr>
          <w:rtl w:val="0"/>
        </w:rPr>
        <w:t xml:space="preserve">para a data (dia, mês e ano) e Itens do pedido (qtde, serviço/produto e valor). Os itens do pedido devem ser incluídos até que a quantidade lida seja 0. Lembre-se de totalizar o valor do pedido.</w:t>
      </w:r>
    </w:p>
    <w:p w:rsidR="00000000" w:rsidDel="00000000" w:rsidP="00000000" w:rsidRDefault="00000000" w:rsidRPr="00000000" w14:paraId="00000B1C">
      <w:pPr>
        <w:spacing w:after="200" w:lineRule="auto"/>
        <w:ind w:left="283" w:firstLine="0"/>
        <w:jc w:val="both"/>
        <w:rPr/>
      </w:pPr>
      <w:r w:rsidDel="00000000" w:rsidR="00000000" w:rsidRPr="00000000">
        <w:rPr>
          <w:rtl w:val="0"/>
        </w:rPr>
        <w:t xml:space="preserve"> </w:t>
        <w:tab/>
        <w:t xml:space="preserve">Defina os registros usando </w:t>
      </w:r>
      <w:r w:rsidDel="00000000" w:rsidR="00000000" w:rsidRPr="00000000">
        <w:rPr>
          <w:rFonts w:ascii="Courier New" w:cs="Courier New" w:eastAsia="Courier New" w:hAnsi="Courier New"/>
          <w:rtl w:val="0"/>
        </w:rPr>
        <w:t xml:space="preserve">typedef </w:t>
      </w:r>
      <w:r w:rsidDel="00000000" w:rsidR="00000000" w:rsidRPr="00000000">
        <w:rPr>
          <w:rtl w:val="0"/>
        </w:rPr>
        <w:t xml:space="preserve">e passagem de registros por parâmetro por referência.</w:t>
      </w:r>
    </w:p>
    <w:p w:rsidR="00000000" w:rsidDel="00000000" w:rsidP="00000000" w:rsidRDefault="00000000" w:rsidRPr="00000000" w14:paraId="00000B1D">
      <w:pPr>
        <w:spacing w:before="240" w:line="240" w:lineRule="auto"/>
        <w:jc w:val="both"/>
        <w:rPr/>
      </w:pPr>
      <w:r w:rsidDel="00000000" w:rsidR="00000000" w:rsidRPr="00000000">
        <w:rPr>
          <w:rtl w:val="0"/>
        </w:rPr>
      </w:r>
    </w:p>
    <w:p w:rsidR="00000000" w:rsidDel="00000000" w:rsidP="00000000" w:rsidRDefault="00000000" w:rsidRPr="00000000" w14:paraId="00000B1E">
      <w:pPr>
        <w:spacing w:after="240" w:before="240" w:lineRule="auto"/>
        <w:jc w:val="both"/>
        <w:rPr/>
      </w:pPr>
      <w:r w:rsidDel="00000000" w:rsidR="00000000" w:rsidRPr="00000000">
        <w:rPr>
          <w:rtl w:val="0"/>
        </w:rPr>
      </w:r>
    </w:p>
    <w:p w:rsidR="00000000" w:rsidDel="00000000" w:rsidP="00000000" w:rsidRDefault="00000000" w:rsidRPr="00000000" w14:paraId="00000B1F">
      <w:pPr>
        <w:spacing w:before="240" w:line="240" w:lineRule="auto"/>
        <w:jc w:val="center"/>
        <w:rPr/>
      </w:pPr>
      <w:r w:rsidDel="00000000" w:rsidR="00000000" w:rsidRPr="00000000">
        <w:rPr>
          <w:rtl w:val="0"/>
        </w:rPr>
      </w:r>
    </w:p>
    <w:p w:rsidR="00000000" w:rsidDel="00000000" w:rsidP="00000000" w:rsidRDefault="00000000" w:rsidRPr="00000000" w14:paraId="00000B20">
      <w:pPr>
        <w:spacing w:after="240" w:before="240" w:lineRule="auto"/>
        <w:jc w:val="both"/>
        <w:rPr/>
      </w:pPr>
      <w:r w:rsidDel="00000000" w:rsidR="00000000" w:rsidRPr="00000000">
        <w:rPr>
          <w:rtl w:val="0"/>
        </w:rPr>
      </w:r>
    </w:p>
    <w:p w:rsidR="00000000" w:rsidDel="00000000" w:rsidP="00000000" w:rsidRDefault="00000000" w:rsidRPr="00000000" w14:paraId="00000B21">
      <w:pPr>
        <w:spacing w:before="0" w:lineRule="auto"/>
        <w:ind w:hanging="15"/>
        <w:jc w:val="center"/>
        <w:rPr/>
      </w:pPr>
      <w:r w:rsidDel="00000000" w:rsidR="00000000" w:rsidRPr="00000000">
        <w:rPr/>
        <w:drawing>
          <wp:inline distB="114300" distT="114300" distL="114300" distR="114300">
            <wp:extent cx="2751336" cy="280988"/>
            <wp:effectExtent b="0" l="0" r="0" t="0"/>
            <wp:docPr descr="quebra de página" id="58" name="image10.png"/>
            <a:graphic>
              <a:graphicData uri="http://schemas.openxmlformats.org/drawingml/2006/picture">
                <pic:pic>
                  <pic:nvPicPr>
                    <pic:cNvPr descr="quebra de página" id="0" name="image10.png"/>
                    <pic:cNvPicPr preferRelativeResize="0"/>
                  </pic:nvPicPr>
                  <pic:blipFill>
                    <a:blip r:embed="rId15"/>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B22">
      <w:pPr>
        <w:jc w:val="center"/>
        <w:rPr>
          <w:color w:val="ff5722"/>
        </w:rPr>
        <w:sectPr>
          <w:type w:val="nextPage"/>
          <w:pgSz w:h="16838" w:w="11906" w:orient="portrait"/>
          <w:pgMar w:bottom="1077" w:top="1077" w:left="1133" w:right="1133" w:header="0" w:footer="720"/>
          <w:titlePg w:val="1"/>
        </w:sectPr>
      </w:pPr>
      <w:r w:rsidDel="00000000" w:rsidR="00000000" w:rsidRPr="00000000">
        <w:rPr>
          <w:rtl w:val="0"/>
        </w:rPr>
      </w:r>
    </w:p>
    <w:p w:rsidR="00000000" w:rsidDel="00000000" w:rsidP="00000000" w:rsidRDefault="00000000" w:rsidRPr="00000000" w14:paraId="00000B23">
      <w:pPr>
        <w:spacing w:after="240" w:before="240" w:lineRule="auto"/>
        <w:jc w:val="both"/>
        <w:rPr/>
      </w:pPr>
      <w:r w:rsidDel="00000000" w:rsidR="00000000" w:rsidRPr="00000000">
        <w:rPr>
          <w:rtl w:val="0"/>
        </w:rPr>
      </w:r>
    </w:p>
    <w:p w:rsidR="00000000" w:rsidDel="00000000" w:rsidP="00000000" w:rsidRDefault="00000000" w:rsidRPr="00000000" w14:paraId="00000B24">
      <w:pPr>
        <w:spacing w:after="240" w:before="240" w:lineRule="auto"/>
        <w:jc w:val="both"/>
        <w:rPr/>
      </w:pPr>
      <w:r w:rsidDel="00000000" w:rsidR="00000000" w:rsidRPr="00000000">
        <w:rPr>
          <w:rtl w:val="0"/>
        </w:rPr>
      </w:r>
    </w:p>
    <w:sectPr>
      <w:type w:val="nextPage"/>
      <w:pgSz w:h="16838" w:w="11906" w:orient="portrait"/>
      <w:pgMar w:bottom="1077" w:top="1077" w:left="1133" w:right="1133" w:header="0" w:footer="72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a Elisa T. Piekarski" w:id="0" w:date="2022-01-25T01:48:00Z">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passei esses exercícios...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B3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urier New"/>
  <w:font w:name="Consolas"/>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2F">
    <w:pPr>
      <w:pBdr>
        <w:top w:space="0" w:sz="0" w:val="nil"/>
        <w:left w:space="0" w:sz="0" w:val="nil"/>
        <w:bottom w:space="0" w:sz="0" w:val="nil"/>
        <w:right w:space="0" w:sz="0" w:val="nil"/>
        <w:between w:space="0" w:sz="0" w:val="nil"/>
      </w:pBdr>
      <w:ind w:hanging="15"/>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30">
    <w:pPr>
      <w:pBdr>
        <w:top w:space="0" w:sz="0" w:val="nil"/>
        <w:left w:space="0" w:sz="0" w:val="nil"/>
        <w:bottom w:space="0" w:sz="0" w:val="nil"/>
        <w:right w:space="0" w:sz="0" w:val="nil"/>
        <w:between w:space="0" w:sz="0" w:val="nil"/>
      </w:pBdr>
      <w:tabs>
        <w:tab w:val="right" w:leader="none" w:pos="9636"/>
      </w:tabs>
      <w:ind w:hanging="15"/>
      <w:rPr>
        <w:sz w:val="22"/>
        <w:szCs w:val="22"/>
      </w:rPr>
    </w:pPr>
    <w:r w:rsidDel="00000000" w:rsidR="00000000" w:rsidRPr="00000000">
      <w:rPr>
        <w:sz w:val="22"/>
        <w:szCs w:val="22"/>
        <w:rtl w:val="0"/>
      </w:rPr>
      <w:t xml:space="preserve">Programação de Computadores II - Decomp/Unicentro    </w:t>
      <w:tab/>
      <w:t xml:space="preserve">2024(2)</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B25">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variável </w:t>
      </w:r>
      <w:r w:rsidDel="00000000" w:rsidR="00000000" w:rsidRPr="00000000">
        <w:rPr>
          <w:rFonts w:ascii="Courier New" w:cs="Courier New" w:eastAsia="Courier New" w:hAnsi="Courier New"/>
          <w:sz w:val="20"/>
          <w:szCs w:val="20"/>
          <w:rtl w:val="0"/>
        </w:rPr>
        <w:t xml:space="preserve">total </w:t>
      </w:r>
      <w:r w:rsidDel="00000000" w:rsidR="00000000" w:rsidRPr="00000000">
        <w:rPr>
          <w:sz w:val="20"/>
          <w:szCs w:val="20"/>
          <w:rtl w:val="0"/>
        </w:rPr>
        <w:t xml:space="preserve">havia sido inicializada com 0 e foi adicionada do valor apontado por </w:t>
      </w:r>
      <w:r w:rsidDel="00000000" w:rsidR="00000000" w:rsidRPr="00000000">
        <w:rPr>
          <w:rFonts w:ascii="Courier New" w:cs="Courier New" w:eastAsia="Courier New" w:hAnsi="Courier New"/>
          <w:sz w:val="20"/>
          <w:szCs w:val="20"/>
          <w:rtl w:val="0"/>
        </w:rPr>
        <w:t xml:space="preserve">p</w:t>
      </w:r>
      <w:r w:rsidDel="00000000" w:rsidR="00000000" w:rsidRPr="00000000">
        <w:rPr>
          <w:sz w:val="20"/>
          <w:szCs w:val="20"/>
          <w:rtl w:val="0"/>
        </w:rPr>
        <w:t xml:space="preserve">, ou seja, o conteúdo de </w:t>
      </w:r>
      <w:r w:rsidDel="00000000" w:rsidR="00000000" w:rsidRPr="00000000">
        <w:rPr>
          <w:rFonts w:ascii="Courier New" w:cs="Courier New" w:eastAsia="Courier New" w:hAnsi="Courier New"/>
          <w:sz w:val="20"/>
          <w:szCs w:val="20"/>
          <w:rtl w:val="0"/>
        </w:rPr>
        <w:t xml:space="preserve">n</w:t>
      </w:r>
      <w:r w:rsidDel="00000000" w:rsidR="00000000" w:rsidRPr="00000000">
        <w:rPr>
          <w:sz w:val="20"/>
          <w:szCs w:val="20"/>
          <w:rtl w:val="0"/>
        </w:rPr>
        <w:t xml:space="preserve">. Portanto, o valor de </w:t>
      </w:r>
      <w:r w:rsidDel="00000000" w:rsidR="00000000" w:rsidRPr="00000000">
        <w:rPr>
          <w:rFonts w:ascii="Courier New" w:cs="Courier New" w:eastAsia="Courier New" w:hAnsi="Courier New"/>
          <w:sz w:val="20"/>
          <w:szCs w:val="20"/>
          <w:rtl w:val="0"/>
        </w:rPr>
        <w:t xml:space="preserve">total </w:t>
      </w:r>
      <w:r w:rsidDel="00000000" w:rsidR="00000000" w:rsidRPr="00000000">
        <w:rPr>
          <w:sz w:val="20"/>
          <w:szCs w:val="20"/>
          <w:rtl w:val="0"/>
        </w:rPr>
        <w:t xml:space="preserve">é 100.</w:t>
      </w:r>
    </w:p>
  </w:footnote>
  <w:footnote w:id="1">
    <w:p w:rsidR="00000000" w:rsidDel="00000000" w:rsidP="00000000" w:rsidRDefault="00000000" w:rsidRPr="00000000" w14:paraId="00000B26">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Por exemplo, na linha 4 do exercício A1, será mostrado o valor da variável que está sendo apontada por p_contador (o valor de i), ou seja, 5.</w:t>
      </w:r>
    </w:p>
  </w:footnote>
  <w:footnote w:id="2">
    <w:p w:rsidR="00000000" w:rsidDel="00000000" w:rsidP="00000000" w:rsidRDefault="00000000" w:rsidRPr="00000000" w14:paraId="00000B27">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Saiba mais: </w:t>
      </w:r>
      <w:hyperlink r:id="rId1">
        <w:r w:rsidDel="00000000" w:rsidR="00000000" w:rsidRPr="00000000">
          <w:rPr>
            <w:color w:val="1155cc"/>
            <w:sz w:val="20"/>
            <w:szCs w:val="20"/>
            <w:u w:val="single"/>
            <w:rtl w:val="0"/>
          </w:rPr>
          <w:t xml:space="preserve">https://stackoverflow.com/questions/54357190/c-dangling-pointers-and-memory-leaks</w:t>
        </w:r>
      </w:hyperlink>
      <w:r w:rsidDel="00000000" w:rsidR="00000000" w:rsidRPr="00000000">
        <w:rPr>
          <w:sz w:val="20"/>
          <w:szCs w:val="20"/>
          <w:rtl w:val="0"/>
        </w:rPr>
        <w:t xml:space="preserve"> </w:t>
      </w:r>
    </w:p>
  </w:footnote>
  <w:footnote w:id="3">
    <w:p w:rsidR="00000000" w:rsidDel="00000000" w:rsidP="00000000" w:rsidRDefault="00000000" w:rsidRPr="00000000" w14:paraId="00000B28">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Saiba mais: </w:t>
      </w:r>
      <w:hyperlink r:id="rId2">
        <w:r w:rsidDel="00000000" w:rsidR="00000000" w:rsidRPr="00000000">
          <w:rPr>
            <w:color w:val="1155cc"/>
            <w:sz w:val="20"/>
            <w:szCs w:val="20"/>
            <w:u w:val="single"/>
            <w:rtl w:val="0"/>
          </w:rPr>
          <w:t xml:space="preserve">https://blog.pantuza.com/artigos/diferencas-entre-arquivos-texto-e-binario</w:t>
        </w:r>
      </w:hyperlink>
      <w:r w:rsidDel="00000000" w:rsidR="00000000" w:rsidRPr="00000000">
        <w:rPr>
          <w:sz w:val="20"/>
          <w:szCs w:val="20"/>
          <w:rtl w:val="0"/>
        </w:rPr>
        <w:t xml:space="preserve"> </w:t>
      </w:r>
    </w:p>
  </w:footnote>
  <w:footnote w:id="4">
    <w:p w:rsidR="00000000" w:rsidDel="00000000" w:rsidP="00000000" w:rsidRDefault="00000000" w:rsidRPr="00000000" w14:paraId="00000B29">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Junto com o nome do arquivo, entre aspas, pode ser especificado todo o </w:t>
      </w:r>
      <w:r w:rsidDel="00000000" w:rsidR="00000000" w:rsidRPr="00000000">
        <w:rPr>
          <w:i w:val="1"/>
          <w:sz w:val="20"/>
          <w:szCs w:val="20"/>
          <w:rtl w:val="0"/>
        </w:rPr>
        <w:t xml:space="preserve">path</w:t>
      </w:r>
      <w:r w:rsidDel="00000000" w:rsidR="00000000" w:rsidRPr="00000000">
        <w:rPr>
          <w:sz w:val="20"/>
          <w:szCs w:val="20"/>
          <w:rtl w:val="0"/>
        </w:rPr>
        <w:t xml:space="preserve">, por exemplo: </w:t>
      </w:r>
      <w:r w:rsidDel="00000000" w:rsidR="00000000" w:rsidRPr="00000000">
        <w:rPr>
          <w:rFonts w:ascii="Courier New" w:cs="Courier New" w:eastAsia="Courier New" w:hAnsi="Courier New"/>
          <w:sz w:val="20"/>
          <w:szCs w:val="20"/>
          <w:rtl w:val="0"/>
        </w:rPr>
        <w:t xml:space="preserve">"C:/Users/Documents/dados.txt"</w:t>
      </w:r>
      <w:r w:rsidDel="00000000" w:rsidR="00000000" w:rsidRPr="00000000">
        <w:rPr>
          <w:sz w:val="20"/>
          <w:szCs w:val="20"/>
          <w:rtl w:val="0"/>
        </w:rPr>
        <w:t xml:space="preserve">.</w:t>
        <w:br w:type="textWrapping"/>
        <w:t xml:space="preserve">É necessário garantir que o diretório possua permissão para escrita e leitura.</w:t>
      </w:r>
    </w:p>
  </w:footnote>
  <w:footnote w:id="5">
    <w:p w:rsidR="00000000" w:rsidDel="00000000" w:rsidP="00000000" w:rsidRDefault="00000000" w:rsidRPr="00000000" w14:paraId="00000B2A">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 operador </w:t>
      </w:r>
      <w:r w:rsidDel="00000000" w:rsidR="00000000" w:rsidRPr="00000000">
        <w:rPr>
          <w:rFonts w:ascii="Courier New" w:cs="Courier New" w:eastAsia="Courier New" w:hAnsi="Courier New"/>
          <w:sz w:val="20"/>
          <w:szCs w:val="20"/>
          <w:rtl w:val="0"/>
        </w:rPr>
        <w:t xml:space="preserve">eof()</w:t>
      </w:r>
      <w:r w:rsidDel="00000000" w:rsidR="00000000" w:rsidRPr="00000000">
        <w:rPr>
          <w:sz w:val="20"/>
          <w:szCs w:val="20"/>
          <w:rtl w:val="0"/>
        </w:rPr>
        <w:t xml:space="preserve"> indica fim de arquivo (acrônimo para </w:t>
      </w:r>
      <w:r w:rsidDel="00000000" w:rsidR="00000000" w:rsidRPr="00000000">
        <w:rPr>
          <w:i w:val="1"/>
          <w:sz w:val="20"/>
          <w:szCs w:val="20"/>
          <w:rtl w:val="0"/>
        </w:rPr>
        <w:t xml:space="preserve">End Of File</w:t>
      </w:r>
      <w:r w:rsidDel="00000000" w:rsidR="00000000" w:rsidRPr="00000000">
        <w:rPr>
          <w:sz w:val="20"/>
          <w:szCs w:val="20"/>
          <w:rtl w:val="0"/>
        </w:rPr>
        <w:t xml:space="preserve">).</w:t>
      </w:r>
    </w:p>
  </w:footnote>
  <w:footnote w:id="6">
    <w:p w:rsidR="00000000" w:rsidDel="00000000" w:rsidP="00000000" w:rsidRDefault="00000000" w:rsidRPr="00000000" w14:paraId="00000B2B">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 são especificados os modos </w:t>
      </w:r>
      <w:r w:rsidDel="00000000" w:rsidR="00000000" w:rsidRPr="00000000">
        <w:rPr>
          <w:rFonts w:ascii="Courier New" w:cs="Courier New" w:eastAsia="Courier New" w:hAnsi="Courier New"/>
          <w:sz w:val="20"/>
          <w:szCs w:val="20"/>
          <w:rtl w:val="0"/>
        </w:rPr>
        <w:t xml:space="preserve">trunc </w:t>
      </w:r>
      <w:r w:rsidDel="00000000" w:rsidR="00000000" w:rsidRPr="00000000">
        <w:rPr>
          <w:sz w:val="20"/>
          <w:szCs w:val="20"/>
          <w:rtl w:val="0"/>
        </w:rPr>
        <w:t xml:space="preserve">e </w:t>
      </w:r>
      <w:r w:rsidDel="00000000" w:rsidR="00000000" w:rsidRPr="00000000">
        <w:rPr>
          <w:rFonts w:ascii="Courier New" w:cs="Courier New" w:eastAsia="Courier New" w:hAnsi="Courier New"/>
          <w:sz w:val="20"/>
          <w:szCs w:val="20"/>
          <w:rtl w:val="0"/>
        </w:rPr>
        <w:t xml:space="preserve">app</w:t>
      </w:r>
      <w:r w:rsidDel="00000000" w:rsidR="00000000" w:rsidRPr="00000000">
        <w:rPr>
          <w:sz w:val="20"/>
          <w:szCs w:val="20"/>
          <w:rtl w:val="0"/>
        </w:rPr>
        <w:t xml:space="preserve">, a instrução de abertura falha.  O mesmo ocorre se o modo </w:t>
      </w:r>
      <w:r w:rsidDel="00000000" w:rsidR="00000000" w:rsidRPr="00000000">
        <w:rPr>
          <w:rFonts w:ascii="Courier New" w:cs="Courier New" w:eastAsia="Courier New" w:hAnsi="Courier New"/>
          <w:sz w:val="20"/>
          <w:szCs w:val="20"/>
          <w:rtl w:val="0"/>
        </w:rPr>
        <w:t xml:space="preserve">trunc </w:t>
      </w:r>
      <w:r w:rsidDel="00000000" w:rsidR="00000000" w:rsidRPr="00000000">
        <w:rPr>
          <w:sz w:val="20"/>
          <w:szCs w:val="20"/>
          <w:rtl w:val="0"/>
        </w:rPr>
        <w:t xml:space="preserve">é especificado, mas não o modo </w:t>
      </w:r>
      <w:r w:rsidDel="00000000" w:rsidR="00000000" w:rsidRPr="00000000">
        <w:rPr>
          <w:rFonts w:ascii="Courier New" w:cs="Courier New" w:eastAsia="Courier New" w:hAnsi="Courier New"/>
          <w:sz w:val="20"/>
          <w:szCs w:val="20"/>
          <w:rtl w:val="0"/>
        </w:rPr>
        <w:t xml:space="preserve">out</w:t>
      </w:r>
      <w:r w:rsidDel="00000000" w:rsidR="00000000" w:rsidRPr="00000000">
        <w:rPr>
          <w:sz w:val="20"/>
          <w:szCs w:val="20"/>
          <w:rtl w:val="0"/>
        </w:rPr>
        <w:t xml:space="preserv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2C">
    <w:pPr>
      <w:pBdr>
        <w:top w:space="0" w:sz="0" w:val="nil"/>
        <w:left w:space="0" w:sz="0" w:val="nil"/>
        <w:bottom w:space="0" w:sz="0" w:val="nil"/>
        <w:right w:space="0" w:sz="0" w:val="nil"/>
        <w:between w:space="0" w:sz="0" w:val="nil"/>
      </w:pBdr>
      <w:spacing w:before="600" w:lineRule="auto"/>
      <w:ind w:hanging="15"/>
      <w:jc w:val="right"/>
      <w:rPr>
        <w:rFonts w:ascii="Roboto Slab" w:cs="Roboto Slab" w:eastAsia="Roboto Slab" w:hAnsi="Roboto Slab"/>
        <w:color w:val="1155cc"/>
        <w:sz w:val="20"/>
        <w:szCs w:val="20"/>
      </w:rPr>
    </w:pPr>
    <w:r w:rsidDel="00000000" w:rsidR="00000000" w:rsidRPr="00000000">
      <w:rPr>
        <w:rFonts w:ascii="Roboto Slab" w:cs="Roboto Slab" w:eastAsia="Roboto Slab" w:hAnsi="Roboto Slab"/>
        <w:color w:val="1155cc"/>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2D">
    <w:pPr>
      <w:pBdr>
        <w:top w:space="0" w:sz="0" w:val="nil"/>
        <w:left w:space="0" w:sz="0" w:val="nil"/>
        <w:bottom w:space="0" w:sz="0" w:val="nil"/>
        <w:right w:space="0" w:sz="0" w:val="nil"/>
        <w:between w:space="0" w:sz="0" w:val="nil"/>
      </w:pBdr>
      <w:spacing w:before="0" w:line="240" w:lineRule="auto"/>
      <w:ind w:hanging="15"/>
      <w:rPr/>
    </w:pPr>
    <w:r w:rsidDel="00000000" w:rsidR="00000000" w:rsidRPr="00000000">
      <w:rPr/>
      <w:drawing>
        <wp:inline distB="114300" distT="114300" distL="114300" distR="114300">
          <wp:extent cx="6159600" cy="50696"/>
          <wp:effectExtent b="0" l="0" r="0" t="0"/>
          <wp:docPr descr="linha horizontal" id="59" name="image1.png"/>
          <a:graphic>
            <a:graphicData uri="http://schemas.openxmlformats.org/drawingml/2006/picture">
              <pic:pic>
                <pic:nvPicPr>
                  <pic:cNvPr descr="linha horizontal" id="0" name="image1.png"/>
                  <pic:cNvPicPr preferRelativeResize="0"/>
                </pic:nvPicPr>
                <pic:blipFill>
                  <a:blip r:embed="rId1"/>
                  <a:srcRect b="0" l="0" r="0" t="0"/>
                  <a:stretch>
                    <a:fillRect/>
                  </a:stretch>
                </pic:blipFill>
                <pic:spPr>
                  <a:xfrm>
                    <a:off x="0" y="0"/>
                    <a:ext cx="6159600" cy="50696"/>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2E">
    <w:pPr>
      <w:pBdr>
        <w:top w:space="0" w:sz="0" w:val="nil"/>
        <w:left w:space="0" w:sz="0" w:val="nil"/>
        <w:bottom w:space="0" w:sz="0" w:val="nil"/>
        <w:right w:space="0" w:sz="0" w:val="nil"/>
        <w:between w:space="0" w:sz="0" w:val="nil"/>
      </w:pBdr>
      <w:spacing w:before="400" w:lineRule="auto"/>
      <w:jc w:val="right"/>
      <w:rPr>
        <w:rFonts w:ascii="Roboto Slab" w:cs="Roboto Slab" w:eastAsia="Roboto Slab" w:hAnsi="Roboto Slab"/>
        <w:b w:val="1"/>
        <w:color w:val="ee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4"/>
        <w:szCs w:val="24"/>
        <w:lang w:val="pt-BR"/>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jc w:val="center"/>
    </w:pPr>
    <w:rPr>
      <w:rFonts w:ascii="Roboto Slab" w:cs="Roboto Slab" w:eastAsia="Roboto Slab" w:hAnsi="Roboto Slab"/>
      <w:color w:val="029aed"/>
      <w:sz w:val="36"/>
      <w:szCs w:val="36"/>
    </w:rPr>
  </w:style>
  <w:style w:type="paragraph" w:styleId="Heading2">
    <w:name w:val="heading 2"/>
    <w:basedOn w:val="Normal"/>
    <w:next w:val="Normal"/>
    <w:pPr>
      <w:keepNext w:val="1"/>
      <w:keepLines w:val="1"/>
      <w:spacing w:before="480" w:line="240" w:lineRule="auto"/>
    </w:pPr>
    <w:rPr>
      <w:rFonts w:ascii="Roboto Slab" w:cs="Roboto Slab" w:eastAsia="Roboto Slab" w:hAnsi="Roboto Slab"/>
      <w:b w:val="1"/>
      <w:color w:val="63a600"/>
      <w:sz w:val="36"/>
      <w:szCs w:val="36"/>
    </w:rPr>
  </w:style>
  <w:style w:type="paragraph" w:styleId="Heading3">
    <w:name w:val="heading 3"/>
    <w:basedOn w:val="Normal"/>
    <w:next w:val="Normal"/>
    <w:pPr/>
    <w:rPr>
      <w:rFonts w:ascii="Roboto Slab" w:cs="Roboto Slab" w:eastAsia="Roboto Slab" w:hAnsi="Roboto Slab"/>
      <w:color w:val="ff5722"/>
      <w:sz w:val="32"/>
      <w:szCs w:val="32"/>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sz w:val="22"/>
      <w:szCs w:val="22"/>
    </w:rPr>
  </w:style>
  <w:style w:type="paragraph" w:styleId="Title">
    <w:name w:val="Title"/>
    <w:basedOn w:val="Normal"/>
    <w:next w:val="Normal"/>
    <w:pPr>
      <w:jc w:val="center"/>
    </w:pPr>
    <w:rPr>
      <w:rFonts w:ascii="Roboto Slab" w:cs="Roboto Slab" w:eastAsia="Roboto Slab" w:hAnsi="Roboto Slab"/>
      <w:b w:val="1"/>
      <w:color w:val="8bc34a"/>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320" w:line="240" w:lineRule="auto"/>
      <w:jc w:val="center"/>
      <w:outlineLvl w:val="0"/>
    </w:pPr>
    <w:rPr>
      <w:rFonts w:ascii="Roboto Slab" w:cs="Roboto Slab" w:eastAsia="Roboto Slab" w:hAnsi="Roboto Slab"/>
      <w:color w:val="029aed"/>
      <w:sz w:val="36"/>
      <w:szCs w:val="36"/>
    </w:rPr>
  </w:style>
  <w:style w:type="paragraph" w:styleId="Ttulo2">
    <w:name w:val="heading 2"/>
    <w:basedOn w:val="Normal"/>
    <w:next w:val="Normal"/>
    <w:uiPriority w:val="9"/>
    <w:unhideWhenUsed w:val="1"/>
    <w:qFormat w:val="1"/>
    <w:pPr>
      <w:keepNext w:val="1"/>
      <w:keepLines w:val="1"/>
      <w:spacing w:before="480" w:line="240" w:lineRule="auto"/>
      <w:outlineLvl w:val="1"/>
    </w:pPr>
    <w:rPr>
      <w:rFonts w:ascii="Roboto Slab" w:cs="Roboto Slab" w:eastAsia="Roboto Slab" w:hAnsi="Roboto Slab"/>
      <w:b w:val="1"/>
      <w:color w:val="63a600"/>
      <w:sz w:val="36"/>
      <w:szCs w:val="36"/>
    </w:rPr>
  </w:style>
  <w:style w:type="paragraph" w:styleId="Ttulo3">
    <w:name w:val="heading 3"/>
    <w:basedOn w:val="Normal"/>
    <w:next w:val="Normal"/>
    <w:uiPriority w:val="9"/>
    <w:unhideWhenUsed w:val="1"/>
    <w:qFormat w:val="1"/>
    <w:pPr>
      <w:outlineLvl w:val="2"/>
    </w:pPr>
    <w:rPr>
      <w:rFonts w:ascii="Roboto Slab" w:cs="Roboto Slab" w:eastAsia="Roboto Slab" w:hAnsi="Roboto Slab"/>
      <w:color w:val="ff5722"/>
      <w:sz w:val="32"/>
      <w:szCs w:val="32"/>
    </w:rPr>
  </w:style>
  <w:style w:type="paragraph" w:styleId="Ttulo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sz w:val="22"/>
      <w:szCs w:val="22"/>
      <w:u w:val="single"/>
    </w:rPr>
  </w:style>
  <w:style w:type="paragraph" w:styleId="Ttulo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sz w:val="22"/>
      <w:szCs w:val="22"/>
    </w:rPr>
  </w:style>
  <w:style w:type="paragraph" w:styleId="Ttulo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jc w:val="center"/>
    </w:pPr>
    <w:rPr>
      <w:rFonts w:ascii="Roboto Slab" w:cs="Roboto Slab" w:eastAsia="Roboto Slab" w:hAnsi="Roboto Slab"/>
      <w:b w:val="1"/>
      <w:color w:val="8bc34a"/>
      <w:sz w:val="72"/>
      <w:szCs w:val="72"/>
    </w:rPr>
  </w:style>
  <w:style w:type="paragraph" w:styleId="Subttulo">
    <w:name w:val="Subtitle"/>
    <w:basedOn w:val="Normal"/>
    <w:next w:val="Normal"/>
    <w:uiPriority w:val="11"/>
    <w:qFormat w:val="1"/>
    <w:pPr>
      <w:keepNext w:val="1"/>
      <w:keepLines w:val="1"/>
      <w:jc w:val="center"/>
    </w:pPr>
    <w:rPr>
      <w:i w:val="1"/>
      <w:color w:val="666666"/>
      <w:sz w:val="28"/>
      <w:szCs w:val="2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CellMar>
        <w:top w:w="100.0" w:type="dxa"/>
        <w:left w:w="100.0" w:type="dxa"/>
        <w:bottom w:w="100.0" w:type="dxa"/>
        <w:right w:w="100.0" w:type="dxa"/>
      </w:tblCellMar>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tblPr>
      <w:tblStyleRowBandSize w:val="1"/>
      <w:tblStyleColBandSize w:val="1"/>
      <w:tblCellMar>
        <w:top w:w="100.0" w:type="dxa"/>
        <w:left w:w="100.0" w:type="dxa"/>
        <w:bottom w:w="100.0" w:type="dxa"/>
        <w:right w:w="100.0" w:type="dxa"/>
      </w:tblCellMar>
    </w:tblPr>
  </w:style>
  <w:style w:type="table" w:styleId="affff2" w:customStyle="1">
    <w:basedOn w:val="TableNormal"/>
    <w:tblPr>
      <w:tblStyleRowBandSize w:val="1"/>
      <w:tblStyleColBandSize w:val="1"/>
      <w:tblCellMar>
        <w:top w:w="100.0" w:type="dxa"/>
        <w:left w:w="100.0" w:type="dxa"/>
        <w:bottom w:w="100.0" w:type="dxa"/>
        <w:right w:w="100.0" w:type="dxa"/>
      </w:tblCellMar>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tblPr>
      <w:tblStyleRowBandSize w:val="1"/>
      <w:tblStyleColBandSize w:val="1"/>
      <w:tblCellMar>
        <w:top w:w="100.0" w:type="dxa"/>
        <w:left w:w="100.0" w:type="dxa"/>
        <w:bottom w:w="100.0" w:type="dxa"/>
        <w:right w:w="100.0" w:type="dxa"/>
      </w:tblCellMar>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tblPr>
      <w:tblStyleRowBandSize w:val="1"/>
      <w:tblStyleColBandSize w:val="1"/>
      <w:tblCellMar>
        <w:top w:w="100.0" w:type="dxa"/>
        <w:left w:w="100.0" w:type="dxa"/>
        <w:bottom w:w="100.0" w:type="dxa"/>
        <w:right w:w="100.0" w:type="dxa"/>
      </w:tblCellMar>
    </w:tblPr>
  </w:style>
  <w:style w:type="table" w:styleId="affff8" w:customStyle="1">
    <w:basedOn w:val="TableNormal"/>
    <w:tblPr>
      <w:tblStyleRowBandSize w:val="1"/>
      <w:tblStyleColBandSize w:val="1"/>
      <w:tblCellMar>
        <w:top w:w="100.0" w:type="dxa"/>
        <w:left w:w="100.0" w:type="dxa"/>
        <w:bottom w:w="100.0" w:type="dxa"/>
        <w:right w:w="100.0" w:type="dxa"/>
      </w:tblCellMar>
    </w:tblPr>
  </w:style>
  <w:style w:type="table" w:styleId="affff9" w:customStyle="1">
    <w:basedOn w:val="TableNormal"/>
    <w:tblPr>
      <w:tblStyleRowBandSize w:val="1"/>
      <w:tblStyleColBandSize w:val="1"/>
      <w:tblCellMar>
        <w:top w:w="100.0" w:type="dxa"/>
        <w:left w:w="100.0" w:type="dxa"/>
        <w:bottom w:w="100.0" w:type="dxa"/>
        <w:right w:w="100.0" w:type="dxa"/>
      </w:tblCellMar>
    </w:tblPr>
  </w:style>
  <w:style w:type="table" w:styleId="affffa" w:customStyle="1">
    <w:basedOn w:val="TableNormal"/>
    <w:tblPr>
      <w:tblStyleRowBandSize w:val="1"/>
      <w:tblStyleColBandSize w:val="1"/>
      <w:tblCellMar>
        <w:top w:w="100.0" w:type="dxa"/>
        <w:left w:w="100.0" w:type="dxa"/>
        <w:bottom w:w="100.0" w:type="dxa"/>
        <w:right w:w="100.0" w:type="dxa"/>
      </w:tblCellMar>
    </w:tblPr>
  </w:style>
  <w:style w:type="table" w:styleId="affffb" w:customStyle="1">
    <w:basedOn w:val="TableNormal"/>
    <w:tblPr>
      <w:tblStyleRowBandSize w:val="1"/>
      <w:tblStyleColBandSize w:val="1"/>
      <w:tblCellMar>
        <w:top w:w="100.0" w:type="dxa"/>
        <w:left w:w="100.0" w:type="dxa"/>
        <w:bottom w:w="100.0" w:type="dxa"/>
        <w:right w:w="100.0" w:type="dxa"/>
      </w:tblCellMar>
    </w:tblPr>
  </w:style>
  <w:style w:type="table" w:styleId="affffc" w:customStyle="1">
    <w:basedOn w:val="TableNormal"/>
    <w:tblPr>
      <w:tblStyleRowBandSize w:val="1"/>
      <w:tblStyleColBandSize w:val="1"/>
      <w:tblCellMar>
        <w:top w:w="100.0" w:type="dxa"/>
        <w:left w:w="100.0" w:type="dxa"/>
        <w:bottom w:w="100.0" w:type="dxa"/>
        <w:right w:w="100.0" w:type="dxa"/>
      </w:tblCellMar>
    </w:tblPr>
  </w:style>
  <w:style w:type="table" w:styleId="affffd" w:customStyle="1">
    <w:basedOn w:val="TableNormal"/>
    <w:tblPr>
      <w:tblStyleRowBandSize w:val="1"/>
      <w:tblStyleColBandSize w:val="1"/>
      <w:tblCellMar>
        <w:top w:w="100.0" w:type="dxa"/>
        <w:left w:w="100.0" w:type="dxa"/>
        <w:bottom w:w="100.0" w:type="dxa"/>
        <w:right w:w="100.0" w:type="dxa"/>
      </w:tblCellMar>
    </w:tblPr>
  </w:style>
  <w:style w:type="table" w:styleId="affffe" w:customStyle="1">
    <w:basedOn w:val="TableNormal"/>
    <w:tblPr>
      <w:tblStyleRowBandSize w:val="1"/>
      <w:tblStyleColBandSize w:val="1"/>
      <w:tblCellMar>
        <w:top w:w="100.0" w:type="dxa"/>
        <w:left w:w="100.0" w:type="dxa"/>
        <w:bottom w:w="100.0" w:type="dxa"/>
        <w:right w:w="100.0" w:type="dxa"/>
      </w:tblCellMar>
    </w:tblPr>
  </w:style>
  <w:style w:type="table" w:styleId="afffff" w:customStyle="1">
    <w:basedOn w:val="TableNormal"/>
    <w:tblPr>
      <w:tblStyleRowBandSize w:val="1"/>
      <w:tblStyleColBandSize w:val="1"/>
      <w:tblCellMar>
        <w:top w:w="100.0" w:type="dxa"/>
        <w:left w:w="100.0" w:type="dxa"/>
        <w:bottom w:w="100.0" w:type="dxa"/>
        <w:right w:w="100.0" w:type="dxa"/>
      </w:tblCellMar>
    </w:tblPr>
  </w:style>
  <w:style w:type="table" w:styleId="afffff0" w:customStyle="1">
    <w:basedOn w:val="TableNormal"/>
    <w:tblPr>
      <w:tblStyleRowBandSize w:val="1"/>
      <w:tblStyleColBandSize w:val="1"/>
      <w:tblCellMar>
        <w:top w:w="100.0" w:type="dxa"/>
        <w:left w:w="100.0" w:type="dxa"/>
        <w:bottom w:w="100.0" w:type="dxa"/>
        <w:right w:w="100.0" w:type="dxa"/>
      </w:tblCellMar>
    </w:tblPr>
  </w:style>
  <w:style w:type="table" w:styleId="afffff1" w:customStyle="1">
    <w:basedOn w:val="TableNormal"/>
    <w:tblPr>
      <w:tblStyleRowBandSize w:val="1"/>
      <w:tblStyleColBandSize w:val="1"/>
      <w:tblCellMar>
        <w:top w:w="100.0" w:type="dxa"/>
        <w:left w:w="100.0" w:type="dxa"/>
        <w:bottom w:w="100.0" w:type="dxa"/>
        <w:right w:w="100.0" w:type="dxa"/>
      </w:tblCellMar>
    </w:tblPr>
  </w:style>
  <w:style w:type="table" w:styleId="afffff2" w:customStyle="1">
    <w:basedOn w:val="TableNormal"/>
    <w:tblPr>
      <w:tblStyleRowBandSize w:val="1"/>
      <w:tblStyleColBandSize w:val="1"/>
      <w:tblCellMar>
        <w:top w:w="100.0" w:type="dxa"/>
        <w:left w:w="100.0" w:type="dxa"/>
        <w:bottom w:w="100.0" w:type="dxa"/>
        <w:right w:w="100.0" w:type="dxa"/>
      </w:tblCellMar>
    </w:tblPr>
  </w:style>
  <w:style w:type="table" w:styleId="afffff3" w:customStyle="1">
    <w:basedOn w:val="TableNormal"/>
    <w:tblPr>
      <w:tblStyleRowBandSize w:val="1"/>
      <w:tblStyleColBandSize w:val="1"/>
      <w:tblCellMar>
        <w:top w:w="100.0" w:type="dxa"/>
        <w:left w:w="100.0" w:type="dxa"/>
        <w:bottom w:w="100.0" w:type="dxa"/>
        <w:right w:w="100.0" w:type="dxa"/>
      </w:tblCellMar>
    </w:tblPr>
  </w:style>
  <w:style w:type="table" w:styleId="afffff4" w:customStyle="1">
    <w:basedOn w:val="TableNormal"/>
    <w:tblPr>
      <w:tblStyleRowBandSize w:val="1"/>
      <w:tblStyleColBandSize w:val="1"/>
      <w:tblCellMar>
        <w:top w:w="100.0" w:type="dxa"/>
        <w:left w:w="100.0" w:type="dxa"/>
        <w:bottom w:w="100.0" w:type="dxa"/>
        <w:right w:w="100.0" w:type="dxa"/>
      </w:tblCellMar>
    </w:tblPr>
  </w:style>
  <w:style w:type="table" w:styleId="afffff5" w:customStyle="1">
    <w:basedOn w:val="TableNormal"/>
    <w:tblPr>
      <w:tblStyleRowBandSize w:val="1"/>
      <w:tblStyleColBandSize w:val="1"/>
      <w:tblCellMar>
        <w:top w:w="100.0" w:type="dxa"/>
        <w:left w:w="100.0" w:type="dxa"/>
        <w:bottom w:w="100.0" w:type="dxa"/>
        <w:right w:w="100.0" w:type="dxa"/>
      </w:tblCellMar>
    </w:tblPr>
  </w:style>
  <w:style w:type="table" w:styleId="afffff6" w:customStyle="1">
    <w:basedOn w:val="TableNormal"/>
    <w:tblPr>
      <w:tblStyleRowBandSize w:val="1"/>
      <w:tblStyleColBandSize w:val="1"/>
      <w:tblCellMar>
        <w:top w:w="100.0" w:type="dxa"/>
        <w:left w:w="100.0" w:type="dxa"/>
        <w:bottom w:w="100.0" w:type="dxa"/>
        <w:right w:w="100.0" w:type="dxa"/>
      </w:tblCellMar>
    </w:tblPr>
  </w:style>
  <w:style w:type="table" w:styleId="afffff7" w:customStyle="1">
    <w:basedOn w:val="TableNormal"/>
    <w:tblPr>
      <w:tblStyleRowBandSize w:val="1"/>
      <w:tblStyleColBandSize w:val="1"/>
      <w:tblCellMar>
        <w:top w:w="100.0" w:type="dxa"/>
        <w:left w:w="100.0" w:type="dxa"/>
        <w:bottom w:w="100.0" w:type="dxa"/>
        <w:right w:w="100.0" w:type="dxa"/>
      </w:tblCellMar>
    </w:tblPr>
  </w:style>
  <w:style w:type="table" w:styleId="afffff8" w:customStyle="1">
    <w:basedOn w:val="TableNormal"/>
    <w:tblPr>
      <w:tblStyleRowBandSize w:val="1"/>
      <w:tblStyleColBandSize w:val="1"/>
      <w:tblCellMar>
        <w:top w:w="100.0" w:type="dxa"/>
        <w:left w:w="100.0" w:type="dxa"/>
        <w:bottom w:w="100.0" w:type="dxa"/>
        <w:right w:w="100.0" w:type="dxa"/>
      </w:tblCellMar>
    </w:tblPr>
  </w:style>
  <w:style w:type="table" w:styleId="afffff9" w:customStyle="1">
    <w:basedOn w:val="TableNormal"/>
    <w:tblPr>
      <w:tblStyleRowBandSize w:val="1"/>
      <w:tblStyleColBandSize w:val="1"/>
      <w:tblCellMar>
        <w:top w:w="100.0" w:type="dxa"/>
        <w:left w:w="100.0" w:type="dxa"/>
        <w:bottom w:w="100.0" w:type="dxa"/>
        <w:right w:w="100.0" w:type="dxa"/>
      </w:tblCellMar>
    </w:tblPr>
  </w:style>
  <w:style w:type="table" w:styleId="afffffa" w:customStyle="1">
    <w:basedOn w:val="TableNormal"/>
    <w:tblPr>
      <w:tblStyleRowBandSize w:val="1"/>
      <w:tblStyleColBandSize w:val="1"/>
      <w:tblCellMar>
        <w:top w:w="100.0" w:type="dxa"/>
        <w:left w:w="100.0" w:type="dxa"/>
        <w:bottom w:w="100.0" w:type="dxa"/>
        <w:right w:w="100.0" w:type="dxa"/>
      </w:tblCellMar>
    </w:tblPr>
  </w:style>
  <w:style w:type="table" w:styleId="afffffb" w:customStyle="1">
    <w:basedOn w:val="TableNormal"/>
    <w:tblPr>
      <w:tblStyleRowBandSize w:val="1"/>
      <w:tblStyleColBandSize w:val="1"/>
      <w:tblCellMar>
        <w:top w:w="100.0" w:type="dxa"/>
        <w:left w:w="100.0" w:type="dxa"/>
        <w:bottom w:w="100.0" w:type="dxa"/>
        <w:right w:w="100.0" w:type="dxa"/>
      </w:tblCellMar>
    </w:tblPr>
  </w:style>
  <w:style w:type="table" w:styleId="afffffc" w:customStyle="1">
    <w:basedOn w:val="TableNormal"/>
    <w:tblPr>
      <w:tblStyleRowBandSize w:val="1"/>
      <w:tblStyleColBandSize w:val="1"/>
      <w:tblCellMar>
        <w:top w:w="100.0" w:type="dxa"/>
        <w:left w:w="100.0" w:type="dxa"/>
        <w:bottom w:w="100.0" w:type="dxa"/>
        <w:right w:w="100.0" w:type="dxa"/>
      </w:tblCellMar>
    </w:tblPr>
  </w:style>
  <w:style w:type="table" w:styleId="afffffd" w:customStyle="1">
    <w:basedOn w:val="TableNormal"/>
    <w:tblPr>
      <w:tblStyleRowBandSize w:val="1"/>
      <w:tblStyleColBandSize w:val="1"/>
      <w:tblCellMar>
        <w:top w:w="100.0" w:type="dxa"/>
        <w:left w:w="100.0" w:type="dxa"/>
        <w:bottom w:w="100.0" w:type="dxa"/>
        <w:right w:w="100.0" w:type="dxa"/>
      </w:tblCellMar>
    </w:tblPr>
  </w:style>
  <w:style w:type="table" w:styleId="afffffe" w:customStyle="1">
    <w:basedOn w:val="TableNormal"/>
    <w:tblPr>
      <w:tblStyleRowBandSize w:val="1"/>
      <w:tblStyleColBandSize w:val="1"/>
      <w:tblCellMar>
        <w:top w:w="100.0" w:type="dxa"/>
        <w:left w:w="100.0" w:type="dxa"/>
        <w:bottom w:w="100.0" w:type="dxa"/>
        <w:right w:w="100.0" w:type="dxa"/>
      </w:tblCellMar>
    </w:tblPr>
  </w:style>
  <w:style w:type="table" w:styleId="affffff" w:customStyle="1">
    <w:basedOn w:val="TableNormal"/>
    <w:tblPr>
      <w:tblStyleRowBandSize w:val="1"/>
      <w:tblStyleColBandSize w:val="1"/>
      <w:tblCellMar>
        <w:top w:w="100.0" w:type="dxa"/>
        <w:left w:w="100.0" w:type="dxa"/>
        <w:bottom w:w="100.0" w:type="dxa"/>
        <w:right w:w="100.0" w:type="dxa"/>
      </w:tblCellMar>
    </w:tblPr>
  </w:style>
  <w:style w:type="table" w:styleId="affffff0" w:customStyle="1">
    <w:basedOn w:val="TableNormal"/>
    <w:tblPr>
      <w:tblStyleRowBandSize w:val="1"/>
      <w:tblStyleColBandSize w:val="1"/>
      <w:tblCellMar>
        <w:top w:w="100.0" w:type="dxa"/>
        <w:left w:w="100.0" w:type="dxa"/>
        <w:bottom w:w="100.0" w:type="dxa"/>
        <w:right w:w="100.0" w:type="dxa"/>
      </w:tblCellMar>
    </w:tblPr>
  </w:style>
  <w:style w:type="table" w:styleId="affffff1" w:customStyle="1">
    <w:basedOn w:val="TableNormal"/>
    <w:tblPr>
      <w:tblStyleRowBandSize w:val="1"/>
      <w:tblStyleColBandSize w:val="1"/>
      <w:tblCellMar>
        <w:top w:w="100.0" w:type="dxa"/>
        <w:left w:w="100.0" w:type="dxa"/>
        <w:bottom w:w="100.0" w:type="dxa"/>
        <w:right w:w="100.0" w:type="dxa"/>
      </w:tblCellMar>
    </w:tblPr>
  </w:style>
  <w:style w:type="table" w:styleId="affffff2" w:customStyle="1">
    <w:basedOn w:val="TableNormal"/>
    <w:tblPr>
      <w:tblStyleRowBandSize w:val="1"/>
      <w:tblStyleColBandSize w:val="1"/>
      <w:tblCellMar>
        <w:top w:w="100.0" w:type="dxa"/>
        <w:left w:w="100.0" w:type="dxa"/>
        <w:bottom w:w="100.0" w:type="dxa"/>
        <w:right w:w="100.0" w:type="dxa"/>
      </w:tblCellMar>
    </w:tblPr>
  </w:style>
  <w:style w:type="table" w:styleId="affffff3" w:customStyle="1">
    <w:basedOn w:val="TableNormal"/>
    <w:tblPr>
      <w:tblStyleRowBandSize w:val="1"/>
      <w:tblStyleColBandSize w:val="1"/>
      <w:tblCellMar>
        <w:top w:w="100.0" w:type="dxa"/>
        <w:left w:w="100.0" w:type="dxa"/>
        <w:bottom w:w="100.0" w:type="dxa"/>
        <w:right w:w="100.0" w:type="dxa"/>
      </w:tblCellMar>
    </w:tblPr>
  </w:style>
  <w:style w:type="table" w:styleId="affffff4" w:customStyle="1">
    <w:basedOn w:val="TableNormal"/>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Textodebalo">
    <w:name w:val="Balloon Text"/>
    <w:basedOn w:val="Normal"/>
    <w:link w:val="TextodebaloChar"/>
    <w:uiPriority w:val="99"/>
    <w:semiHidden w:val="1"/>
    <w:unhideWhenUsed w:val="1"/>
    <w:rsid w:val="00F248E7"/>
    <w:pPr>
      <w:spacing w:before="0" w:line="240" w:lineRule="auto"/>
    </w:pPr>
    <w:rPr>
      <w:rFonts w:ascii="Times New Roman" w:cs="Times New Roman" w:hAnsi="Times New Roman"/>
      <w:sz w:val="18"/>
      <w:szCs w:val="18"/>
    </w:rPr>
  </w:style>
  <w:style w:type="character" w:styleId="TextodebaloChar" w:customStyle="1">
    <w:name w:val="Texto de balão Char"/>
    <w:basedOn w:val="Fontepargpadro"/>
    <w:link w:val="Textodebalo"/>
    <w:uiPriority w:val="99"/>
    <w:semiHidden w:val="1"/>
    <w:rsid w:val="00F248E7"/>
    <w:rPr>
      <w:rFonts w:ascii="Times New Roman" w:cs="Times New Roman" w:hAnsi="Times New Roman"/>
      <w:sz w:val="18"/>
      <w:szCs w:val="18"/>
    </w:rPr>
  </w:style>
  <w:style w:type="paragraph" w:styleId="Cabealho">
    <w:name w:val="header"/>
    <w:basedOn w:val="Normal"/>
    <w:link w:val="CabealhoChar"/>
    <w:uiPriority w:val="99"/>
    <w:unhideWhenUsed w:val="1"/>
    <w:rsid w:val="002B4FF3"/>
    <w:pPr>
      <w:tabs>
        <w:tab w:val="center" w:pos="4252"/>
        <w:tab w:val="right" w:pos="8504"/>
      </w:tabs>
      <w:spacing w:before="0" w:line="240" w:lineRule="auto"/>
    </w:pPr>
  </w:style>
  <w:style w:type="character" w:styleId="CabealhoChar" w:customStyle="1">
    <w:name w:val="Cabeçalho Char"/>
    <w:basedOn w:val="Fontepargpadro"/>
    <w:link w:val="Cabealho"/>
    <w:uiPriority w:val="99"/>
    <w:rsid w:val="002B4FF3"/>
  </w:style>
  <w:style w:type="paragraph" w:styleId="Rodap">
    <w:name w:val="footer"/>
    <w:basedOn w:val="Normal"/>
    <w:link w:val="RodapChar"/>
    <w:uiPriority w:val="99"/>
    <w:unhideWhenUsed w:val="1"/>
    <w:rsid w:val="002B4FF3"/>
    <w:pPr>
      <w:tabs>
        <w:tab w:val="center" w:pos="4252"/>
        <w:tab w:val="right" w:pos="8504"/>
      </w:tabs>
      <w:spacing w:before="0" w:line="240" w:lineRule="auto"/>
    </w:pPr>
  </w:style>
  <w:style w:type="character" w:styleId="RodapChar" w:customStyle="1">
    <w:name w:val="Rodapé Char"/>
    <w:basedOn w:val="Fontepargpadro"/>
    <w:link w:val="Rodap"/>
    <w:uiPriority w:val="99"/>
    <w:rsid w:val="002B4FF3"/>
  </w:style>
  <w:style w:type="paragraph" w:styleId="Subtitle">
    <w:name w:val="Subtitle"/>
    <w:basedOn w:val="Normal"/>
    <w:next w:val="Normal"/>
    <w:pPr>
      <w:keepNext w:val="1"/>
      <w:keepLines w:val="1"/>
      <w:jc w:val="center"/>
    </w:pPr>
    <w:rPr>
      <w:i w:val="1"/>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blog.pantuza.com/artigos/heap-vs-stack" TargetMode="External"/><Relationship Id="rId20" Type="http://schemas.openxmlformats.org/officeDocument/2006/relationships/image" Target="media/image19.png"/><Relationship Id="rId42" Type="http://schemas.openxmlformats.org/officeDocument/2006/relationships/image" Target="media/image4.png"/><Relationship Id="rId41" Type="http://schemas.openxmlformats.org/officeDocument/2006/relationships/hyperlink" Target="https://courses.engr.illinois.edu/cs225/fa2020/resources/stack-heap/" TargetMode="External"/><Relationship Id="rId22" Type="http://schemas.openxmlformats.org/officeDocument/2006/relationships/image" Target="media/image24.png"/><Relationship Id="rId21" Type="http://schemas.openxmlformats.org/officeDocument/2006/relationships/image" Target="media/image20.png"/><Relationship Id="rId43" Type="http://schemas.openxmlformats.org/officeDocument/2006/relationships/image" Target="media/image2.png"/><Relationship Id="rId24" Type="http://schemas.openxmlformats.org/officeDocument/2006/relationships/image" Target="media/image27.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image" Target="media/image29.png"/><Relationship Id="rId25"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8.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11.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header" Target="header1.xml"/><Relationship Id="rId33" Type="http://schemas.openxmlformats.org/officeDocument/2006/relationships/image" Target="media/image15.png"/><Relationship Id="rId10" Type="http://schemas.openxmlformats.org/officeDocument/2006/relationships/image" Target="media/image18.png"/><Relationship Id="rId32" Type="http://schemas.openxmlformats.org/officeDocument/2006/relationships/image" Target="media/image14.png"/><Relationship Id="rId13" Type="http://schemas.openxmlformats.org/officeDocument/2006/relationships/footer" Target="footer1.xml"/><Relationship Id="rId35" Type="http://schemas.openxmlformats.org/officeDocument/2006/relationships/image" Target="media/image3.png"/><Relationship Id="rId12" Type="http://schemas.openxmlformats.org/officeDocument/2006/relationships/header" Target="header2.xml"/><Relationship Id="rId34" Type="http://schemas.openxmlformats.org/officeDocument/2006/relationships/image" Target="media/image6.png"/><Relationship Id="rId15" Type="http://schemas.openxmlformats.org/officeDocument/2006/relationships/image" Target="media/image10.png"/><Relationship Id="rId37" Type="http://schemas.openxmlformats.org/officeDocument/2006/relationships/image" Target="media/image8.png"/><Relationship Id="rId14" Type="http://schemas.openxmlformats.org/officeDocument/2006/relationships/footer" Target="footer2.xml"/><Relationship Id="rId36" Type="http://schemas.openxmlformats.org/officeDocument/2006/relationships/image" Target="media/image7.png"/><Relationship Id="rId17" Type="http://schemas.openxmlformats.org/officeDocument/2006/relationships/image" Target="media/image21.png"/><Relationship Id="rId39" Type="http://schemas.openxmlformats.org/officeDocument/2006/relationships/image" Target="media/image9.png"/><Relationship Id="rId16" Type="http://schemas.openxmlformats.org/officeDocument/2006/relationships/image" Target="media/image17.png"/><Relationship Id="rId38"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54357190/c-dangling-pointers-and-memory-leaks" TargetMode="External"/><Relationship Id="rId2" Type="http://schemas.openxmlformats.org/officeDocument/2006/relationships/hyperlink" Target="https://blog.pantuza.com/artigos/diferencas-entre-arquivos-texto-e-binar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7TUDH0ias+1cJnrmPavnoytYJw==">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OABqTwo1c3VnZ2VzdElkSW1wb3J0MTFlZTBkZmItNTE3My00NWM2LWFkZDItNTlmNGIzMjZjN2Y5XzESFkFuYSBFbGlzYSBULiBQaWVrYXJza2lyITFiSDdRTGwwUU1hRDN1MFMtVzJBM0puVi1TTUh0dHFF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2022-12-13T17:43:00Z</dcterms:created>
</cp:coreProperties>
</file>